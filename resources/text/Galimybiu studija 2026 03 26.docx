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644E5" w:rsidP="00240704" w:rsidRDefault="0007697D" w14:paraId="057C1F24" w14:textId="47EFCCA1">
      <w:pPr>
        <w:jc w:val="center"/>
        <w:rPr>
          <w:rFonts w:ascii="Times New Roman" w:hAnsi="Times New Roman" w:cs="Times New Roman"/>
          <w:b w:val="1"/>
          <w:bCs w:val="1"/>
        </w:rPr>
      </w:pPr>
      <w:ins w:author="Vartotojas svečias" w:date="2026-03-29T20:46:46.845Z" w16du:dateUtc="2026-03-29T20:46:46.845Z" w:id="539437641">
        <w:r w:rsidRPr="392D3DFA" w:rsidR="601CA24B">
          <w:rPr>
            <w:rFonts w:ascii="Times New Roman" w:hAnsi="Times New Roman" w:cs="Times New Roman"/>
            <w:b w:val="1"/>
            <w:bCs w:val="1"/>
          </w:rPr>
          <w:t xml:space="preserve"> </w:t>
        </w:r>
      </w:ins>
      <w:r w:rsidRPr="392D3DFA" w:rsidR="424B95FD">
        <w:rPr>
          <w:rFonts w:ascii="Times New Roman" w:hAnsi="Times New Roman" w:cs="Times New Roman"/>
          <w:b w:val="1"/>
          <w:bCs w:val="1"/>
        </w:rPr>
        <w:t xml:space="preserve">BŪTINI POKYČIAI IR INVESTICIJŲ KRYPTYS </w:t>
      </w:r>
      <w:r w:rsidRPr="392D3DFA" w:rsidR="6E906A17">
        <w:rPr>
          <w:rFonts w:ascii="Times New Roman" w:hAnsi="Times New Roman" w:cs="Times New Roman"/>
          <w:b w:val="1"/>
          <w:bCs w:val="1"/>
        </w:rPr>
        <w:t xml:space="preserve">SIEKIANT </w:t>
      </w:r>
      <w:r w:rsidRPr="392D3DFA" w:rsidR="424B95FD">
        <w:rPr>
          <w:rFonts w:ascii="Times New Roman" w:hAnsi="Times New Roman" w:cs="Times New Roman"/>
          <w:b w:val="1"/>
          <w:bCs w:val="1"/>
        </w:rPr>
        <w:t>LIETUVOS ĮSIJUNGIM</w:t>
      </w:r>
      <w:r w:rsidRPr="392D3DFA" w:rsidR="6E906A17">
        <w:rPr>
          <w:rFonts w:ascii="Times New Roman" w:hAnsi="Times New Roman" w:cs="Times New Roman"/>
          <w:b w:val="1"/>
          <w:bCs w:val="1"/>
        </w:rPr>
        <w:t>O</w:t>
      </w:r>
      <w:r w:rsidRPr="392D3DFA" w:rsidR="424B95FD">
        <w:rPr>
          <w:rFonts w:ascii="Times New Roman" w:hAnsi="Times New Roman" w:cs="Times New Roman"/>
          <w:b w:val="1"/>
          <w:bCs w:val="1"/>
        </w:rPr>
        <w:t xml:space="preserve"> Į EUROPOS ATVIROJO MOKSLO DEBESĮ: </w:t>
      </w:r>
    </w:p>
    <w:p w:rsidRPr="00240704" w:rsidR="005C4FF8" w:rsidP="00240704" w:rsidRDefault="0007697D" w14:paraId="19F7C340" w14:textId="3366B009">
      <w:pPr>
        <w:jc w:val="center"/>
        <w:rPr>
          <w:rFonts w:ascii="Times New Roman" w:hAnsi="Times New Roman" w:cs="Times New Roman"/>
          <w:b/>
          <w:bCs/>
        </w:rPr>
      </w:pPr>
      <w:r w:rsidRPr="2E260C7A">
        <w:rPr>
          <w:rFonts w:ascii="Times New Roman" w:hAnsi="Times New Roman" w:cs="Times New Roman"/>
          <w:b/>
          <w:bCs/>
        </w:rPr>
        <w:t>GALIMYBIŲ STUDIJA</w:t>
      </w:r>
    </w:p>
    <w:p w:rsidRPr="00BB081A" w:rsidR="0007697D" w:rsidP="007A6193" w:rsidRDefault="0007697D" w14:paraId="6DAD1550" w14:textId="77777777">
      <w:pPr>
        <w:rPr>
          <w:rFonts w:ascii="Times New Roman" w:hAnsi="Times New Roman" w:cs="Times New Roman"/>
        </w:rPr>
      </w:pPr>
    </w:p>
    <w:p w:rsidRPr="002D2C52" w:rsidR="00347F54" w:rsidP="00347F54" w:rsidRDefault="00347F54" w14:paraId="0F48FE01" w14:textId="77777777">
      <w:pPr>
        <w:pStyle w:val="CommentText1"/>
        <w:rPr>
          <w:rFonts w:ascii="Times New Roman" w:hAnsi="Times New Roman" w:cs="Times New Roman"/>
          <w:sz w:val="24"/>
          <w:szCs w:val="24"/>
        </w:rPr>
      </w:pPr>
      <w:r w:rsidRPr="002D2C52">
        <w:rPr>
          <w:rFonts w:ascii="Times New Roman" w:hAnsi="Times New Roman" w:cs="Times New Roman"/>
          <w:b/>
          <w:bCs/>
          <w:sz w:val="24"/>
          <w:szCs w:val="24"/>
        </w:rPr>
        <w:t>Projektas įgyvendinamas</w:t>
      </w:r>
      <w:r w:rsidRPr="002D2C52">
        <w:rPr>
          <w:rFonts w:ascii="Times New Roman" w:hAnsi="Times New Roman" w:cs="Times New Roman"/>
          <w:sz w:val="24"/>
          <w:szCs w:val="24"/>
        </w:rPr>
        <w:t> pagal Lietuvos Respublikos švietimo, mokslo ir sporto ministerijos mokslo plėtros programos pažangos priemonę Nr. 12-001-01-01-01 „Gerinti mokslo ir studijų aplinką“ (veikla „Įsijungti į Europos atvirojo mokslo debesį“), projekto kodas: 10-073-P-0001. veikla, įgyvendinama 2021‒2027 metų Europos Sąjungos fondų ir Lietuvos Respublikos valstybės biudžeto lėšomis.</w:t>
      </w:r>
    </w:p>
    <w:p w:rsidRPr="002D2C52" w:rsidR="00347F54" w:rsidP="00347F54" w:rsidRDefault="00347F54" w14:paraId="7E453617" w14:textId="77777777">
      <w:pPr>
        <w:rPr>
          <w:rFonts w:ascii="Times New Roman" w:hAnsi="Times New Roman" w:cs="Times New Roman"/>
        </w:rPr>
      </w:pPr>
    </w:p>
    <w:p w:rsidRPr="00BB081A" w:rsidR="00347F54" w:rsidP="00347F54" w:rsidRDefault="00347F54" w14:paraId="403914BC" w14:textId="77777777">
      <w:pPr>
        <w:rPr>
          <w:rFonts w:ascii="Times New Roman" w:hAnsi="Times New Roman" w:cs="Times New Roman"/>
        </w:rPr>
      </w:pPr>
    </w:p>
    <w:p w:rsidRPr="00BB081A" w:rsidR="00347F54" w:rsidP="00347F54" w:rsidRDefault="00347F54" w14:paraId="68DD506D" w14:textId="77777777">
      <w:pPr>
        <w:rPr>
          <w:rFonts w:ascii="Times New Roman" w:hAnsi="Times New Roman" w:cs="Times New Roman"/>
        </w:rPr>
      </w:pPr>
    </w:p>
    <w:p w:rsidRPr="00606836" w:rsidR="00347F54" w:rsidP="00347F54" w:rsidRDefault="00347F54" w14:paraId="0D636787" w14:textId="77777777">
      <w:pPr>
        <w:rPr>
          <w:rFonts w:ascii="Times New Roman" w:hAnsi="Times New Roman" w:cs="Times New Roman"/>
          <w:b/>
          <w:bCs/>
        </w:rPr>
      </w:pPr>
      <w:r w:rsidRPr="2E260C7A">
        <w:rPr>
          <w:rFonts w:ascii="Times New Roman" w:hAnsi="Times New Roman" w:cs="Times New Roman"/>
          <w:b/>
          <w:bCs/>
        </w:rPr>
        <w:t>Galimybių studiją parengusių ekspertų grupė</w:t>
      </w:r>
    </w:p>
    <w:p w:rsidRPr="00606836" w:rsidR="00347F54" w:rsidP="00347F54" w:rsidRDefault="00347F54" w14:paraId="3987582C" w14:textId="77777777">
      <w:pPr>
        <w:rPr>
          <w:rFonts w:ascii="Times New Roman" w:hAnsi="Times New Roman" w:cs="Times New Roman"/>
        </w:rPr>
      </w:pPr>
    </w:p>
    <w:p w:rsidRPr="00955FC3" w:rsidR="00347F54" w:rsidP="00347F54" w:rsidRDefault="00347F54" w14:paraId="184E5752"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Rūta Petrauskaitė - Vytauto Didžiojo universiteto profesorė (darbo grupės vadovė)</w:t>
      </w:r>
    </w:p>
    <w:p w:rsidRPr="00955FC3" w:rsidR="00347F54" w:rsidP="00347F54" w:rsidRDefault="00347F54" w14:paraId="10789545"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Darius Amilevičius - Vytauto Didžiojo universiteto docentas, vyriausiasis mokslo darbuotojas</w:t>
      </w:r>
    </w:p>
    <w:p w:rsidRPr="00955FC3" w:rsidR="00347F54" w:rsidP="00347F54" w:rsidRDefault="00347F54" w14:paraId="7D033F8B"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Valdonė Darškuvienė - ISM vadybos ir ekonomikos universiteto profesorė</w:t>
      </w:r>
    </w:p>
    <w:p w:rsidRPr="00955FC3" w:rsidR="00347F54" w:rsidP="00347F54" w:rsidRDefault="00347F54" w14:paraId="00A9C2A4"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Saulius Gražulis - Vilniaus universiteto vyriausiasis mokslo darbuotojas</w:t>
      </w:r>
    </w:p>
    <w:p w:rsidR="00347F54" w:rsidP="00347F54" w:rsidRDefault="00347F54" w14:paraId="0B9CCCE5" w14:textId="77777777">
      <w:pPr>
        <w:rPr>
          <w:rFonts w:ascii="Times New Roman" w:hAnsi="Times New Roman" w:cs="Times New Roman"/>
          <w:color w:val="242424"/>
        </w:rPr>
      </w:pPr>
      <w:r w:rsidRPr="2E260C7A">
        <w:rPr>
          <w:rFonts w:ascii="Times New Roman" w:hAnsi="Times New Roman" w:cs="Times New Roman"/>
          <w:color w:val="242424"/>
        </w:rPr>
        <w:t>Aušra Gribauskienė - Švietimo, mokslo ir sporto ministerijos Mokslo skyriaus vyriausioji specialistė</w:t>
      </w:r>
    </w:p>
    <w:p w:rsidRPr="00955FC3" w:rsidR="00347F54" w:rsidP="00347F54" w:rsidRDefault="00347F54" w14:paraId="196D3354"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Gintė Medzvieckaitė - Vilniaus universiteto Mokslinės informacijos ir duomenų skyriaus duomenų vadybininkė</w:t>
      </w:r>
    </w:p>
    <w:p w:rsidRPr="00955FC3" w:rsidR="00347F54" w:rsidP="00347F54" w:rsidRDefault="00347F54" w14:paraId="0D56DD18"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Saulė Milčiuvienė - Vytauto Didžiojo universiteto Teisės fakulteto docentė, Skaitmeninių išteklių ir tarpdisciplininių tyrimų instituto vyriausia mokslo darbuotoja</w:t>
      </w:r>
    </w:p>
    <w:p w:rsidRPr="00955FC3" w:rsidR="00347F54" w:rsidP="00347F54" w:rsidRDefault="00347F54" w14:paraId="586CAD0F"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Vaidas Morkevičius - Kauno technologijos universiteto, Socialinių, humanitarinių mokslų ir menų fakulteto profesorius</w:t>
      </w:r>
    </w:p>
    <w:p w:rsidRPr="00955FC3" w:rsidR="00347F54" w:rsidP="00347F54" w:rsidRDefault="00347F54" w14:paraId="5C37F7A5"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Mindaugas Šarpis - Vilniaus universiteto mokslinių tyrimų grupės vadovas</w:t>
      </w:r>
    </w:p>
    <w:p w:rsidRPr="00955FC3" w:rsidR="00347F54" w:rsidP="00347F54" w:rsidRDefault="00347F54" w14:paraId="6A245958"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Jolanta Šinkūnienė - Vilniaus universiteto Filologijos fakulteto profesorė</w:t>
      </w:r>
    </w:p>
    <w:p w:rsidR="00347F54" w:rsidP="00347F54" w:rsidRDefault="00347F54" w14:paraId="0F846E19" w14:textId="77777777">
      <w:pPr>
        <w:rPr>
          <w:rFonts w:ascii="Times New Roman" w:hAnsi="Times New Roman" w:cs="Times New Roman"/>
          <w:color w:val="242424"/>
          <w:shd w:val="clear" w:color="auto" w:fill="FFFFFF"/>
        </w:rPr>
      </w:pPr>
      <w:r w:rsidRPr="3C1418B1">
        <w:rPr>
          <w:rFonts w:ascii="Times New Roman" w:hAnsi="Times New Roman" w:cs="Times New Roman"/>
          <w:color w:val="242424"/>
          <w:shd w:val="clear" w:color="auto" w:fill="FFFFFF"/>
        </w:rPr>
        <w:t>Gintarė Tautkevičienė - Kauno technologijos universiteto bibliotekos direktorė</w:t>
      </w:r>
    </w:p>
    <w:p w:rsidRPr="00347F54" w:rsidR="00347F54" w:rsidP="00347F54" w:rsidRDefault="00347F54" w14:paraId="6680627D" w14:textId="77777777">
      <w:pPr>
        <w:rPr>
          <w:rFonts w:ascii="Times New Roman" w:hAnsi="Times New Roman" w:cs="Times New Roman"/>
          <w:b/>
          <w:bCs/>
          <w:color w:val="242424"/>
          <w:shd w:val="clear" w:color="auto" w:fill="FFFFFF"/>
        </w:rPr>
      </w:pPr>
    </w:p>
    <w:p w:rsidR="00347F54" w:rsidP="00347F54" w:rsidRDefault="00347F54" w14:paraId="664F3218" w14:textId="329DC692">
      <w:pPr>
        <w:rPr>
          <w:rFonts w:ascii="Times New Roman" w:hAnsi="Times New Roman" w:eastAsia="Times New Roman" w:cs="Times New Roman"/>
          <w:b/>
          <w:bCs/>
        </w:rPr>
      </w:pPr>
      <w:r w:rsidRPr="00347F54">
        <w:rPr>
          <w:rFonts w:ascii="Times New Roman" w:hAnsi="Times New Roman" w:eastAsia="Times New Roman" w:cs="Times New Roman"/>
          <w:b/>
          <w:bCs/>
          <w:color w:val="000000" w:themeColor="text1"/>
        </w:rPr>
        <w:t>P</w:t>
      </w:r>
      <w:r>
        <w:rPr>
          <w:rFonts w:ascii="Times New Roman" w:hAnsi="Times New Roman" w:eastAsia="Times New Roman" w:cs="Times New Roman"/>
          <w:b/>
          <w:bCs/>
          <w:color w:val="000000" w:themeColor="text1"/>
        </w:rPr>
        <w:t>adėka</w:t>
      </w:r>
      <w:r w:rsidRPr="00347F54">
        <w:rPr>
          <w:rFonts w:ascii="Times New Roman" w:hAnsi="Times New Roman" w:eastAsia="Times New Roman" w:cs="Times New Roman"/>
          <w:b/>
          <w:bCs/>
          <w:color w:val="000000" w:themeColor="text1"/>
        </w:rPr>
        <w:t xml:space="preserve"> </w:t>
      </w:r>
      <w:r w:rsidRPr="00347F54">
        <w:rPr>
          <w:rFonts w:ascii="Times New Roman" w:hAnsi="Times New Roman" w:eastAsia="Times New Roman" w:cs="Times New Roman"/>
          <w:b/>
          <w:bCs/>
        </w:rPr>
        <w:t xml:space="preserve"> </w:t>
      </w:r>
    </w:p>
    <w:p w:rsidRPr="00347F54" w:rsidR="00347F54" w:rsidP="00347F54" w:rsidRDefault="00347F54" w14:paraId="3E4F3E60" w14:textId="77777777">
      <w:pPr>
        <w:rPr>
          <w:rFonts w:ascii="Times New Roman" w:hAnsi="Times New Roman" w:eastAsia="Times New Roman" w:cs="Times New Roman"/>
          <w:b/>
          <w:bCs/>
        </w:rPr>
      </w:pPr>
    </w:p>
    <w:p w:rsidRPr="00A56E42" w:rsidR="00347F54" w:rsidP="00347F54" w:rsidRDefault="00347F54" w14:paraId="0741B703" w14:textId="77777777">
      <w:pPr>
        <w:rPr>
          <w:rFonts w:ascii="Times New Roman" w:hAnsi="Times New Roman" w:eastAsia="Times New Roman" w:cs="Times New Roman"/>
        </w:rPr>
      </w:pPr>
      <w:r w:rsidRPr="002D2C52">
        <w:rPr>
          <w:rFonts w:ascii="Times New Roman" w:hAnsi="Times New Roman" w:eastAsia="Times New Roman" w:cs="Times New Roman"/>
          <w:color w:val="000000" w:themeColor="text1"/>
        </w:rPr>
        <w:t xml:space="preserve">Ekspertų darbo grupė už visokeriopą dalykinę pagalbą rengiant </w:t>
      </w:r>
      <w:r w:rsidRPr="002D2C52">
        <w:rPr>
          <w:rFonts w:ascii="Times New Roman" w:hAnsi="Times New Roman" w:eastAsia="Times New Roman" w:cs="Times New Roman"/>
        </w:rPr>
        <w:t xml:space="preserve">Galimybių studiją nuoširdžiai dėkoja Lietuvos mokslo tarybos darbuotojoms Mokslo ir studijų politikos analizės skyriaus vyriausiajai politikos (mokslo) analitikei Gerintai Raguckei ir informacijos analitikei Indrei Nazarenko. </w:t>
      </w:r>
      <w:r w:rsidRPr="002D2C52">
        <w:rPr>
          <w:rFonts w:ascii="Times New Roman" w:hAnsi="Times New Roman" w:cs="Times New Roman"/>
        </w:rPr>
        <w:t>Projektas „Įsijungti į Europos atvirojo mokslo debesį – galimybių studija dėl būtinų pokyčių ir investicijų krypčių“</w:t>
      </w:r>
      <w:r>
        <w:rPr>
          <w:rFonts w:ascii="Times New Roman" w:hAnsi="Times New Roman" w:cs="Times New Roman"/>
        </w:rPr>
        <w:t>.</w:t>
      </w:r>
    </w:p>
    <w:p w:rsidR="0007697D" w:rsidP="007A6193" w:rsidRDefault="0007697D" w14:paraId="3947A6A4" w14:textId="77777777">
      <w:pPr>
        <w:rPr>
          <w:rFonts w:ascii="Times New Roman" w:hAnsi="Times New Roman" w:cs="Times New Roman"/>
        </w:rPr>
      </w:pPr>
    </w:p>
    <w:p w:rsidR="00347F54" w:rsidP="007A6193" w:rsidRDefault="00347F54" w14:paraId="0FA7C63C" w14:textId="77777777">
      <w:pPr>
        <w:rPr>
          <w:rFonts w:ascii="Times New Roman" w:hAnsi="Times New Roman" w:cs="Times New Roman"/>
        </w:rPr>
      </w:pPr>
    </w:p>
    <w:p w:rsidR="00347F54" w:rsidP="007A6193" w:rsidRDefault="00347F54" w14:paraId="0DC7DF5A" w14:textId="77777777">
      <w:pPr>
        <w:rPr>
          <w:rFonts w:ascii="Times New Roman" w:hAnsi="Times New Roman" w:cs="Times New Roman"/>
        </w:rPr>
      </w:pPr>
    </w:p>
    <w:p w:rsidR="00347F54" w:rsidP="007A6193" w:rsidRDefault="00347F54" w14:paraId="1BA6755F" w14:textId="77777777">
      <w:pPr>
        <w:rPr>
          <w:rFonts w:ascii="Times New Roman" w:hAnsi="Times New Roman" w:cs="Times New Roman"/>
        </w:rPr>
      </w:pPr>
    </w:p>
    <w:p w:rsidR="00347F54" w:rsidP="007A6193" w:rsidRDefault="00347F54" w14:paraId="5A62B63E" w14:textId="77777777">
      <w:pPr>
        <w:rPr>
          <w:rFonts w:ascii="Times New Roman" w:hAnsi="Times New Roman" w:cs="Times New Roman"/>
        </w:rPr>
      </w:pPr>
    </w:p>
    <w:p w:rsidR="00347F54" w:rsidP="007A6193" w:rsidRDefault="00347F54" w14:paraId="5EE0C9FF" w14:textId="77777777">
      <w:pPr>
        <w:rPr>
          <w:rFonts w:ascii="Times New Roman" w:hAnsi="Times New Roman" w:cs="Times New Roman"/>
        </w:rPr>
      </w:pPr>
    </w:p>
    <w:p w:rsidR="00347F54" w:rsidP="007A6193" w:rsidRDefault="00347F54" w14:paraId="7DBA7AC9" w14:textId="77777777">
      <w:pPr>
        <w:rPr>
          <w:rFonts w:ascii="Times New Roman" w:hAnsi="Times New Roman" w:cs="Times New Roman"/>
        </w:rPr>
      </w:pPr>
    </w:p>
    <w:p w:rsidR="00347F54" w:rsidP="007A6193" w:rsidRDefault="00347F54" w14:paraId="4B39D96B" w14:textId="77777777">
      <w:pPr>
        <w:rPr>
          <w:rFonts w:ascii="Times New Roman" w:hAnsi="Times New Roman" w:cs="Times New Roman"/>
        </w:rPr>
      </w:pPr>
    </w:p>
    <w:p w:rsidR="00347F54" w:rsidP="007A6193" w:rsidRDefault="00347F54" w14:paraId="69F81C9E" w14:textId="77777777">
      <w:pPr>
        <w:rPr>
          <w:rFonts w:ascii="Times New Roman" w:hAnsi="Times New Roman" w:cs="Times New Roman"/>
        </w:rPr>
      </w:pPr>
    </w:p>
    <w:p w:rsidR="00347F54" w:rsidP="007A6193" w:rsidRDefault="00347F54" w14:paraId="28BF32BF" w14:textId="77777777">
      <w:pPr>
        <w:rPr>
          <w:rFonts w:ascii="Times New Roman" w:hAnsi="Times New Roman" w:cs="Times New Roman"/>
        </w:rPr>
      </w:pPr>
    </w:p>
    <w:p w:rsidRPr="00BB081A" w:rsidR="00347F54" w:rsidP="007A6193" w:rsidRDefault="00347F54" w14:paraId="4517132E" w14:textId="77777777">
      <w:pPr>
        <w:rPr>
          <w:rFonts w:ascii="Times New Roman" w:hAnsi="Times New Roman" w:cs="Times New Roman"/>
        </w:rPr>
      </w:pPr>
    </w:p>
    <w:sdt>
      <w:sdtPr>
        <w:id w:val="-1889482966"/>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4"/>
          <w:szCs w:val="24"/>
          <w:lang w:val="en-GB"/>
          <w14:ligatures w14:val="standardContextual"/>
        </w:rPr>
      </w:sdtPr>
      <w:sdtEndPr>
        <w:rPr>
          <w:rFonts w:ascii="Calibri" w:hAnsi="Calibri" w:eastAsia="游明朝" w:cs="Arial" w:asciiTheme="minorAscii" w:hAnsiTheme="minorAscii" w:eastAsiaTheme="minorEastAsia" w:cstheme="minorBidi"/>
          <w:b w:val="0"/>
          <w:bCs w:val="0"/>
          <w:noProof/>
          <w:color w:val="auto"/>
          <w:sz w:val="24"/>
          <w:szCs w:val="24"/>
          <w:lang w:val="en-GB"/>
        </w:rPr>
      </w:sdtEndPr>
      <w:sdtContent>
        <w:p w:rsidRPr="000B39BE" w:rsidR="00BB081A" w:rsidRDefault="00BB081A" w14:paraId="376EF701" w14:textId="7366BEC0">
          <w:pPr>
            <w:pStyle w:val="Turinioantrat"/>
            <w:rPr>
              <w:lang w:val="lt-LT"/>
            </w:rPr>
          </w:pPr>
          <w:r>
            <w:t>Table of Contents</w:t>
          </w:r>
        </w:p>
        <w:p w:rsidR="00C66F86" w:rsidRDefault="00BB081A" w14:paraId="16C1153C" w14:textId="593A9BF8">
          <w:pPr>
            <w:pStyle w:val="Turinys1"/>
            <w:tabs>
              <w:tab w:val="right" w:leader="dot" w:pos="9010"/>
            </w:tabs>
            <w:rPr>
              <w:ins w:author="Jolanta Šinkūnienė" w:date="2026-03-26T20:55:00Z" w:id="0"/>
              <w:rFonts w:eastAsiaTheme="minorEastAsia"/>
              <w:b w:val="0"/>
              <w:bCs w:val="0"/>
              <w:i w:val="0"/>
              <w:iCs w:val="0"/>
              <w:noProof/>
              <w:lang w:eastAsia="en-GB"/>
            </w:rPr>
          </w:pPr>
          <w:r w:rsidRPr="2E260C7A">
            <w:rPr>
              <w:b w:val="0"/>
              <w:bCs w:val="0"/>
            </w:rPr>
            <w:fldChar w:fldCharType="begin"/>
          </w:r>
          <w:r>
            <w:instrText xml:space="preserve"> TOC \o "1-3" \h \z \u </w:instrText>
          </w:r>
          <w:r w:rsidRPr="2E260C7A">
            <w:rPr>
              <w:b w:val="0"/>
              <w:bCs w:val="0"/>
            </w:rPr>
            <w:fldChar w:fldCharType="separate"/>
          </w:r>
          <w:ins w:author="Jolanta Šinkūnienė" w:date="2026-03-26T20:55:00Z" w:id="1">
            <w:r w:rsidRPr="00A21C10" w:rsidR="00C66F86">
              <w:rPr>
                <w:rStyle w:val="Hipersaitas"/>
                <w:noProof/>
              </w:rPr>
              <w:fldChar w:fldCharType="begin"/>
            </w:r>
            <w:r w:rsidRPr="00A21C10" w:rsidR="00C66F86">
              <w:rPr>
                <w:rStyle w:val="Hipersaitas"/>
                <w:noProof/>
              </w:rPr>
              <w:instrText xml:space="preserve"> </w:instrText>
            </w:r>
            <w:r w:rsidR="00C66F86">
              <w:rPr>
                <w:noProof/>
              </w:rPr>
              <w:instrText>HYPERLINK \l "_Toc225450951"</w:instrText>
            </w:r>
            <w:r w:rsidRPr="00A21C10" w:rsidR="00C66F86">
              <w:rPr>
                <w:rStyle w:val="Hipersaitas"/>
                <w:noProof/>
              </w:rPr>
              <w:instrText xml:space="preserve"> </w:instrText>
            </w:r>
            <w:r w:rsidRPr="00A21C10" w:rsidR="00C66F86">
              <w:rPr>
                <w:rStyle w:val="Hipersaitas"/>
                <w:noProof/>
              </w:rPr>
            </w:r>
            <w:r w:rsidRPr="00A21C10" w:rsidR="00C66F86">
              <w:rPr>
                <w:rStyle w:val="Hipersaitas"/>
                <w:noProof/>
              </w:rPr>
              <w:fldChar w:fldCharType="separate"/>
            </w:r>
            <w:r w:rsidRPr="00A21C10" w:rsidR="00C66F86">
              <w:rPr>
                <w:rStyle w:val="Hipersaitas"/>
                <w:noProof/>
              </w:rPr>
              <w:t>Santrauka</w:t>
            </w:r>
            <w:r w:rsidR="00C66F86">
              <w:rPr>
                <w:noProof/>
                <w:webHidden/>
              </w:rPr>
              <w:tab/>
            </w:r>
            <w:r w:rsidR="00C66F86">
              <w:rPr>
                <w:noProof/>
                <w:webHidden/>
              </w:rPr>
              <w:fldChar w:fldCharType="begin"/>
            </w:r>
            <w:r w:rsidR="00C66F86">
              <w:rPr>
                <w:noProof/>
                <w:webHidden/>
              </w:rPr>
              <w:instrText xml:space="preserve"> PAGEREF _Toc225450951 \h </w:instrText>
            </w:r>
          </w:ins>
          <w:r w:rsidR="00C66F86">
            <w:rPr>
              <w:noProof/>
              <w:webHidden/>
            </w:rPr>
          </w:r>
          <w:r w:rsidR="00C66F86">
            <w:rPr>
              <w:noProof/>
              <w:webHidden/>
            </w:rPr>
            <w:fldChar w:fldCharType="separate"/>
          </w:r>
          <w:ins w:author="Jolanta Šinkūnienė" w:date="2026-03-26T20:55:00Z" w:id="2">
            <w:r w:rsidR="00C66F86">
              <w:rPr>
                <w:noProof/>
                <w:webHidden/>
              </w:rPr>
              <w:t>3</w:t>
            </w:r>
            <w:r w:rsidR="00C66F86">
              <w:rPr>
                <w:noProof/>
                <w:webHidden/>
              </w:rPr>
              <w:fldChar w:fldCharType="end"/>
            </w:r>
            <w:r w:rsidRPr="00A21C10" w:rsidR="00C66F86">
              <w:rPr>
                <w:rStyle w:val="Hipersaitas"/>
                <w:noProof/>
              </w:rPr>
              <w:fldChar w:fldCharType="end"/>
            </w:r>
          </w:ins>
        </w:p>
        <w:p w:rsidR="00C66F86" w:rsidRDefault="00C66F86" w14:paraId="08584B02" w14:textId="10EB5C51">
          <w:pPr>
            <w:pStyle w:val="Turinys1"/>
            <w:tabs>
              <w:tab w:val="right" w:leader="dot" w:pos="9010"/>
            </w:tabs>
            <w:rPr>
              <w:ins w:author="Jolanta Šinkūnienė" w:date="2026-03-26T20:55:00Z" w:id="3"/>
              <w:rFonts w:eastAsiaTheme="minorEastAsia"/>
              <w:b w:val="0"/>
              <w:bCs w:val="0"/>
              <w:i w:val="0"/>
              <w:iCs w:val="0"/>
              <w:noProof/>
              <w:lang w:eastAsia="en-GB"/>
            </w:rPr>
          </w:pPr>
          <w:ins w:author="Jolanta Šinkūnienė" w:date="2026-03-26T20:55:00Z" w:id="4">
            <w:r w:rsidRPr="00A21C10">
              <w:rPr>
                <w:rStyle w:val="Hipersaitas"/>
                <w:noProof/>
              </w:rPr>
              <w:fldChar w:fldCharType="begin"/>
            </w:r>
            <w:r w:rsidRPr="00A21C10">
              <w:rPr>
                <w:rStyle w:val="Hipersaitas"/>
                <w:noProof/>
              </w:rPr>
              <w:instrText xml:space="preserve"> </w:instrText>
            </w:r>
            <w:r>
              <w:rPr>
                <w:noProof/>
              </w:rPr>
              <w:instrText>HYPERLINK \l "_Toc225450952"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Terminai</w:t>
            </w:r>
            <w:r>
              <w:rPr>
                <w:noProof/>
                <w:webHidden/>
              </w:rPr>
              <w:tab/>
            </w:r>
            <w:r>
              <w:rPr>
                <w:noProof/>
                <w:webHidden/>
              </w:rPr>
              <w:fldChar w:fldCharType="begin"/>
            </w:r>
            <w:r>
              <w:rPr>
                <w:noProof/>
                <w:webHidden/>
              </w:rPr>
              <w:instrText xml:space="preserve"> PAGEREF _Toc225450952 \h </w:instrText>
            </w:r>
          </w:ins>
          <w:r>
            <w:rPr>
              <w:noProof/>
              <w:webHidden/>
            </w:rPr>
          </w:r>
          <w:r>
            <w:rPr>
              <w:noProof/>
              <w:webHidden/>
            </w:rPr>
            <w:fldChar w:fldCharType="separate"/>
          </w:r>
          <w:ins w:author="Jolanta Šinkūnienė" w:date="2026-03-26T20:55:00Z" w:id="5">
            <w:r>
              <w:rPr>
                <w:noProof/>
                <w:webHidden/>
              </w:rPr>
              <w:t>3</w:t>
            </w:r>
            <w:r>
              <w:rPr>
                <w:noProof/>
                <w:webHidden/>
              </w:rPr>
              <w:fldChar w:fldCharType="end"/>
            </w:r>
            <w:r w:rsidRPr="00A21C10">
              <w:rPr>
                <w:rStyle w:val="Hipersaitas"/>
                <w:noProof/>
              </w:rPr>
              <w:fldChar w:fldCharType="end"/>
            </w:r>
          </w:ins>
        </w:p>
        <w:p w:rsidR="00C66F86" w:rsidRDefault="00C66F86" w14:paraId="3E4245A6" w14:textId="5A26F41D">
          <w:pPr>
            <w:pStyle w:val="Turinys1"/>
            <w:tabs>
              <w:tab w:val="right" w:leader="dot" w:pos="9010"/>
            </w:tabs>
            <w:rPr>
              <w:ins w:author="Jolanta Šinkūnienė" w:date="2026-03-26T20:55:00Z" w:id="6"/>
              <w:rFonts w:eastAsiaTheme="minorEastAsia"/>
              <w:b w:val="0"/>
              <w:bCs w:val="0"/>
              <w:i w:val="0"/>
              <w:iCs w:val="0"/>
              <w:noProof/>
              <w:lang w:eastAsia="en-GB"/>
            </w:rPr>
          </w:pPr>
          <w:ins w:author="Jolanta Šinkūnienė" w:date="2026-03-26T20:55:00Z" w:id="7">
            <w:r w:rsidRPr="00A21C10">
              <w:rPr>
                <w:rStyle w:val="Hipersaitas"/>
                <w:noProof/>
              </w:rPr>
              <w:fldChar w:fldCharType="begin"/>
            </w:r>
            <w:r w:rsidRPr="00A21C10">
              <w:rPr>
                <w:rStyle w:val="Hipersaitas"/>
                <w:noProof/>
              </w:rPr>
              <w:instrText xml:space="preserve"> </w:instrText>
            </w:r>
            <w:r>
              <w:rPr>
                <w:noProof/>
              </w:rPr>
              <w:instrText>HYPERLINK \l "_Toc225450953"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Santrumpos</w:t>
            </w:r>
            <w:r>
              <w:rPr>
                <w:noProof/>
                <w:webHidden/>
              </w:rPr>
              <w:tab/>
            </w:r>
            <w:r>
              <w:rPr>
                <w:noProof/>
                <w:webHidden/>
              </w:rPr>
              <w:fldChar w:fldCharType="begin"/>
            </w:r>
            <w:r>
              <w:rPr>
                <w:noProof/>
                <w:webHidden/>
              </w:rPr>
              <w:instrText xml:space="preserve"> PAGEREF _Toc225450953 \h </w:instrText>
            </w:r>
          </w:ins>
          <w:r>
            <w:rPr>
              <w:noProof/>
              <w:webHidden/>
            </w:rPr>
          </w:r>
          <w:r>
            <w:rPr>
              <w:noProof/>
              <w:webHidden/>
            </w:rPr>
            <w:fldChar w:fldCharType="separate"/>
          </w:r>
          <w:ins w:author="Jolanta Šinkūnienė" w:date="2026-03-26T20:55:00Z" w:id="8">
            <w:r>
              <w:rPr>
                <w:noProof/>
                <w:webHidden/>
              </w:rPr>
              <w:t>4</w:t>
            </w:r>
            <w:r>
              <w:rPr>
                <w:noProof/>
                <w:webHidden/>
              </w:rPr>
              <w:fldChar w:fldCharType="end"/>
            </w:r>
            <w:r w:rsidRPr="00A21C10">
              <w:rPr>
                <w:rStyle w:val="Hipersaitas"/>
                <w:noProof/>
              </w:rPr>
              <w:fldChar w:fldCharType="end"/>
            </w:r>
          </w:ins>
        </w:p>
        <w:p w:rsidR="00C66F86" w:rsidRDefault="00C66F86" w14:paraId="0F76B472" w14:textId="47F3B983">
          <w:pPr>
            <w:pStyle w:val="Turinys1"/>
            <w:tabs>
              <w:tab w:val="right" w:leader="dot" w:pos="9010"/>
            </w:tabs>
            <w:rPr>
              <w:ins w:author="Jolanta Šinkūnienė" w:date="2026-03-26T20:55:00Z" w:id="9"/>
              <w:rFonts w:eastAsiaTheme="minorEastAsia"/>
              <w:b w:val="0"/>
              <w:bCs w:val="0"/>
              <w:i w:val="0"/>
              <w:iCs w:val="0"/>
              <w:noProof/>
              <w:lang w:eastAsia="en-GB"/>
            </w:rPr>
          </w:pPr>
          <w:ins w:author="Jolanta Šinkūnienė" w:date="2026-03-26T20:55:00Z" w:id="10">
            <w:r w:rsidRPr="00A21C10">
              <w:rPr>
                <w:rStyle w:val="Hipersaitas"/>
                <w:noProof/>
              </w:rPr>
              <w:fldChar w:fldCharType="begin"/>
            </w:r>
            <w:r w:rsidRPr="00A21C10">
              <w:rPr>
                <w:rStyle w:val="Hipersaitas"/>
                <w:noProof/>
              </w:rPr>
              <w:instrText xml:space="preserve"> </w:instrText>
            </w:r>
            <w:r>
              <w:rPr>
                <w:noProof/>
              </w:rPr>
              <w:instrText>HYPERLINK \l "_Toc225450954"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Įvadas</w:t>
            </w:r>
            <w:r>
              <w:rPr>
                <w:noProof/>
                <w:webHidden/>
              </w:rPr>
              <w:tab/>
            </w:r>
            <w:r>
              <w:rPr>
                <w:noProof/>
                <w:webHidden/>
              </w:rPr>
              <w:fldChar w:fldCharType="begin"/>
            </w:r>
            <w:r>
              <w:rPr>
                <w:noProof/>
                <w:webHidden/>
              </w:rPr>
              <w:instrText xml:space="preserve"> PAGEREF _Toc225450954 \h </w:instrText>
            </w:r>
          </w:ins>
          <w:r>
            <w:rPr>
              <w:noProof/>
              <w:webHidden/>
            </w:rPr>
          </w:r>
          <w:r>
            <w:rPr>
              <w:noProof/>
              <w:webHidden/>
            </w:rPr>
            <w:fldChar w:fldCharType="separate"/>
          </w:r>
          <w:ins w:author="Jolanta Šinkūnienė" w:date="2026-03-26T20:55:00Z" w:id="11">
            <w:r>
              <w:rPr>
                <w:noProof/>
                <w:webHidden/>
              </w:rPr>
              <w:t>5</w:t>
            </w:r>
            <w:r>
              <w:rPr>
                <w:noProof/>
                <w:webHidden/>
              </w:rPr>
              <w:fldChar w:fldCharType="end"/>
            </w:r>
            <w:r w:rsidRPr="00A21C10">
              <w:rPr>
                <w:rStyle w:val="Hipersaitas"/>
                <w:noProof/>
              </w:rPr>
              <w:fldChar w:fldCharType="end"/>
            </w:r>
          </w:ins>
        </w:p>
        <w:p w:rsidR="00C66F86" w:rsidRDefault="00C66F86" w14:paraId="57F5234C" w14:textId="68CBBC84">
          <w:pPr>
            <w:pStyle w:val="Turinys1"/>
            <w:tabs>
              <w:tab w:val="right" w:leader="dot" w:pos="9010"/>
            </w:tabs>
            <w:rPr>
              <w:ins w:author="Jolanta Šinkūnienė" w:date="2026-03-26T20:55:00Z" w:id="12"/>
              <w:rFonts w:eastAsiaTheme="minorEastAsia"/>
              <w:b w:val="0"/>
              <w:bCs w:val="0"/>
              <w:i w:val="0"/>
              <w:iCs w:val="0"/>
              <w:noProof/>
              <w:lang w:eastAsia="en-GB"/>
            </w:rPr>
          </w:pPr>
          <w:ins w:author="Jolanta Šinkūnienė" w:date="2026-03-26T20:55:00Z" w:id="13">
            <w:r w:rsidRPr="00A21C10">
              <w:rPr>
                <w:rStyle w:val="Hipersaitas"/>
                <w:noProof/>
              </w:rPr>
              <w:fldChar w:fldCharType="begin"/>
            </w:r>
            <w:r w:rsidRPr="00A21C10">
              <w:rPr>
                <w:rStyle w:val="Hipersaitas"/>
                <w:noProof/>
              </w:rPr>
              <w:instrText xml:space="preserve"> </w:instrText>
            </w:r>
            <w:r>
              <w:rPr>
                <w:noProof/>
              </w:rPr>
              <w:instrText>HYPERLINK \l "_Toc225450955"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1. Galimybių studijos rengimo metodika ir šaltinių atranka</w:t>
            </w:r>
            <w:r>
              <w:rPr>
                <w:noProof/>
                <w:webHidden/>
              </w:rPr>
              <w:tab/>
            </w:r>
            <w:r>
              <w:rPr>
                <w:noProof/>
                <w:webHidden/>
              </w:rPr>
              <w:fldChar w:fldCharType="begin"/>
            </w:r>
            <w:r>
              <w:rPr>
                <w:noProof/>
                <w:webHidden/>
              </w:rPr>
              <w:instrText xml:space="preserve"> PAGEREF _Toc225450955 \h </w:instrText>
            </w:r>
          </w:ins>
          <w:r>
            <w:rPr>
              <w:noProof/>
              <w:webHidden/>
            </w:rPr>
          </w:r>
          <w:r>
            <w:rPr>
              <w:noProof/>
              <w:webHidden/>
            </w:rPr>
            <w:fldChar w:fldCharType="separate"/>
          </w:r>
          <w:ins w:author="Jolanta Šinkūnienė" w:date="2026-03-26T20:55:00Z" w:id="14">
            <w:r>
              <w:rPr>
                <w:noProof/>
                <w:webHidden/>
              </w:rPr>
              <w:t>13</w:t>
            </w:r>
            <w:r>
              <w:rPr>
                <w:noProof/>
                <w:webHidden/>
              </w:rPr>
              <w:fldChar w:fldCharType="end"/>
            </w:r>
            <w:r w:rsidRPr="00A21C10">
              <w:rPr>
                <w:rStyle w:val="Hipersaitas"/>
                <w:noProof/>
              </w:rPr>
              <w:fldChar w:fldCharType="end"/>
            </w:r>
          </w:ins>
        </w:p>
        <w:p w:rsidR="00C66F86" w:rsidRDefault="00C66F86" w14:paraId="7258090D" w14:textId="38DB8326">
          <w:pPr>
            <w:pStyle w:val="Turinys2"/>
            <w:tabs>
              <w:tab w:val="right" w:leader="dot" w:pos="9010"/>
            </w:tabs>
            <w:rPr>
              <w:ins w:author="Jolanta Šinkūnienė" w:date="2026-03-26T20:55:00Z" w:id="15"/>
              <w:rFonts w:eastAsiaTheme="minorEastAsia"/>
              <w:b w:val="0"/>
              <w:bCs w:val="0"/>
              <w:noProof/>
              <w:sz w:val="24"/>
              <w:szCs w:val="24"/>
              <w:lang w:eastAsia="en-GB"/>
            </w:rPr>
          </w:pPr>
          <w:ins w:author="Jolanta Šinkūnienė" w:date="2026-03-26T20:55:00Z" w:id="16">
            <w:r w:rsidRPr="00A21C10">
              <w:rPr>
                <w:rStyle w:val="Hipersaitas"/>
                <w:noProof/>
              </w:rPr>
              <w:fldChar w:fldCharType="begin"/>
            </w:r>
            <w:r w:rsidRPr="00A21C10">
              <w:rPr>
                <w:rStyle w:val="Hipersaitas"/>
                <w:noProof/>
              </w:rPr>
              <w:instrText xml:space="preserve"> </w:instrText>
            </w:r>
            <w:r>
              <w:rPr>
                <w:noProof/>
              </w:rPr>
              <w:instrText>HYPERLINK \l "_Toc225450956"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1.1. Bendras metodologinis požiūris ir taikytų metodų visuma</w:t>
            </w:r>
            <w:r>
              <w:rPr>
                <w:noProof/>
                <w:webHidden/>
              </w:rPr>
              <w:tab/>
            </w:r>
            <w:r>
              <w:rPr>
                <w:noProof/>
                <w:webHidden/>
              </w:rPr>
              <w:fldChar w:fldCharType="begin"/>
            </w:r>
            <w:r>
              <w:rPr>
                <w:noProof/>
                <w:webHidden/>
              </w:rPr>
              <w:instrText xml:space="preserve"> PAGEREF _Toc225450956 \h </w:instrText>
            </w:r>
          </w:ins>
          <w:r>
            <w:rPr>
              <w:noProof/>
              <w:webHidden/>
            </w:rPr>
          </w:r>
          <w:r>
            <w:rPr>
              <w:noProof/>
              <w:webHidden/>
            </w:rPr>
            <w:fldChar w:fldCharType="separate"/>
          </w:r>
          <w:ins w:author="Jolanta Šinkūnienė" w:date="2026-03-26T20:55:00Z" w:id="17">
            <w:r>
              <w:rPr>
                <w:noProof/>
                <w:webHidden/>
              </w:rPr>
              <w:t>13</w:t>
            </w:r>
            <w:r>
              <w:rPr>
                <w:noProof/>
                <w:webHidden/>
              </w:rPr>
              <w:fldChar w:fldCharType="end"/>
            </w:r>
            <w:r w:rsidRPr="00A21C10">
              <w:rPr>
                <w:rStyle w:val="Hipersaitas"/>
                <w:noProof/>
              </w:rPr>
              <w:fldChar w:fldCharType="end"/>
            </w:r>
          </w:ins>
        </w:p>
        <w:p w:rsidR="00C66F86" w:rsidRDefault="00C66F86" w14:paraId="36602DE3" w14:textId="1E17BA30">
          <w:pPr>
            <w:pStyle w:val="Turinys3"/>
            <w:tabs>
              <w:tab w:val="right" w:leader="dot" w:pos="9010"/>
            </w:tabs>
            <w:rPr>
              <w:ins w:author="Jolanta Šinkūnienė" w:date="2026-03-26T20:55:00Z" w:id="18"/>
              <w:rFonts w:eastAsiaTheme="minorEastAsia"/>
              <w:noProof/>
              <w:sz w:val="24"/>
              <w:szCs w:val="24"/>
              <w:lang w:eastAsia="en-GB"/>
            </w:rPr>
          </w:pPr>
          <w:ins w:author="Jolanta Šinkūnienė" w:date="2026-03-26T20:55:00Z" w:id="19">
            <w:r w:rsidRPr="00A21C10">
              <w:rPr>
                <w:rStyle w:val="Hipersaitas"/>
                <w:noProof/>
              </w:rPr>
              <w:fldChar w:fldCharType="begin"/>
            </w:r>
            <w:r w:rsidRPr="00A21C10">
              <w:rPr>
                <w:rStyle w:val="Hipersaitas"/>
                <w:noProof/>
              </w:rPr>
              <w:instrText xml:space="preserve"> </w:instrText>
            </w:r>
            <w:r>
              <w:rPr>
                <w:noProof/>
              </w:rPr>
              <w:instrText>HYPERLINK \l "_Toc225450957"</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1.1.1. Bendras metodologinis požiūris</w:t>
            </w:r>
            <w:r>
              <w:rPr>
                <w:noProof/>
                <w:webHidden/>
              </w:rPr>
              <w:tab/>
            </w:r>
            <w:r>
              <w:rPr>
                <w:noProof/>
                <w:webHidden/>
              </w:rPr>
              <w:fldChar w:fldCharType="begin"/>
            </w:r>
            <w:r>
              <w:rPr>
                <w:noProof/>
                <w:webHidden/>
              </w:rPr>
              <w:instrText xml:space="preserve"> PAGEREF _Toc225450957 \h </w:instrText>
            </w:r>
          </w:ins>
          <w:r>
            <w:rPr>
              <w:noProof/>
              <w:webHidden/>
            </w:rPr>
          </w:r>
          <w:r>
            <w:rPr>
              <w:noProof/>
              <w:webHidden/>
            </w:rPr>
            <w:fldChar w:fldCharType="separate"/>
          </w:r>
          <w:ins w:author="Jolanta Šinkūnienė" w:date="2026-03-26T20:55:00Z" w:id="20">
            <w:r>
              <w:rPr>
                <w:noProof/>
                <w:webHidden/>
              </w:rPr>
              <w:t>13</w:t>
            </w:r>
            <w:r>
              <w:rPr>
                <w:noProof/>
                <w:webHidden/>
              </w:rPr>
              <w:fldChar w:fldCharType="end"/>
            </w:r>
            <w:r w:rsidRPr="00A21C10">
              <w:rPr>
                <w:rStyle w:val="Hipersaitas"/>
                <w:noProof/>
              </w:rPr>
              <w:fldChar w:fldCharType="end"/>
            </w:r>
          </w:ins>
        </w:p>
        <w:p w:rsidR="00C66F86" w:rsidRDefault="00C66F86" w14:paraId="22CD222D" w14:textId="242CEB64">
          <w:pPr>
            <w:pStyle w:val="Turinys3"/>
            <w:tabs>
              <w:tab w:val="right" w:leader="dot" w:pos="9010"/>
            </w:tabs>
            <w:rPr>
              <w:ins w:author="Jolanta Šinkūnienė" w:date="2026-03-26T20:55:00Z" w:id="21"/>
              <w:rFonts w:eastAsiaTheme="minorEastAsia"/>
              <w:noProof/>
              <w:sz w:val="24"/>
              <w:szCs w:val="24"/>
              <w:lang w:eastAsia="en-GB"/>
            </w:rPr>
          </w:pPr>
          <w:ins w:author="Jolanta Šinkūnienė" w:date="2026-03-26T20:55:00Z" w:id="22">
            <w:r w:rsidRPr="00A21C10">
              <w:rPr>
                <w:rStyle w:val="Hipersaitas"/>
                <w:noProof/>
              </w:rPr>
              <w:fldChar w:fldCharType="begin"/>
            </w:r>
            <w:r w:rsidRPr="00A21C10">
              <w:rPr>
                <w:rStyle w:val="Hipersaitas"/>
                <w:noProof/>
              </w:rPr>
              <w:instrText xml:space="preserve"> </w:instrText>
            </w:r>
            <w:r>
              <w:rPr>
                <w:noProof/>
              </w:rPr>
              <w:instrText>HYPERLINK \l "_Toc225450958"</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1.1.2. Teorinė-normatyvinė analizė</w:t>
            </w:r>
            <w:r>
              <w:rPr>
                <w:noProof/>
                <w:webHidden/>
              </w:rPr>
              <w:tab/>
            </w:r>
            <w:r>
              <w:rPr>
                <w:noProof/>
                <w:webHidden/>
              </w:rPr>
              <w:fldChar w:fldCharType="begin"/>
            </w:r>
            <w:r>
              <w:rPr>
                <w:noProof/>
                <w:webHidden/>
              </w:rPr>
              <w:instrText xml:space="preserve"> PAGEREF _Toc225450958 \h </w:instrText>
            </w:r>
          </w:ins>
          <w:r>
            <w:rPr>
              <w:noProof/>
              <w:webHidden/>
            </w:rPr>
          </w:r>
          <w:r>
            <w:rPr>
              <w:noProof/>
              <w:webHidden/>
            </w:rPr>
            <w:fldChar w:fldCharType="separate"/>
          </w:r>
          <w:ins w:author="Jolanta Šinkūnienė" w:date="2026-03-26T20:55:00Z" w:id="23">
            <w:r>
              <w:rPr>
                <w:noProof/>
                <w:webHidden/>
              </w:rPr>
              <w:t>14</w:t>
            </w:r>
            <w:r>
              <w:rPr>
                <w:noProof/>
                <w:webHidden/>
              </w:rPr>
              <w:fldChar w:fldCharType="end"/>
            </w:r>
            <w:r w:rsidRPr="00A21C10">
              <w:rPr>
                <w:rStyle w:val="Hipersaitas"/>
                <w:noProof/>
              </w:rPr>
              <w:fldChar w:fldCharType="end"/>
            </w:r>
          </w:ins>
        </w:p>
        <w:p w:rsidR="00C66F86" w:rsidRDefault="00C66F86" w14:paraId="32A4E17B" w14:textId="42DE977D">
          <w:pPr>
            <w:pStyle w:val="Turinys3"/>
            <w:tabs>
              <w:tab w:val="right" w:leader="dot" w:pos="9010"/>
            </w:tabs>
            <w:rPr>
              <w:ins w:author="Jolanta Šinkūnienė" w:date="2026-03-26T20:55:00Z" w:id="24"/>
              <w:rFonts w:eastAsiaTheme="minorEastAsia"/>
              <w:noProof/>
              <w:sz w:val="24"/>
              <w:szCs w:val="24"/>
              <w:lang w:eastAsia="en-GB"/>
            </w:rPr>
          </w:pPr>
          <w:ins w:author="Jolanta Šinkūnienė" w:date="2026-03-26T20:55:00Z" w:id="25">
            <w:r w:rsidRPr="00A21C10">
              <w:rPr>
                <w:rStyle w:val="Hipersaitas"/>
                <w:noProof/>
              </w:rPr>
              <w:fldChar w:fldCharType="begin"/>
            </w:r>
            <w:r w:rsidRPr="00A21C10">
              <w:rPr>
                <w:rStyle w:val="Hipersaitas"/>
                <w:noProof/>
              </w:rPr>
              <w:instrText xml:space="preserve"> </w:instrText>
            </w:r>
            <w:r>
              <w:rPr>
                <w:noProof/>
              </w:rPr>
              <w:instrText>HYPERLINK \l "_Toc225450959"</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1.1.3. Esamos situacijos auditas</w:t>
            </w:r>
            <w:r>
              <w:rPr>
                <w:noProof/>
                <w:webHidden/>
              </w:rPr>
              <w:tab/>
            </w:r>
            <w:r>
              <w:rPr>
                <w:noProof/>
                <w:webHidden/>
              </w:rPr>
              <w:fldChar w:fldCharType="begin"/>
            </w:r>
            <w:r>
              <w:rPr>
                <w:noProof/>
                <w:webHidden/>
              </w:rPr>
              <w:instrText xml:space="preserve"> PAGEREF _Toc225450959 \h </w:instrText>
            </w:r>
          </w:ins>
          <w:r>
            <w:rPr>
              <w:noProof/>
              <w:webHidden/>
            </w:rPr>
          </w:r>
          <w:r>
            <w:rPr>
              <w:noProof/>
              <w:webHidden/>
            </w:rPr>
            <w:fldChar w:fldCharType="separate"/>
          </w:r>
          <w:ins w:author="Jolanta Šinkūnienė" w:date="2026-03-26T20:55:00Z" w:id="26">
            <w:r>
              <w:rPr>
                <w:noProof/>
                <w:webHidden/>
              </w:rPr>
              <w:t>14</w:t>
            </w:r>
            <w:r>
              <w:rPr>
                <w:noProof/>
                <w:webHidden/>
              </w:rPr>
              <w:fldChar w:fldCharType="end"/>
            </w:r>
            <w:r w:rsidRPr="00A21C10">
              <w:rPr>
                <w:rStyle w:val="Hipersaitas"/>
                <w:noProof/>
              </w:rPr>
              <w:fldChar w:fldCharType="end"/>
            </w:r>
          </w:ins>
        </w:p>
        <w:p w:rsidR="00C66F86" w:rsidRDefault="00C66F86" w14:paraId="7A6AE9F2" w14:textId="6679225D">
          <w:pPr>
            <w:pStyle w:val="Turinys3"/>
            <w:tabs>
              <w:tab w:val="right" w:leader="dot" w:pos="9010"/>
            </w:tabs>
            <w:rPr>
              <w:ins w:author="Jolanta Šinkūnienė" w:date="2026-03-26T20:55:00Z" w:id="27"/>
              <w:rFonts w:eastAsiaTheme="minorEastAsia"/>
              <w:noProof/>
              <w:sz w:val="24"/>
              <w:szCs w:val="24"/>
              <w:lang w:eastAsia="en-GB"/>
            </w:rPr>
          </w:pPr>
          <w:ins w:author="Jolanta Šinkūnienė" w:date="2026-03-26T20:55:00Z" w:id="28">
            <w:r w:rsidRPr="00A21C10">
              <w:rPr>
                <w:rStyle w:val="Hipersaitas"/>
                <w:noProof/>
              </w:rPr>
              <w:fldChar w:fldCharType="begin"/>
            </w:r>
            <w:r w:rsidRPr="00A21C10">
              <w:rPr>
                <w:rStyle w:val="Hipersaitas"/>
                <w:noProof/>
              </w:rPr>
              <w:instrText xml:space="preserve"> </w:instrText>
            </w:r>
            <w:r>
              <w:rPr>
                <w:noProof/>
              </w:rPr>
              <w:instrText>HYPERLINK \l "_Toc225450960"</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rFonts w:eastAsia="Aptos"/>
                <w:noProof/>
                <w:lang w:bidi="hi-IN"/>
              </w:rPr>
              <w:t>1.1.4. Analitinė sintezė ir strateginis modeliavimas</w:t>
            </w:r>
            <w:r>
              <w:rPr>
                <w:noProof/>
                <w:webHidden/>
              </w:rPr>
              <w:tab/>
            </w:r>
            <w:r>
              <w:rPr>
                <w:noProof/>
                <w:webHidden/>
              </w:rPr>
              <w:fldChar w:fldCharType="begin"/>
            </w:r>
            <w:r>
              <w:rPr>
                <w:noProof/>
                <w:webHidden/>
              </w:rPr>
              <w:instrText xml:space="preserve"> PAGEREF _Toc225450960 \h </w:instrText>
            </w:r>
          </w:ins>
          <w:r>
            <w:rPr>
              <w:noProof/>
              <w:webHidden/>
            </w:rPr>
          </w:r>
          <w:r>
            <w:rPr>
              <w:noProof/>
              <w:webHidden/>
            </w:rPr>
            <w:fldChar w:fldCharType="separate"/>
          </w:r>
          <w:ins w:author="Jolanta Šinkūnienė" w:date="2026-03-26T20:55:00Z" w:id="29">
            <w:r>
              <w:rPr>
                <w:noProof/>
                <w:webHidden/>
              </w:rPr>
              <w:t>15</w:t>
            </w:r>
            <w:r>
              <w:rPr>
                <w:noProof/>
                <w:webHidden/>
              </w:rPr>
              <w:fldChar w:fldCharType="end"/>
            </w:r>
            <w:r w:rsidRPr="00A21C10">
              <w:rPr>
                <w:rStyle w:val="Hipersaitas"/>
                <w:noProof/>
              </w:rPr>
              <w:fldChar w:fldCharType="end"/>
            </w:r>
          </w:ins>
        </w:p>
        <w:p w:rsidR="00C66F86" w:rsidRDefault="00C66F86" w14:paraId="729DE6F1" w14:textId="6BD2E0B8">
          <w:pPr>
            <w:pStyle w:val="Turinys3"/>
            <w:tabs>
              <w:tab w:val="right" w:leader="dot" w:pos="9010"/>
            </w:tabs>
            <w:rPr>
              <w:ins w:author="Jolanta Šinkūnienė" w:date="2026-03-26T20:55:00Z" w:id="30"/>
              <w:rFonts w:eastAsiaTheme="minorEastAsia"/>
              <w:noProof/>
              <w:sz w:val="24"/>
              <w:szCs w:val="24"/>
              <w:lang w:eastAsia="en-GB"/>
            </w:rPr>
          </w:pPr>
          <w:ins w:author="Jolanta Šinkūnienė" w:date="2026-03-26T20:55:00Z" w:id="31">
            <w:r w:rsidRPr="00A21C10">
              <w:rPr>
                <w:rStyle w:val="Hipersaitas"/>
                <w:noProof/>
              </w:rPr>
              <w:fldChar w:fldCharType="begin"/>
            </w:r>
            <w:r w:rsidRPr="00A21C10">
              <w:rPr>
                <w:rStyle w:val="Hipersaitas"/>
                <w:noProof/>
              </w:rPr>
              <w:instrText xml:space="preserve"> </w:instrText>
            </w:r>
            <w:r>
              <w:rPr>
                <w:noProof/>
              </w:rPr>
              <w:instrText>HYPERLINK \l "_Toc225450961"</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1.1.5. Kokybės užtikrinimas ir etika</w:t>
            </w:r>
            <w:r>
              <w:rPr>
                <w:noProof/>
                <w:webHidden/>
              </w:rPr>
              <w:tab/>
            </w:r>
            <w:r>
              <w:rPr>
                <w:noProof/>
                <w:webHidden/>
              </w:rPr>
              <w:fldChar w:fldCharType="begin"/>
            </w:r>
            <w:r>
              <w:rPr>
                <w:noProof/>
                <w:webHidden/>
              </w:rPr>
              <w:instrText xml:space="preserve"> PAGEREF _Toc225450961 \h </w:instrText>
            </w:r>
          </w:ins>
          <w:r>
            <w:rPr>
              <w:noProof/>
              <w:webHidden/>
            </w:rPr>
          </w:r>
          <w:r>
            <w:rPr>
              <w:noProof/>
              <w:webHidden/>
            </w:rPr>
            <w:fldChar w:fldCharType="separate"/>
          </w:r>
          <w:ins w:author="Jolanta Šinkūnienė" w:date="2026-03-26T20:55:00Z" w:id="32">
            <w:r>
              <w:rPr>
                <w:noProof/>
                <w:webHidden/>
              </w:rPr>
              <w:t>16</w:t>
            </w:r>
            <w:r>
              <w:rPr>
                <w:noProof/>
                <w:webHidden/>
              </w:rPr>
              <w:fldChar w:fldCharType="end"/>
            </w:r>
            <w:r w:rsidRPr="00A21C10">
              <w:rPr>
                <w:rStyle w:val="Hipersaitas"/>
                <w:noProof/>
              </w:rPr>
              <w:fldChar w:fldCharType="end"/>
            </w:r>
          </w:ins>
        </w:p>
        <w:p w:rsidR="00C66F86" w:rsidRDefault="00C66F86" w14:paraId="2EB19952" w14:textId="13924021">
          <w:pPr>
            <w:pStyle w:val="Turinys2"/>
            <w:tabs>
              <w:tab w:val="right" w:leader="dot" w:pos="9010"/>
            </w:tabs>
            <w:rPr>
              <w:ins w:author="Jolanta Šinkūnienė" w:date="2026-03-26T20:55:00Z" w:id="33"/>
              <w:rFonts w:eastAsiaTheme="minorEastAsia"/>
              <w:b w:val="0"/>
              <w:bCs w:val="0"/>
              <w:noProof/>
              <w:sz w:val="24"/>
              <w:szCs w:val="24"/>
              <w:lang w:eastAsia="en-GB"/>
            </w:rPr>
          </w:pPr>
          <w:ins w:author="Jolanta Šinkūnienė" w:date="2026-03-26T20:55:00Z" w:id="34">
            <w:r w:rsidRPr="00A21C10">
              <w:rPr>
                <w:rStyle w:val="Hipersaitas"/>
                <w:noProof/>
              </w:rPr>
              <w:fldChar w:fldCharType="begin"/>
            </w:r>
            <w:r w:rsidRPr="00A21C10">
              <w:rPr>
                <w:rStyle w:val="Hipersaitas"/>
                <w:noProof/>
              </w:rPr>
              <w:instrText xml:space="preserve"> </w:instrText>
            </w:r>
            <w:r>
              <w:rPr>
                <w:noProof/>
              </w:rPr>
              <w:instrText>HYPERLINK \l "_Toc225450962"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1.2. Šaltinių parinkimo metodika</w:t>
            </w:r>
            <w:r>
              <w:rPr>
                <w:noProof/>
                <w:webHidden/>
              </w:rPr>
              <w:tab/>
            </w:r>
            <w:r>
              <w:rPr>
                <w:noProof/>
                <w:webHidden/>
              </w:rPr>
              <w:fldChar w:fldCharType="begin"/>
            </w:r>
            <w:r>
              <w:rPr>
                <w:noProof/>
                <w:webHidden/>
              </w:rPr>
              <w:instrText xml:space="preserve"> PAGEREF _Toc225450962 \h </w:instrText>
            </w:r>
          </w:ins>
          <w:r>
            <w:rPr>
              <w:noProof/>
              <w:webHidden/>
            </w:rPr>
          </w:r>
          <w:r>
            <w:rPr>
              <w:noProof/>
              <w:webHidden/>
            </w:rPr>
            <w:fldChar w:fldCharType="separate"/>
          </w:r>
          <w:ins w:author="Jolanta Šinkūnienė" w:date="2026-03-26T20:55:00Z" w:id="35">
            <w:r>
              <w:rPr>
                <w:noProof/>
                <w:webHidden/>
              </w:rPr>
              <w:t>16</w:t>
            </w:r>
            <w:r>
              <w:rPr>
                <w:noProof/>
                <w:webHidden/>
              </w:rPr>
              <w:fldChar w:fldCharType="end"/>
            </w:r>
            <w:r w:rsidRPr="00A21C10">
              <w:rPr>
                <w:rStyle w:val="Hipersaitas"/>
                <w:noProof/>
              </w:rPr>
              <w:fldChar w:fldCharType="end"/>
            </w:r>
          </w:ins>
        </w:p>
        <w:p w:rsidR="00C66F86" w:rsidRDefault="00C66F86" w14:paraId="6E53BCAC" w14:textId="2C66BC22">
          <w:pPr>
            <w:pStyle w:val="Turinys2"/>
            <w:tabs>
              <w:tab w:val="right" w:leader="dot" w:pos="9010"/>
            </w:tabs>
            <w:rPr>
              <w:ins w:author="Jolanta Šinkūnienė" w:date="2026-03-26T20:55:00Z" w:id="36"/>
              <w:rFonts w:eastAsiaTheme="minorEastAsia"/>
              <w:b w:val="0"/>
              <w:bCs w:val="0"/>
              <w:noProof/>
              <w:sz w:val="24"/>
              <w:szCs w:val="24"/>
              <w:lang w:eastAsia="en-GB"/>
            </w:rPr>
          </w:pPr>
          <w:ins w:author="Jolanta Šinkūnienė" w:date="2026-03-26T20:55:00Z" w:id="37">
            <w:r w:rsidRPr="00A21C10">
              <w:rPr>
                <w:rStyle w:val="Hipersaitas"/>
                <w:noProof/>
              </w:rPr>
              <w:fldChar w:fldCharType="begin"/>
            </w:r>
            <w:r w:rsidRPr="00A21C10">
              <w:rPr>
                <w:rStyle w:val="Hipersaitas"/>
                <w:noProof/>
              </w:rPr>
              <w:instrText xml:space="preserve"> </w:instrText>
            </w:r>
            <w:r>
              <w:rPr>
                <w:noProof/>
              </w:rPr>
              <w:instrText>HYPERLINK \l "_Toc225450963"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1.3. Apklausos ir interviu</w:t>
            </w:r>
            <w:r>
              <w:rPr>
                <w:noProof/>
                <w:webHidden/>
              </w:rPr>
              <w:tab/>
            </w:r>
            <w:r>
              <w:rPr>
                <w:noProof/>
                <w:webHidden/>
              </w:rPr>
              <w:fldChar w:fldCharType="begin"/>
            </w:r>
            <w:r>
              <w:rPr>
                <w:noProof/>
                <w:webHidden/>
              </w:rPr>
              <w:instrText xml:space="preserve"> PAGEREF _Toc225450963 \h </w:instrText>
            </w:r>
          </w:ins>
          <w:r>
            <w:rPr>
              <w:noProof/>
              <w:webHidden/>
            </w:rPr>
          </w:r>
          <w:r>
            <w:rPr>
              <w:noProof/>
              <w:webHidden/>
            </w:rPr>
            <w:fldChar w:fldCharType="separate"/>
          </w:r>
          <w:ins w:author="Jolanta Šinkūnienė" w:date="2026-03-26T20:55:00Z" w:id="38">
            <w:r>
              <w:rPr>
                <w:noProof/>
                <w:webHidden/>
              </w:rPr>
              <w:t>17</w:t>
            </w:r>
            <w:r>
              <w:rPr>
                <w:noProof/>
                <w:webHidden/>
              </w:rPr>
              <w:fldChar w:fldCharType="end"/>
            </w:r>
            <w:r w:rsidRPr="00A21C10">
              <w:rPr>
                <w:rStyle w:val="Hipersaitas"/>
                <w:noProof/>
              </w:rPr>
              <w:fldChar w:fldCharType="end"/>
            </w:r>
          </w:ins>
        </w:p>
        <w:p w:rsidR="00C66F86" w:rsidRDefault="00C66F86" w14:paraId="1D7A032E" w14:textId="1B9FEA6D">
          <w:pPr>
            <w:pStyle w:val="Turinys3"/>
            <w:tabs>
              <w:tab w:val="right" w:leader="dot" w:pos="9010"/>
            </w:tabs>
            <w:rPr>
              <w:ins w:author="Jolanta Šinkūnienė" w:date="2026-03-26T20:55:00Z" w:id="39"/>
              <w:rFonts w:eastAsiaTheme="minorEastAsia"/>
              <w:noProof/>
              <w:sz w:val="24"/>
              <w:szCs w:val="24"/>
              <w:lang w:eastAsia="en-GB"/>
            </w:rPr>
          </w:pPr>
          <w:ins w:author="Jolanta Šinkūnienė" w:date="2026-03-26T20:55:00Z" w:id="40">
            <w:r w:rsidRPr="00A21C10">
              <w:rPr>
                <w:rStyle w:val="Hipersaitas"/>
                <w:noProof/>
              </w:rPr>
              <w:fldChar w:fldCharType="begin"/>
            </w:r>
            <w:r w:rsidRPr="00A21C10">
              <w:rPr>
                <w:rStyle w:val="Hipersaitas"/>
                <w:noProof/>
              </w:rPr>
              <w:instrText xml:space="preserve"> </w:instrText>
            </w:r>
            <w:r>
              <w:rPr>
                <w:noProof/>
              </w:rPr>
              <w:instrText>HYPERLINK \l "_Toc225450964"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1.2.1. Apklausų metodika</w:t>
            </w:r>
            <w:r>
              <w:rPr>
                <w:noProof/>
                <w:webHidden/>
              </w:rPr>
              <w:tab/>
            </w:r>
            <w:r>
              <w:rPr>
                <w:noProof/>
                <w:webHidden/>
              </w:rPr>
              <w:fldChar w:fldCharType="begin"/>
            </w:r>
            <w:r>
              <w:rPr>
                <w:noProof/>
                <w:webHidden/>
              </w:rPr>
              <w:instrText xml:space="preserve"> PAGEREF _Toc225450964 \h </w:instrText>
            </w:r>
          </w:ins>
          <w:r>
            <w:rPr>
              <w:noProof/>
              <w:webHidden/>
            </w:rPr>
          </w:r>
          <w:r>
            <w:rPr>
              <w:noProof/>
              <w:webHidden/>
            </w:rPr>
            <w:fldChar w:fldCharType="separate"/>
          </w:r>
          <w:ins w:author="Jolanta Šinkūnienė" w:date="2026-03-26T20:55:00Z" w:id="41">
            <w:r>
              <w:rPr>
                <w:noProof/>
                <w:webHidden/>
              </w:rPr>
              <w:t>17</w:t>
            </w:r>
            <w:r>
              <w:rPr>
                <w:noProof/>
                <w:webHidden/>
              </w:rPr>
              <w:fldChar w:fldCharType="end"/>
            </w:r>
            <w:r w:rsidRPr="00A21C10">
              <w:rPr>
                <w:rStyle w:val="Hipersaitas"/>
                <w:noProof/>
              </w:rPr>
              <w:fldChar w:fldCharType="end"/>
            </w:r>
          </w:ins>
        </w:p>
        <w:p w:rsidR="00C66F86" w:rsidRDefault="00C66F86" w14:paraId="6CD8B661" w14:textId="32FC8CAB">
          <w:pPr>
            <w:pStyle w:val="Turinys3"/>
            <w:tabs>
              <w:tab w:val="right" w:leader="dot" w:pos="9010"/>
            </w:tabs>
            <w:rPr>
              <w:ins w:author="Jolanta Šinkūnienė" w:date="2026-03-26T20:55:00Z" w:id="42"/>
              <w:rFonts w:eastAsiaTheme="minorEastAsia"/>
              <w:noProof/>
              <w:sz w:val="24"/>
              <w:szCs w:val="24"/>
              <w:lang w:eastAsia="en-GB"/>
            </w:rPr>
          </w:pPr>
          <w:ins w:author="Jolanta Šinkūnienė" w:date="2026-03-26T20:55:00Z" w:id="43">
            <w:r w:rsidRPr="00A21C10">
              <w:rPr>
                <w:rStyle w:val="Hipersaitas"/>
                <w:noProof/>
              </w:rPr>
              <w:fldChar w:fldCharType="begin"/>
            </w:r>
            <w:r w:rsidRPr="00A21C10">
              <w:rPr>
                <w:rStyle w:val="Hipersaitas"/>
                <w:noProof/>
              </w:rPr>
              <w:instrText xml:space="preserve"> </w:instrText>
            </w:r>
            <w:r>
              <w:rPr>
                <w:noProof/>
              </w:rPr>
              <w:instrText>HYPERLINK \l "_Toc225450965"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1.2.2. Interviu metodika</w:t>
            </w:r>
            <w:r>
              <w:rPr>
                <w:noProof/>
                <w:webHidden/>
              </w:rPr>
              <w:tab/>
            </w:r>
            <w:r>
              <w:rPr>
                <w:noProof/>
                <w:webHidden/>
              </w:rPr>
              <w:fldChar w:fldCharType="begin"/>
            </w:r>
            <w:r>
              <w:rPr>
                <w:noProof/>
                <w:webHidden/>
              </w:rPr>
              <w:instrText xml:space="preserve"> PAGEREF _Toc225450965 \h </w:instrText>
            </w:r>
          </w:ins>
          <w:r>
            <w:rPr>
              <w:noProof/>
              <w:webHidden/>
            </w:rPr>
          </w:r>
          <w:r>
            <w:rPr>
              <w:noProof/>
              <w:webHidden/>
            </w:rPr>
            <w:fldChar w:fldCharType="separate"/>
          </w:r>
          <w:ins w:author="Jolanta Šinkūnienė" w:date="2026-03-26T20:55:00Z" w:id="44">
            <w:r>
              <w:rPr>
                <w:noProof/>
                <w:webHidden/>
              </w:rPr>
              <w:t>22</w:t>
            </w:r>
            <w:r>
              <w:rPr>
                <w:noProof/>
                <w:webHidden/>
              </w:rPr>
              <w:fldChar w:fldCharType="end"/>
            </w:r>
            <w:r w:rsidRPr="00A21C10">
              <w:rPr>
                <w:rStyle w:val="Hipersaitas"/>
                <w:noProof/>
              </w:rPr>
              <w:fldChar w:fldCharType="end"/>
            </w:r>
          </w:ins>
        </w:p>
        <w:p w:rsidR="00C66F86" w:rsidRDefault="00C66F86" w14:paraId="50D989B1" w14:textId="5EB9CE45">
          <w:pPr>
            <w:pStyle w:val="Turinys2"/>
            <w:tabs>
              <w:tab w:val="right" w:leader="dot" w:pos="9010"/>
            </w:tabs>
            <w:rPr>
              <w:ins w:author="Jolanta Šinkūnienė" w:date="2026-03-26T20:55:00Z" w:id="45"/>
              <w:rFonts w:eastAsiaTheme="minorEastAsia"/>
              <w:b w:val="0"/>
              <w:bCs w:val="0"/>
              <w:noProof/>
              <w:sz w:val="24"/>
              <w:szCs w:val="24"/>
              <w:lang w:eastAsia="en-GB"/>
            </w:rPr>
          </w:pPr>
          <w:ins w:author="Jolanta Šinkūnienė" w:date="2026-03-26T20:55:00Z" w:id="46">
            <w:r w:rsidRPr="00A21C10">
              <w:rPr>
                <w:rStyle w:val="Hipersaitas"/>
                <w:noProof/>
              </w:rPr>
              <w:fldChar w:fldCharType="begin"/>
            </w:r>
            <w:r w:rsidRPr="00A21C10">
              <w:rPr>
                <w:rStyle w:val="Hipersaitas"/>
                <w:noProof/>
              </w:rPr>
              <w:instrText xml:space="preserve"> </w:instrText>
            </w:r>
            <w:r>
              <w:rPr>
                <w:noProof/>
              </w:rPr>
              <w:instrText>HYPERLINK \l "_Toc225450966"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 xml:space="preserve">1.4. Mokslinių tyrimų duomenų saugyklų parinkimo metodika ir jų saveikumas </w:t>
            </w:r>
            <w:r>
              <w:rPr>
                <w:noProof/>
                <w:webHidden/>
              </w:rPr>
              <w:tab/>
            </w:r>
            <w:r>
              <w:rPr>
                <w:noProof/>
                <w:webHidden/>
              </w:rPr>
              <w:fldChar w:fldCharType="begin"/>
            </w:r>
            <w:r>
              <w:rPr>
                <w:noProof/>
                <w:webHidden/>
              </w:rPr>
              <w:instrText xml:space="preserve"> PAGEREF _Toc225450966 \h </w:instrText>
            </w:r>
          </w:ins>
          <w:r>
            <w:rPr>
              <w:noProof/>
              <w:webHidden/>
            </w:rPr>
          </w:r>
          <w:r>
            <w:rPr>
              <w:noProof/>
              <w:webHidden/>
            </w:rPr>
            <w:fldChar w:fldCharType="separate"/>
          </w:r>
          <w:ins w:author="Jolanta Šinkūnienė" w:date="2026-03-26T20:55:00Z" w:id="47">
            <w:r>
              <w:rPr>
                <w:noProof/>
                <w:webHidden/>
              </w:rPr>
              <w:t>23</w:t>
            </w:r>
            <w:r>
              <w:rPr>
                <w:noProof/>
                <w:webHidden/>
              </w:rPr>
              <w:fldChar w:fldCharType="end"/>
            </w:r>
            <w:r w:rsidRPr="00A21C10">
              <w:rPr>
                <w:rStyle w:val="Hipersaitas"/>
                <w:noProof/>
              </w:rPr>
              <w:fldChar w:fldCharType="end"/>
            </w:r>
          </w:ins>
        </w:p>
        <w:p w:rsidR="00C66F86" w:rsidRDefault="00C66F86" w14:paraId="44843F11" w14:textId="71FCA63C">
          <w:pPr>
            <w:pStyle w:val="Turinys1"/>
            <w:tabs>
              <w:tab w:val="right" w:leader="dot" w:pos="9010"/>
            </w:tabs>
            <w:rPr>
              <w:ins w:author="Jolanta Šinkūnienė" w:date="2026-03-26T20:55:00Z" w:id="48"/>
              <w:rFonts w:eastAsiaTheme="minorEastAsia"/>
              <w:b w:val="0"/>
              <w:bCs w:val="0"/>
              <w:i w:val="0"/>
              <w:iCs w:val="0"/>
              <w:noProof/>
              <w:lang w:eastAsia="en-GB"/>
            </w:rPr>
          </w:pPr>
          <w:ins w:author="Jolanta Šinkūnienė" w:date="2026-03-26T20:55:00Z" w:id="49">
            <w:r w:rsidRPr="00A21C10">
              <w:rPr>
                <w:rStyle w:val="Hipersaitas"/>
                <w:noProof/>
              </w:rPr>
              <w:fldChar w:fldCharType="begin"/>
            </w:r>
            <w:r w:rsidRPr="00A21C10">
              <w:rPr>
                <w:rStyle w:val="Hipersaitas"/>
                <w:noProof/>
              </w:rPr>
              <w:instrText xml:space="preserve"> </w:instrText>
            </w:r>
            <w:r>
              <w:rPr>
                <w:noProof/>
              </w:rPr>
              <w:instrText>HYPERLINK \l "_Toc225450967"</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2. Mokslinių tyrimų duomenys Europoje ir Lietuvoje</w:t>
            </w:r>
            <w:r>
              <w:rPr>
                <w:noProof/>
                <w:webHidden/>
              </w:rPr>
              <w:tab/>
            </w:r>
            <w:r>
              <w:rPr>
                <w:noProof/>
                <w:webHidden/>
              </w:rPr>
              <w:fldChar w:fldCharType="begin"/>
            </w:r>
            <w:r>
              <w:rPr>
                <w:noProof/>
                <w:webHidden/>
              </w:rPr>
              <w:instrText xml:space="preserve"> PAGEREF _Toc225450967 \h </w:instrText>
            </w:r>
          </w:ins>
          <w:r>
            <w:rPr>
              <w:noProof/>
              <w:webHidden/>
            </w:rPr>
          </w:r>
          <w:r>
            <w:rPr>
              <w:noProof/>
              <w:webHidden/>
            </w:rPr>
            <w:fldChar w:fldCharType="separate"/>
          </w:r>
          <w:ins w:author="Jolanta Šinkūnienė" w:date="2026-03-26T20:55:00Z" w:id="50">
            <w:r>
              <w:rPr>
                <w:noProof/>
                <w:webHidden/>
              </w:rPr>
              <w:t>27</w:t>
            </w:r>
            <w:r>
              <w:rPr>
                <w:noProof/>
                <w:webHidden/>
              </w:rPr>
              <w:fldChar w:fldCharType="end"/>
            </w:r>
            <w:r w:rsidRPr="00A21C10">
              <w:rPr>
                <w:rStyle w:val="Hipersaitas"/>
                <w:noProof/>
              </w:rPr>
              <w:fldChar w:fldCharType="end"/>
            </w:r>
          </w:ins>
        </w:p>
        <w:p w:rsidR="00C66F86" w:rsidRDefault="00C66F86" w14:paraId="20743B01" w14:textId="73B32DB5">
          <w:pPr>
            <w:pStyle w:val="Turinys2"/>
            <w:tabs>
              <w:tab w:val="right" w:leader="dot" w:pos="9010"/>
            </w:tabs>
            <w:rPr>
              <w:ins w:author="Jolanta Šinkūnienė" w:date="2026-03-26T20:55:00Z" w:id="51"/>
              <w:rFonts w:eastAsiaTheme="minorEastAsia"/>
              <w:b w:val="0"/>
              <w:bCs w:val="0"/>
              <w:noProof/>
              <w:sz w:val="24"/>
              <w:szCs w:val="24"/>
              <w:lang w:eastAsia="en-GB"/>
            </w:rPr>
          </w:pPr>
          <w:ins w:author="Jolanta Šinkūnienė" w:date="2026-03-26T20:55:00Z" w:id="52">
            <w:r w:rsidRPr="00A21C10">
              <w:rPr>
                <w:rStyle w:val="Hipersaitas"/>
                <w:noProof/>
              </w:rPr>
              <w:fldChar w:fldCharType="begin"/>
            </w:r>
            <w:r w:rsidRPr="00A21C10">
              <w:rPr>
                <w:rStyle w:val="Hipersaitas"/>
                <w:noProof/>
              </w:rPr>
              <w:instrText xml:space="preserve"> </w:instrText>
            </w:r>
            <w:r>
              <w:rPr>
                <w:noProof/>
              </w:rPr>
              <w:instrText>HYPERLINK \l "_Toc225450968"</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2.1. Mokslinių tyrimų duomenų panaudojimo strateginiai tikslai ir teisinė bazė</w:t>
            </w:r>
            <w:r>
              <w:rPr>
                <w:noProof/>
                <w:webHidden/>
              </w:rPr>
              <w:tab/>
            </w:r>
            <w:r>
              <w:rPr>
                <w:noProof/>
                <w:webHidden/>
              </w:rPr>
              <w:fldChar w:fldCharType="begin"/>
            </w:r>
            <w:r>
              <w:rPr>
                <w:noProof/>
                <w:webHidden/>
              </w:rPr>
              <w:instrText xml:space="preserve"> PAGEREF _Toc225450968 \h </w:instrText>
            </w:r>
          </w:ins>
          <w:r>
            <w:rPr>
              <w:noProof/>
              <w:webHidden/>
            </w:rPr>
          </w:r>
          <w:r>
            <w:rPr>
              <w:noProof/>
              <w:webHidden/>
            </w:rPr>
            <w:fldChar w:fldCharType="separate"/>
          </w:r>
          <w:ins w:author="Jolanta Šinkūnienė" w:date="2026-03-26T20:55:00Z" w:id="53">
            <w:r>
              <w:rPr>
                <w:noProof/>
                <w:webHidden/>
              </w:rPr>
              <w:t>27</w:t>
            </w:r>
            <w:r>
              <w:rPr>
                <w:noProof/>
                <w:webHidden/>
              </w:rPr>
              <w:fldChar w:fldCharType="end"/>
            </w:r>
            <w:r w:rsidRPr="00A21C10">
              <w:rPr>
                <w:rStyle w:val="Hipersaitas"/>
                <w:noProof/>
              </w:rPr>
              <w:fldChar w:fldCharType="end"/>
            </w:r>
          </w:ins>
        </w:p>
        <w:p w:rsidR="00C66F86" w:rsidRDefault="00C66F86" w14:paraId="26086850" w14:textId="37AE99EB">
          <w:pPr>
            <w:pStyle w:val="Turinys3"/>
            <w:tabs>
              <w:tab w:val="right" w:leader="dot" w:pos="9010"/>
            </w:tabs>
            <w:rPr>
              <w:ins w:author="Jolanta Šinkūnienė" w:date="2026-03-26T20:55:00Z" w:id="54"/>
              <w:rFonts w:eastAsiaTheme="minorEastAsia"/>
              <w:noProof/>
              <w:sz w:val="24"/>
              <w:szCs w:val="24"/>
              <w:lang w:eastAsia="en-GB"/>
            </w:rPr>
          </w:pPr>
          <w:ins w:author="Jolanta Šinkūnienė" w:date="2026-03-26T20:55:00Z" w:id="55">
            <w:r w:rsidRPr="00A21C10">
              <w:rPr>
                <w:rStyle w:val="Hipersaitas"/>
                <w:noProof/>
              </w:rPr>
              <w:fldChar w:fldCharType="begin"/>
            </w:r>
            <w:r w:rsidRPr="00A21C10">
              <w:rPr>
                <w:rStyle w:val="Hipersaitas"/>
                <w:noProof/>
              </w:rPr>
              <w:instrText xml:space="preserve"> </w:instrText>
            </w:r>
            <w:r>
              <w:rPr>
                <w:noProof/>
              </w:rPr>
              <w:instrText>HYPERLINK \l "_Toc225450969"</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2.1.1. Mokslinių tyrimų duomenų apibrėžimas</w:t>
            </w:r>
            <w:r>
              <w:rPr>
                <w:noProof/>
                <w:webHidden/>
              </w:rPr>
              <w:tab/>
            </w:r>
            <w:r>
              <w:rPr>
                <w:noProof/>
                <w:webHidden/>
              </w:rPr>
              <w:fldChar w:fldCharType="begin"/>
            </w:r>
            <w:r>
              <w:rPr>
                <w:noProof/>
                <w:webHidden/>
              </w:rPr>
              <w:instrText xml:space="preserve"> PAGEREF _Toc225450969 \h </w:instrText>
            </w:r>
          </w:ins>
          <w:r>
            <w:rPr>
              <w:noProof/>
              <w:webHidden/>
            </w:rPr>
          </w:r>
          <w:r>
            <w:rPr>
              <w:noProof/>
              <w:webHidden/>
            </w:rPr>
            <w:fldChar w:fldCharType="separate"/>
          </w:r>
          <w:ins w:author="Jolanta Šinkūnienė" w:date="2026-03-26T20:55:00Z" w:id="56">
            <w:r>
              <w:rPr>
                <w:noProof/>
                <w:webHidden/>
              </w:rPr>
              <w:t>27</w:t>
            </w:r>
            <w:r>
              <w:rPr>
                <w:noProof/>
                <w:webHidden/>
              </w:rPr>
              <w:fldChar w:fldCharType="end"/>
            </w:r>
            <w:r w:rsidRPr="00A21C10">
              <w:rPr>
                <w:rStyle w:val="Hipersaitas"/>
                <w:noProof/>
              </w:rPr>
              <w:fldChar w:fldCharType="end"/>
            </w:r>
          </w:ins>
        </w:p>
        <w:p w:rsidR="00C66F86" w:rsidRDefault="00C66F86" w14:paraId="2B967B76" w14:textId="240B794C">
          <w:pPr>
            <w:pStyle w:val="Turinys3"/>
            <w:tabs>
              <w:tab w:val="right" w:leader="dot" w:pos="9010"/>
            </w:tabs>
            <w:rPr>
              <w:ins w:author="Jolanta Šinkūnienė" w:date="2026-03-26T20:55:00Z" w:id="57"/>
              <w:rFonts w:eastAsiaTheme="minorEastAsia"/>
              <w:noProof/>
              <w:sz w:val="24"/>
              <w:szCs w:val="24"/>
              <w:lang w:eastAsia="en-GB"/>
            </w:rPr>
          </w:pPr>
          <w:ins w:author="Jolanta Šinkūnienė" w:date="2026-03-26T20:55:00Z" w:id="58">
            <w:r w:rsidRPr="00A21C10">
              <w:rPr>
                <w:rStyle w:val="Hipersaitas"/>
                <w:noProof/>
              </w:rPr>
              <w:fldChar w:fldCharType="begin"/>
            </w:r>
            <w:r w:rsidRPr="00A21C10">
              <w:rPr>
                <w:rStyle w:val="Hipersaitas"/>
                <w:noProof/>
              </w:rPr>
              <w:instrText xml:space="preserve"> </w:instrText>
            </w:r>
            <w:r>
              <w:rPr>
                <w:noProof/>
              </w:rPr>
              <w:instrText>HYPERLINK \l "_Toc225450970"</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2.1.2. ES mokslinių tyrimų duomenų panaudojimo strateginiai tikslai ir teisinė bazė</w:t>
            </w:r>
            <w:r>
              <w:rPr>
                <w:noProof/>
                <w:webHidden/>
              </w:rPr>
              <w:tab/>
            </w:r>
            <w:r>
              <w:rPr>
                <w:noProof/>
                <w:webHidden/>
              </w:rPr>
              <w:fldChar w:fldCharType="begin"/>
            </w:r>
            <w:r>
              <w:rPr>
                <w:noProof/>
                <w:webHidden/>
              </w:rPr>
              <w:instrText xml:space="preserve"> PAGEREF _Toc225450970 \h </w:instrText>
            </w:r>
          </w:ins>
          <w:r>
            <w:rPr>
              <w:noProof/>
              <w:webHidden/>
            </w:rPr>
          </w:r>
          <w:r>
            <w:rPr>
              <w:noProof/>
              <w:webHidden/>
            </w:rPr>
            <w:fldChar w:fldCharType="separate"/>
          </w:r>
          <w:ins w:author="Jolanta Šinkūnienė" w:date="2026-03-26T20:55:00Z" w:id="59">
            <w:r>
              <w:rPr>
                <w:noProof/>
                <w:webHidden/>
              </w:rPr>
              <w:t>28</w:t>
            </w:r>
            <w:r>
              <w:rPr>
                <w:noProof/>
                <w:webHidden/>
              </w:rPr>
              <w:fldChar w:fldCharType="end"/>
            </w:r>
            <w:r w:rsidRPr="00A21C10">
              <w:rPr>
                <w:rStyle w:val="Hipersaitas"/>
                <w:noProof/>
              </w:rPr>
              <w:fldChar w:fldCharType="end"/>
            </w:r>
          </w:ins>
        </w:p>
        <w:p w:rsidR="00C66F86" w:rsidRDefault="00C66F86" w14:paraId="470B32C3" w14:textId="387E4944">
          <w:pPr>
            <w:pStyle w:val="Turinys3"/>
            <w:tabs>
              <w:tab w:val="right" w:leader="dot" w:pos="9010"/>
            </w:tabs>
            <w:rPr>
              <w:ins w:author="Jolanta Šinkūnienė" w:date="2026-03-26T20:55:00Z" w:id="60"/>
              <w:rFonts w:eastAsiaTheme="minorEastAsia"/>
              <w:noProof/>
              <w:sz w:val="24"/>
              <w:szCs w:val="24"/>
              <w:lang w:eastAsia="en-GB"/>
            </w:rPr>
          </w:pPr>
          <w:ins w:author="Jolanta Šinkūnienė" w:date="2026-03-26T20:55:00Z" w:id="61">
            <w:r w:rsidRPr="00A21C10">
              <w:rPr>
                <w:rStyle w:val="Hipersaitas"/>
                <w:noProof/>
              </w:rPr>
              <w:fldChar w:fldCharType="begin"/>
            </w:r>
            <w:r w:rsidRPr="00A21C10">
              <w:rPr>
                <w:rStyle w:val="Hipersaitas"/>
                <w:noProof/>
              </w:rPr>
              <w:instrText xml:space="preserve"> </w:instrText>
            </w:r>
            <w:r>
              <w:rPr>
                <w:noProof/>
              </w:rPr>
              <w:instrText>HYPERLINK \l "_Toc225450971"</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 xml:space="preserve">2.1.3. LR teisės aktai </w:t>
            </w:r>
            <w:r>
              <w:rPr>
                <w:noProof/>
                <w:webHidden/>
              </w:rPr>
              <w:tab/>
            </w:r>
            <w:r>
              <w:rPr>
                <w:noProof/>
                <w:webHidden/>
              </w:rPr>
              <w:fldChar w:fldCharType="begin"/>
            </w:r>
            <w:r>
              <w:rPr>
                <w:noProof/>
                <w:webHidden/>
              </w:rPr>
              <w:instrText xml:space="preserve"> PAGEREF _Toc225450971 \h </w:instrText>
            </w:r>
          </w:ins>
          <w:r>
            <w:rPr>
              <w:noProof/>
              <w:webHidden/>
            </w:rPr>
          </w:r>
          <w:r>
            <w:rPr>
              <w:noProof/>
              <w:webHidden/>
            </w:rPr>
            <w:fldChar w:fldCharType="separate"/>
          </w:r>
          <w:ins w:author="Jolanta Šinkūnienė" w:date="2026-03-26T20:55:00Z" w:id="62">
            <w:r>
              <w:rPr>
                <w:noProof/>
                <w:webHidden/>
              </w:rPr>
              <w:t>35</w:t>
            </w:r>
            <w:r>
              <w:rPr>
                <w:noProof/>
                <w:webHidden/>
              </w:rPr>
              <w:fldChar w:fldCharType="end"/>
            </w:r>
            <w:r w:rsidRPr="00A21C10">
              <w:rPr>
                <w:rStyle w:val="Hipersaitas"/>
                <w:noProof/>
              </w:rPr>
              <w:fldChar w:fldCharType="end"/>
            </w:r>
          </w:ins>
        </w:p>
        <w:p w:rsidR="00C66F86" w:rsidRDefault="00C66F86" w14:paraId="13A734F7" w14:textId="234C3881">
          <w:pPr>
            <w:pStyle w:val="Turinys3"/>
            <w:tabs>
              <w:tab w:val="right" w:leader="dot" w:pos="9010"/>
            </w:tabs>
            <w:rPr>
              <w:ins w:author="Jolanta Šinkūnienė" w:date="2026-03-26T20:55:00Z" w:id="63"/>
              <w:rFonts w:eastAsiaTheme="minorEastAsia"/>
              <w:noProof/>
              <w:sz w:val="24"/>
              <w:szCs w:val="24"/>
              <w:lang w:eastAsia="en-GB"/>
            </w:rPr>
          </w:pPr>
          <w:ins w:author="Jolanta Šinkūnienė" w:date="2026-03-26T20:55:00Z" w:id="64">
            <w:r w:rsidRPr="00A21C10">
              <w:rPr>
                <w:rStyle w:val="Hipersaitas"/>
                <w:noProof/>
              </w:rPr>
              <w:fldChar w:fldCharType="begin"/>
            </w:r>
            <w:r w:rsidRPr="00A21C10">
              <w:rPr>
                <w:rStyle w:val="Hipersaitas"/>
                <w:noProof/>
              </w:rPr>
              <w:instrText xml:space="preserve"> </w:instrText>
            </w:r>
            <w:r>
              <w:rPr>
                <w:noProof/>
              </w:rPr>
              <w:instrText>HYPERLINK \l "_Toc225450972"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2.1.4. Lietuvos mokslą finansuojančių institucijų reikalavimai</w:t>
            </w:r>
            <w:r>
              <w:rPr>
                <w:noProof/>
                <w:webHidden/>
              </w:rPr>
              <w:tab/>
            </w:r>
            <w:r>
              <w:rPr>
                <w:noProof/>
                <w:webHidden/>
              </w:rPr>
              <w:fldChar w:fldCharType="begin"/>
            </w:r>
            <w:r>
              <w:rPr>
                <w:noProof/>
                <w:webHidden/>
              </w:rPr>
              <w:instrText xml:space="preserve"> PAGEREF _Toc225450972 \h </w:instrText>
            </w:r>
          </w:ins>
          <w:r>
            <w:rPr>
              <w:noProof/>
              <w:webHidden/>
            </w:rPr>
          </w:r>
          <w:r>
            <w:rPr>
              <w:noProof/>
              <w:webHidden/>
            </w:rPr>
            <w:fldChar w:fldCharType="separate"/>
          </w:r>
          <w:ins w:author="Jolanta Šinkūnienė" w:date="2026-03-26T20:55:00Z" w:id="65">
            <w:r>
              <w:rPr>
                <w:noProof/>
                <w:webHidden/>
              </w:rPr>
              <w:t>36</w:t>
            </w:r>
            <w:r>
              <w:rPr>
                <w:noProof/>
                <w:webHidden/>
              </w:rPr>
              <w:fldChar w:fldCharType="end"/>
            </w:r>
            <w:r w:rsidRPr="00A21C10">
              <w:rPr>
                <w:rStyle w:val="Hipersaitas"/>
                <w:noProof/>
              </w:rPr>
              <w:fldChar w:fldCharType="end"/>
            </w:r>
          </w:ins>
        </w:p>
        <w:p w:rsidR="00C66F86" w:rsidRDefault="00C66F86" w14:paraId="10A79E35" w14:textId="061361A6">
          <w:pPr>
            <w:pStyle w:val="Turinys3"/>
            <w:tabs>
              <w:tab w:val="right" w:leader="dot" w:pos="9010"/>
            </w:tabs>
            <w:rPr>
              <w:ins w:author="Jolanta Šinkūnienė" w:date="2026-03-26T20:55:00Z" w:id="66"/>
              <w:rFonts w:eastAsiaTheme="minorEastAsia"/>
              <w:noProof/>
              <w:sz w:val="24"/>
              <w:szCs w:val="24"/>
              <w:lang w:eastAsia="en-GB"/>
            </w:rPr>
          </w:pPr>
          <w:ins w:author="Jolanta Šinkūnienė" w:date="2026-03-26T20:55:00Z" w:id="67">
            <w:r w:rsidRPr="00A21C10">
              <w:rPr>
                <w:rStyle w:val="Hipersaitas"/>
                <w:noProof/>
              </w:rPr>
              <w:fldChar w:fldCharType="begin"/>
            </w:r>
            <w:r w:rsidRPr="00A21C10">
              <w:rPr>
                <w:rStyle w:val="Hipersaitas"/>
                <w:noProof/>
              </w:rPr>
              <w:instrText xml:space="preserve"> </w:instrText>
            </w:r>
            <w:r>
              <w:rPr>
                <w:noProof/>
              </w:rPr>
              <w:instrText>HYPERLINK \l "_Toc225450973"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2.1.5. Apibendrinimas</w:t>
            </w:r>
            <w:r>
              <w:rPr>
                <w:noProof/>
                <w:webHidden/>
              </w:rPr>
              <w:tab/>
            </w:r>
            <w:r>
              <w:rPr>
                <w:noProof/>
                <w:webHidden/>
              </w:rPr>
              <w:fldChar w:fldCharType="begin"/>
            </w:r>
            <w:r>
              <w:rPr>
                <w:noProof/>
                <w:webHidden/>
              </w:rPr>
              <w:instrText xml:space="preserve"> PAGEREF _Toc225450973 \h </w:instrText>
            </w:r>
          </w:ins>
          <w:r>
            <w:rPr>
              <w:noProof/>
              <w:webHidden/>
            </w:rPr>
          </w:r>
          <w:r>
            <w:rPr>
              <w:noProof/>
              <w:webHidden/>
            </w:rPr>
            <w:fldChar w:fldCharType="separate"/>
          </w:r>
          <w:ins w:author="Jolanta Šinkūnienė" w:date="2026-03-26T20:55:00Z" w:id="68">
            <w:r>
              <w:rPr>
                <w:noProof/>
                <w:webHidden/>
              </w:rPr>
              <w:t>37</w:t>
            </w:r>
            <w:r>
              <w:rPr>
                <w:noProof/>
                <w:webHidden/>
              </w:rPr>
              <w:fldChar w:fldCharType="end"/>
            </w:r>
            <w:r w:rsidRPr="00A21C10">
              <w:rPr>
                <w:rStyle w:val="Hipersaitas"/>
                <w:noProof/>
              </w:rPr>
              <w:fldChar w:fldCharType="end"/>
            </w:r>
          </w:ins>
        </w:p>
        <w:p w:rsidR="00C66F86" w:rsidRDefault="00C66F86" w14:paraId="096D0CC2" w14:textId="0A794022">
          <w:pPr>
            <w:pStyle w:val="Turinys2"/>
            <w:tabs>
              <w:tab w:val="right" w:leader="dot" w:pos="9010"/>
            </w:tabs>
            <w:rPr>
              <w:ins w:author="Jolanta Šinkūnienė" w:date="2026-03-26T20:55:00Z" w:id="69"/>
              <w:rFonts w:eastAsiaTheme="minorEastAsia"/>
              <w:b w:val="0"/>
              <w:bCs w:val="0"/>
              <w:noProof/>
              <w:sz w:val="24"/>
              <w:szCs w:val="24"/>
              <w:lang w:eastAsia="en-GB"/>
            </w:rPr>
          </w:pPr>
          <w:ins w:author="Jolanta Šinkūnienė" w:date="2026-03-26T20:55:00Z" w:id="70">
            <w:r w:rsidRPr="00A21C10">
              <w:rPr>
                <w:rStyle w:val="Hipersaitas"/>
                <w:noProof/>
              </w:rPr>
              <w:fldChar w:fldCharType="begin"/>
            </w:r>
            <w:r w:rsidRPr="00A21C10">
              <w:rPr>
                <w:rStyle w:val="Hipersaitas"/>
                <w:noProof/>
              </w:rPr>
              <w:instrText xml:space="preserve"> </w:instrText>
            </w:r>
            <w:r>
              <w:rPr>
                <w:noProof/>
              </w:rPr>
              <w:instrText>HYPERLINK \l "_Toc225450974"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2.2. Mokslinių tyrimų duomenų FAIR, CARE, TRUST principai</w:t>
            </w:r>
            <w:r>
              <w:rPr>
                <w:noProof/>
                <w:webHidden/>
              </w:rPr>
              <w:tab/>
            </w:r>
            <w:r>
              <w:rPr>
                <w:noProof/>
                <w:webHidden/>
              </w:rPr>
              <w:fldChar w:fldCharType="begin"/>
            </w:r>
            <w:r>
              <w:rPr>
                <w:noProof/>
                <w:webHidden/>
              </w:rPr>
              <w:instrText xml:space="preserve"> PAGEREF _Toc225450974 \h </w:instrText>
            </w:r>
          </w:ins>
          <w:r>
            <w:rPr>
              <w:noProof/>
              <w:webHidden/>
            </w:rPr>
          </w:r>
          <w:r>
            <w:rPr>
              <w:noProof/>
              <w:webHidden/>
            </w:rPr>
            <w:fldChar w:fldCharType="separate"/>
          </w:r>
          <w:ins w:author="Jolanta Šinkūnienė" w:date="2026-03-26T20:55:00Z" w:id="71">
            <w:r>
              <w:rPr>
                <w:noProof/>
                <w:webHidden/>
              </w:rPr>
              <w:t>39</w:t>
            </w:r>
            <w:r>
              <w:rPr>
                <w:noProof/>
                <w:webHidden/>
              </w:rPr>
              <w:fldChar w:fldCharType="end"/>
            </w:r>
            <w:r w:rsidRPr="00A21C10">
              <w:rPr>
                <w:rStyle w:val="Hipersaitas"/>
                <w:noProof/>
              </w:rPr>
              <w:fldChar w:fldCharType="end"/>
            </w:r>
          </w:ins>
        </w:p>
        <w:p w:rsidR="00C66F86" w:rsidRDefault="00C66F86" w14:paraId="378F161D" w14:textId="1DEC7644">
          <w:pPr>
            <w:pStyle w:val="Turinys3"/>
            <w:tabs>
              <w:tab w:val="right" w:leader="dot" w:pos="9010"/>
            </w:tabs>
            <w:rPr>
              <w:ins w:author="Jolanta Šinkūnienė" w:date="2026-03-26T20:55:00Z" w:id="72"/>
              <w:rFonts w:eastAsiaTheme="minorEastAsia"/>
              <w:noProof/>
              <w:sz w:val="24"/>
              <w:szCs w:val="24"/>
              <w:lang w:eastAsia="en-GB"/>
            </w:rPr>
          </w:pPr>
          <w:ins w:author="Jolanta Šinkūnienė" w:date="2026-03-26T20:55:00Z" w:id="73">
            <w:r w:rsidRPr="00A21C10">
              <w:rPr>
                <w:rStyle w:val="Hipersaitas"/>
                <w:noProof/>
              </w:rPr>
              <w:fldChar w:fldCharType="begin"/>
            </w:r>
            <w:r w:rsidRPr="00A21C10">
              <w:rPr>
                <w:rStyle w:val="Hipersaitas"/>
                <w:noProof/>
              </w:rPr>
              <w:instrText xml:space="preserve"> </w:instrText>
            </w:r>
            <w:r>
              <w:rPr>
                <w:noProof/>
              </w:rPr>
              <w:instrText>HYPERLINK \l "_Toc225450975"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2.2.1. FAIR principai</w:t>
            </w:r>
            <w:r>
              <w:rPr>
                <w:noProof/>
                <w:webHidden/>
              </w:rPr>
              <w:tab/>
            </w:r>
            <w:r>
              <w:rPr>
                <w:noProof/>
                <w:webHidden/>
              </w:rPr>
              <w:fldChar w:fldCharType="begin"/>
            </w:r>
            <w:r>
              <w:rPr>
                <w:noProof/>
                <w:webHidden/>
              </w:rPr>
              <w:instrText xml:space="preserve"> PAGEREF _Toc225450975 \h </w:instrText>
            </w:r>
          </w:ins>
          <w:r>
            <w:rPr>
              <w:noProof/>
              <w:webHidden/>
            </w:rPr>
          </w:r>
          <w:r>
            <w:rPr>
              <w:noProof/>
              <w:webHidden/>
            </w:rPr>
            <w:fldChar w:fldCharType="separate"/>
          </w:r>
          <w:ins w:author="Jolanta Šinkūnienė" w:date="2026-03-26T20:55:00Z" w:id="74">
            <w:r>
              <w:rPr>
                <w:noProof/>
                <w:webHidden/>
              </w:rPr>
              <w:t>39</w:t>
            </w:r>
            <w:r>
              <w:rPr>
                <w:noProof/>
                <w:webHidden/>
              </w:rPr>
              <w:fldChar w:fldCharType="end"/>
            </w:r>
            <w:r w:rsidRPr="00A21C10">
              <w:rPr>
                <w:rStyle w:val="Hipersaitas"/>
                <w:noProof/>
              </w:rPr>
              <w:fldChar w:fldCharType="end"/>
            </w:r>
          </w:ins>
        </w:p>
        <w:p w:rsidR="00C66F86" w:rsidRDefault="00C66F86" w14:paraId="075033C0" w14:textId="78132FA3">
          <w:pPr>
            <w:pStyle w:val="Turinys3"/>
            <w:tabs>
              <w:tab w:val="right" w:leader="dot" w:pos="9010"/>
            </w:tabs>
            <w:rPr>
              <w:ins w:author="Jolanta Šinkūnienė" w:date="2026-03-26T20:55:00Z" w:id="75"/>
              <w:rFonts w:eastAsiaTheme="minorEastAsia"/>
              <w:noProof/>
              <w:sz w:val="24"/>
              <w:szCs w:val="24"/>
              <w:lang w:eastAsia="en-GB"/>
            </w:rPr>
          </w:pPr>
          <w:ins w:author="Jolanta Šinkūnienė" w:date="2026-03-26T20:55:00Z" w:id="76">
            <w:r w:rsidRPr="00A21C10">
              <w:rPr>
                <w:rStyle w:val="Hipersaitas"/>
                <w:noProof/>
              </w:rPr>
              <w:fldChar w:fldCharType="begin"/>
            </w:r>
            <w:r w:rsidRPr="00A21C10">
              <w:rPr>
                <w:rStyle w:val="Hipersaitas"/>
                <w:noProof/>
              </w:rPr>
              <w:instrText xml:space="preserve"> </w:instrText>
            </w:r>
            <w:r>
              <w:rPr>
                <w:noProof/>
              </w:rPr>
              <w:instrText>HYPERLINK \l "_Toc225450976"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2.2.2. CARE principai duomenims</w:t>
            </w:r>
            <w:r>
              <w:rPr>
                <w:noProof/>
                <w:webHidden/>
              </w:rPr>
              <w:tab/>
            </w:r>
            <w:r>
              <w:rPr>
                <w:noProof/>
                <w:webHidden/>
              </w:rPr>
              <w:fldChar w:fldCharType="begin"/>
            </w:r>
            <w:r>
              <w:rPr>
                <w:noProof/>
                <w:webHidden/>
              </w:rPr>
              <w:instrText xml:space="preserve"> PAGEREF _Toc225450976 \h </w:instrText>
            </w:r>
          </w:ins>
          <w:r>
            <w:rPr>
              <w:noProof/>
              <w:webHidden/>
            </w:rPr>
          </w:r>
          <w:r>
            <w:rPr>
              <w:noProof/>
              <w:webHidden/>
            </w:rPr>
            <w:fldChar w:fldCharType="separate"/>
          </w:r>
          <w:ins w:author="Jolanta Šinkūnienė" w:date="2026-03-26T20:55:00Z" w:id="77">
            <w:r>
              <w:rPr>
                <w:noProof/>
                <w:webHidden/>
              </w:rPr>
              <w:t>44</w:t>
            </w:r>
            <w:r>
              <w:rPr>
                <w:noProof/>
                <w:webHidden/>
              </w:rPr>
              <w:fldChar w:fldCharType="end"/>
            </w:r>
            <w:r w:rsidRPr="00A21C10">
              <w:rPr>
                <w:rStyle w:val="Hipersaitas"/>
                <w:noProof/>
              </w:rPr>
              <w:fldChar w:fldCharType="end"/>
            </w:r>
          </w:ins>
        </w:p>
        <w:p w:rsidR="00C66F86" w:rsidRDefault="00C66F86" w14:paraId="2ADDFEBB" w14:textId="6F11A3E6">
          <w:pPr>
            <w:pStyle w:val="Turinys3"/>
            <w:tabs>
              <w:tab w:val="right" w:leader="dot" w:pos="9010"/>
            </w:tabs>
            <w:rPr>
              <w:ins w:author="Jolanta Šinkūnienė" w:date="2026-03-26T20:55:00Z" w:id="78"/>
              <w:rFonts w:eastAsiaTheme="minorEastAsia"/>
              <w:noProof/>
              <w:sz w:val="24"/>
              <w:szCs w:val="24"/>
              <w:lang w:eastAsia="en-GB"/>
            </w:rPr>
          </w:pPr>
          <w:ins w:author="Jolanta Šinkūnienė" w:date="2026-03-26T20:55:00Z" w:id="79">
            <w:r w:rsidRPr="00A21C10">
              <w:rPr>
                <w:rStyle w:val="Hipersaitas"/>
                <w:noProof/>
              </w:rPr>
              <w:fldChar w:fldCharType="begin"/>
            </w:r>
            <w:r w:rsidRPr="00A21C10">
              <w:rPr>
                <w:rStyle w:val="Hipersaitas"/>
                <w:noProof/>
              </w:rPr>
              <w:instrText xml:space="preserve"> </w:instrText>
            </w:r>
            <w:r>
              <w:rPr>
                <w:noProof/>
              </w:rPr>
              <w:instrText>HYPERLINK \l "_Toc225450977"</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2.2.3. TRUST principai talpykloms</w:t>
            </w:r>
            <w:r>
              <w:rPr>
                <w:noProof/>
                <w:webHidden/>
              </w:rPr>
              <w:tab/>
            </w:r>
            <w:r>
              <w:rPr>
                <w:noProof/>
                <w:webHidden/>
              </w:rPr>
              <w:fldChar w:fldCharType="begin"/>
            </w:r>
            <w:r>
              <w:rPr>
                <w:noProof/>
                <w:webHidden/>
              </w:rPr>
              <w:instrText xml:space="preserve"> PAGEREF _Toc225450977 \h </w:instrText>
            </w:r>
          </w:ins>
          <w:r>
            <w:rPr>
              <w:noProof/>
              <w:webHidden/>
            </w:rPr>
          </w:r>
          <w:r>
            <w:rPr>
              <w:noProof/>
              <w:webHidden/>
            </w:rPr>
            <w:fldChar w:fldCharType="separate"/>
          </w:r>
          <w:ins w:author="Jolanta Šinkūnienė" w:date="2026-03-26T20:55:00Z" w:id="80">
            <w:r>
              <w:rPr>
                <w:noProof/>
                <w:webHidden/>
              </w:rPr>
              <w:t>47</w:t>
            </w:r>
            <w:r>
              <w:rPr>
                <w:noProof/>
                <w:webHidden/>
              </w:rPr>
              <w:fldChar w:fldCharType="end"/>
            </w:r>
            <w:r w:rsidRPr="00A21C10">
              <w:rPr>
                <w:rStyle w:val="Hipersaitas"/>
                <w:noProof/>
              </w:rPr>
              <w:fldChar w:fldCharType="end"/>
            </w:r>
          </w:ins>
        </w:p>
        <w:p w:rsidR="00C66F86" w:rsidRDefault="00C66F86" w14:paraId="21820555" w14:textId="21594CD0">
          <w:pPr>
            <w:pStyle w:val="Turinys3"/>
            <w:tabs>
              <w:tab w:val="right" w:leader="dot" w:pos="9010"/>
            </w:tabs>
            <w:rPr>
              <w:ins w:author="Jolanta Šinkūnienė" w:date="2026-03-26T20:55:00Z" w:id="81"/>
              <w:rFonts w:eastAsiaTheme="minorEastAsia"/>
              <w:noProof/>
              <w:sz w:val="24"/>
              <w:szCs w:val="24"/>
              <w:lang w:eastAsia="en-GB"/>
            </w:rPr>
          </w:pPr>
          <w:ins w:author="Jolanta Šinkūnienė" w:date="2026-03-26T20:55:00Z" w:id="82">
            <w:r w:rsidRPr="00A21C10">
              <w:rPr>
                <w:rStyle w:val="Hipersaitas"/>
                <w:noProof/>
              </w:rPr>
              <w:fldChar w:fldCharType="begin"/>
            </w:r>
            <w:r w:rsidRPr="00A21C10">
              <w:rPr>
                <w:rStyle w:val="Hipersaitas"/>
                <w:noProof/>
              </w:rPr>
              <w:instrText xml:space="preserve"> </w:instrText>
            </w:r>
            <w:r>
              <w:rPr>
                <w:noProof/>
              </w:rPr>
              <w:instrText>HYPERLINK \l "_Toc225450978"</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2.2.4. Apibendrinimas</w:t>
            </w:r>
            <w:r>
              <w:rPr>
                <w:noProof/>
                <w:webHidden/>
              </w:rPr>
              <w:tab/>
            </w:r>
            <w:r>
              <w:rPr>
                <w:noProof/>
                <w:webHidden/>
              </w:rPr>
              <w:fldChar w:fldCharType="begin"/>
            </w:r>
            <w:r>
              <w:rPr>
                <w:noProof/>
                <w:webHidden/>
              </w:rPr>
              <w:instrText xml:space="preserve"> PAGEREF _Toc225450978 \h </w:instrText>
            </w:r>
          </w:ins>
          <w:r>
            <w:rPr>
              <w:noProof/>
              <w:webHidden/>
            </w:rPr>
          </w:r>
          <w:r>
            <w:rPr>
              <w:noProof/>
              <w:webHidden/>
            </w:rPr>
            <w:fldChar w:fldCharType="separate"/>
          </w:r>
          <w:ins w:author="Jolanta Šinkūnienė" w:date="2026-03-26T20:55:00Z" w:id="83">
            <w:r>
              <w:rPr>
                <w:noProof/>
                <w:webHidden/>
              </w:rPr>
              <w:t>49</w:t>
            </w:r>
            <w:r>
              <w:rPr>
                <w:noProof/>
                <w:webHidden/>
              </w:rPr>
              <w:fldChar w:fldCharType="end"/>
            </w:r>
            <w:r w:rsidRPr="00A21C10">
              <w:rPr>
                <w:rStyle w:val="Hipersaitas"/>
                <w:noProof/>
              </w:rPr>
              <w:fldChar w:fldCharType="end"/>
            </w:r>
          </w:ins>
        </w:p>
        <w:p w:rsidR="00C66F86" w:rsidRDefault="00C66F86" w14:paraId="1413469A" w14:textId="35606B73">
          <w:pPr>
            <w:pStyle w:val="Turinys2"/>
            <w:tabs>
              <w:tab w:val="right" w:leader="dot" w:pos="9010"/>
            </w:tabs>
            <w:rPr>
              <w:ins w:author="Jolanta Šinkūnienė" w:date="2026-03-26T20:55:00Z" w:id="84"/>
              <w:rFonts w:eastAsiaTheme="minorEastAsia"/>
              <w:b w:val="0"/>
              <w:bCs w:val="0"/>
              <w:noProof/>
              <w:sz w:val="24"/>
              <w:szCs w:val="24"/>
              <w:lang w:eastAsia="en-GB"/>
            </w:rPr>
          </w:pPr>
          <w:ins w:author="Jolanta Šinkūnienė" w:date="2026-03-26T20:55:00Z" w:id="85">
            <w:r w:rsidRPr="00A21C10">
              <w:rPr>
                <w:rStyle w:val="Hipersaitas"/>
                <w:noProof/>
              </w:rPr>
              <w:fldChar w:fldCharType="begin"/>
            </w:r>
            <w:r w:rsidRPr="00A21C10">
              <w:rPr>
                <w:rStyle w:val="Hipersaitas"/>
                <w:noProof/>
              </w:rPr>
              <w:instrText xml:space="preserve"> </w:instrText>
            </w:r>
            <w:r>
              <w:rPr>
                <w:noProof/>
              </w:rPr>
              <w:instrText>HYPERLINK \l "_Toc225450979"</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2.3. Mokslinių duomenų tipai ir standartai, sąveikumas, valdysena ir tvarkysena, duomenų saugyklos</w:t>
            </w:r>
            <w:r>
              <w:rPr>
                <w:noProof/>
                <w:webHidden/>
              </w:rPr>
              <w:tab/>
            </w:r>
            <w:r>
              <w:rPr>
                <w:noProof/>
                <w:webHidden/>
              </w:rPr>
              <w:fldChar w:fldCharType="begin"/>
            </w:r>
            <w:r>
              <w:rPr>
                <w:noProof/>
                <w:webHidden/>
              </w:rPr>
              <w:instrText xml:space="preserve"> PAGEREF _Toc225450979 \h </w:instrText>
            </w:r>
          </w:ins>
          <w:r>
            <w:rPr>
              <w:noProof/>
              <w:webHidden/>
            </w:rPr>
          </w:r>
          <w:r>
            <w:rPr>
              <w:noProof/>
              <w:webHidden/>
            </w:rPr>
            <w:fldChar w:fldCharType="separate"/>
          </w:r>
          <w:ins w:author="Jolanta Šinkūnienė" w:date="2026-03-26T20:55:00Z" w:id="86">
            <w:r>
              <w:rPr>
                <w:noProof/>
                <w:webHidden/>
              </w:rPr>
              <w:t>50</w:t>
            </w:r>
            <w:r>
              <w:rPr>
                <w:noProof/>
                <w:webHidden/>
              </w:rPr>
              <w:fldChar w:fldCharType="end"/>
            </w:r>
            <w:r w:rsidRPr="00A21C10">
              <w:rPr>
                <w:rStyle w:val="Hipersaitas"/>
                <w:noProof/>
              </w:rPr>
              <w:fldChar w:fldCharType="end"/>
            </w:r>
          </w:ins>
        </w:p>
        <w:p w:rsidR="00C66F86" w:rsidRDefault="00C66F86" w14:paraId="428848AE" w14:textId="4095C678">
          <w:pPr>
            <w:pStyle w:val="Turinys3"/>
            <w:tabs>
              <w:tab w:val="right" w:leader="dot" w:pos="9010"/>
            </w:tabs>
            <w:rPr>
              <w:ins w:author="Jolanta Šinkūnienė" w:date="2026-03-26T20:55:00Z" w:id="87"/>
              <w:rFonts w:eastAsiaTheme="minorEastAsia"/>
              <w:noProof/>
              <w:sz w:val="24"/>
              <w:szCs w:val="24"/>
              <w:lang w:eastAsia="en-GB"/>
            </w:rPr>
          </w:pPr>
          <w:ins w:author="Jolanta Šinkūnienė" w:date="2026-03-26T20:55:00Z" w:id="88">
            <w:r w:rsidRPr="00A21C10">
              <w:rPr>
                <w:rStyle w:val="Hipersaitas"/>
                <w:noProof/>
              </w:rPr>
              <w:fldChar w:fldCharType="begin"/>
            </w:r>
            <w:r w:rsidRPr="00A21C10">
              <w:rPr>
                <w:rStyle w:val="Hipersaitas"/>
                <w:noProof/>
              </w:rPr>
              <w:instrText xml:space="preserve"> </w:instrText>
            </w:r>
            <w:r>
              <w:rPr>
                <w:noProof/>
              </w:rPr>
              <w:instrText>HYPERLINK \l "_Toc225450980"</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w:t>
            </w:r>
            <w:r w:rsidRPr="00A21C10">
              <w:rPr>
                <w:rStyle w:val="Hipersaitas"/>
                <w:noProof/>
                <w:lang w:val="en-US" w:bidi="hi-IN"/>
              </w:rPr>
              <w:t>3</w:t>
            </w:r>
            <w:r w:rsidRPr="00A21C10">
              <w:rPr>
                <w:rStyle w:val="Hipersaitas"/>
                <w:noProof/>
                <w:lang w:bidi="hi-IN"/>
              </w:rPr>
              <w:t>.1. Mokslinių duomenų tipai ir standartai</w:t>
            </w:r>
            <w:r>
              <w:rPr>
                <w:noProof/>
                <w:webHidden/>
              </w:rPr>
              <w:tab/>
            </w:r>
            <w:r>
              <w:rPr>
                <w:noProof/>
                <w:webHidden/>
              </w:rPr>
              <w:fldChar w:fldCharType="begin"/>
            </w:r>
            <w:r>
              <w:rPr>
                <w:noProof/>
                <w:webHidden/>
              </w:rPr>
              <w:instrText xml:space="preserve"> PAGEREF _Toc225450980 \h </w:instrText>
            </w:r>
          </w:ins>
          <w:r>
            <w:rPr>
              <w:noProof/>
              <w:webHidden/>
            </w:rPr>
          </w:r>
          <w:r>
            <w:rPr>
              <w:noProof/>
              <w:webHidden/>
            </w:rPr>
            <w:fldChar w:fldCharType="separate"/>
          </w:r>
          <w:ins w:author="Jolanta Šinkūnienė" w:date="2026-03-26T20:55:00Z" w:id="89">
            <w:r>
              <w:rPr>
                <w:noProof/>
                <w:webHidden/>
              </w:rPr>
              <w:t>50</w:t>
            </w:r>
            <w:r>
              <w:rPr>
                <w:noProof/>
                <w:webHidden/>
              </w:rPr>
              <w:fldChar w:fldCharType="end"/>
            </w:r>
            <w:r w:rsidRPr="00A21C10">
              <w:rPr>
                <w:rStyle w:val="Hipersaitas"/>
                <w:noProof/>
              </w:rPr>
              <w:fldChar w:fldCharType="end"/>
            </w:r>
          </w:ins>
        </w:p>
        <w:p w:rsidR="00C66F86" w:rsidRDefault="00C66F86" w14:paraId="015900AC" w14:textId="4D22F6B5">
          <w:pPr>
            <w:pStyle w:val="Turinys3"/>
            <w:tabs>
              <w:tab w:val="right" w:leader="dot" w:pos="9010"/>
            </w:tabs>
            <w:rPr>
              <w:ins w:author="Jolanta Šinkūnienė" w:date="2026-03-26T20:55:00Z" w:id="90"/>
              <w:rFonts w:eastAsiaTheme="minorEastAsia"/>
              <w:noProof/>
              <w:sz w:val="24"/>
              <w:szCs w:val="24"/>
              <w:lang w:eastAsia="en-GB"/>
            </w:rPr>
          </w:pPr>
          <w:ins w:author="Jolanta Šinkūnienė" w:date="2026-03-26T20:55:00Z" w:id="91">
            <w:r w:rsidRPr="00A21C10">
              <w:rPr>
                <w:rStyle w:val="Hipersaitas"/>
                <w:noProof/>
              </w:rPr>
              <w:fldChar w:fldCharType="begin"/>
            </w:r>
            <w:r w:rsidRPr="00A21C10">
              <w:rPr>
                <w:rStyle w:val="Hipersaitas"/>
                <w:noProof/>
              </w:rPr>
              <w:instrText xml:space="preserve"> </w:instrText>
            </w:r>
            <w:r>
              <w:rPr>
                <w:noProof/>
              </w:rPr>
              <w:instrText>HYPERLINK \l "_Toc225450981"</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2.3.</w:t>
            </w:r>
            <w:r w:rsidRPr="00A21C10">
              <w:rPr>
                <w:rStyle w:val="Hipersaitas"/>
                <w:noProof/>
                <w:lang w:val="en-US" w:bidi="hi-IN"/>
              </w:rPr>
              <w:t>2</w:t>
            </w:r>
            <w:r w:rsidRPr="00A21C10">
              <w:rPr>
                <w:rStyle w:val="Hipersaitas"/>
                <w:noProof/>
                <w:lang w:bidi="hi-IN"/>
              </w:rPr>
              <w:t>. Mokslinių tyrimų duomenų ir sistemų semantinis, organizacinis, teisinis ir techninis sąveikumas</w:t>
            </w:r>
            <w:r>
              <w:rPr>
                <w:noProof/>
                <w:webHidden/>
              </w:rPr>
              <w:tab/>
            </w:r>
            <w:r>
              <w:rPr>
                <w:noProof/>
                <w:webHidden/>
              </w:rPr>
              <w:fldChar w:fldCharType="begin"/>
            </w:r>
            <w:r>
              <w:rPr>
                <w:noProof/>
                <w:webHidden/>
              </w:rPr>
              <w:instrText xml:space="preserve"> PAGEREF _Toc225450981 \h </w:instrText>
            </w:r>
          </w:ins>
          <w:r>
            <w:rPr>
              <w:noProof/>
              <w:webHidden/>
            </w:rPr>
          </w:r>
          <w:r>
            <w:rPr>
              <w:noProof/>
              <w:webHidden/>
            </w:rPr>
            <w:fldChar w:fldCharType="separate"/>
          </w:r>
          <w:ins w:author="Jolanta Šinkūnienė" w:date="2026-03-26T20:55:00Z" w:id="92">
            <w:r>
              <w:rPr>
                <w:noProof/>
                <w:webHidden/>
              </w:rPr>
              <w:t>54</w:t>
            </w:r>
            <w:r>
              <w:rPr>
                <w:noProof/>
                <w:webHidden/>
              </w:rPr>
              <w:fldChar w:fldCharType="end"/>
            </w:r>
            <w:r w:rsidRPr="00A21C10">
              <w:rPr>
                <w:rStyle w:val="Hipersaitas"/>
                <w:noProof/>
              </w:rPr>
              <w:fldChar w:fldCharType="end"/>
            </w:r>
          </w:ins>
        </w:p>
        <w:p w:rsidR="00C66F86" w:rsidRDefault="00C66F86" w14:paraId="4E7B8892" w14:textId="6D41159E">
          <w:pPr>
            <w:pStyle w:val="Turinys3"/>
            <w:tabs>
              <w:tab w:val="right" w:leader="dot" w:pos="9010"/>
            </w:tabs>
            <w:rPr>
              <w:ins w:author="Jolanta Šinkūnienė" w:date="2026-03-26T20:55:00Z" w:id="93"/>
              <w:rFonts w:eastAsiaTheme="minorEastAsia"/>
              <w:noProof/>
              <w:sz w:val="24"/>
              <w:szCs w:val="24"/>
              <w:lang w:eastAsia="en-GB"/>
            </w:rPr>
          </w:pPr>
          <w:ins w:author="Jolanta Šinkūnienė" w:date="2026-03-26T20:55:00Z" w:id="94">
            <w:r w:rsidRPr="00A21C10">
              <w:rPr>
                <w:rStyle w:val="Hipersaitas"/>
                <w:noProof/>
              </w:rPr>
              <w:fldChar w:fldCharType="begin"/>
            </w:r>
            <w:r w:rsidRPr="00A21C10">
              <w:rPr>
                <w:rStyle w:val="Hipersaitas"/>
                <w:noProof/>
              </w:rPr>
              <w:instrText xml:space="preserve"> </w:instrText>
            </w:r>
            <w:r>
              <w:rPr>
                <w:noProof/>
              </w:rPr>
              <w:instrText>HYPERLINK \l "_Toc225450982"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val="en-US" w:bidi="hi-IN"/>
              </w:rPr>
              <w:t>2.</w:t>
            </w:r>
            <w:r w:rsidRPr="00A21C10">
              <w:rPr>
                <w:rStyle w:val="Hipersaitas"/>
                <w:noProof/>
                <w:lang w:bidi="hi-IN"/>
              </w:rPr>
              <w:t>3.3. Mokslinių tyrimų duomenų saugyklos – patikimumas, sąveikumas ir Lietuvos AP saugyklų situacijos analizė</w:t>
            </w:r>
            <w:r>
              <w:rPr>
                <w:noProof/>
                <w:webHidden/>
              </w:rPr>
              <w:tab/>
            </w:r>
            <w:r>
              <w:rPr>
                <w:noProof/>
                <w:webHidden/>
              </w:rPr>
              <w:fldChar w:fldCharType="begin"/>
            </w:r>
            <w:r>
              <w:rPr>
                <w:noProof/>
                <w:webHidden/>
              </w:rPr>
              <w:instrText xml:space="preserve"> PAGEREF _Toc225450982 \h </w:instrText>
            </w:r>
          </w:ins>
          <w:r>
            <w:rPr>
              <w:noProof/>
              <w:webHidden/>
            </w:rPr>
          </w:r>
          <w:r>
            <w:rPr>
              <w:noProof/>
              <w:webHidden/>
            </w:rPr>
            <w:fldChar w:fldCharType="separate"/>
          </w:r>
          <w:ins w:author="Jolanta Šinkūnienė" w:date="2026-03-26T20:55:00Z" w:id="95">
            <w:r>
              <w:rPr>
                <w:noProof/>
                <w:webHidden/>
              </w:rPr>
              <w:t>64</w:t>
            </w:r>
            <w:r>
              <w:rPr>
                <w:noProof/>
                <w:webHidden/>
              </w:rPr>
              <w:fldChar w:fldCharType="end"/>
            </w:r>
            <w:r w:rsidRPr="00A21C10">
              <w:rPr>
                <w:rStyle w:val="Hipersaitas"/>
                <w:noProof/>
              </w:rPr>
              <w:fldChar w:fldCharType="end"/>
            </w:r>
          </w:ins>
        </w:p>
        <w:p w:rsidR="00C66F86" w:rsidRDefault="00C66F86" w14:paraId="74332AD2" w14:textId="13B814A2">
          <w:pPr>
            <w:pStyle w:val="Turinys3"/>
            <w:tabs>
              <w:tab w:val="right" w:leader="dot" w:pos="9010"/>
            </w:tabs>
            <w:rPr>
              <w:ins w:author="Jolanta Šinkūnienė" w:date="2026-03-26T20:55:00Z" w:id="96"/>
              <w:rFonts w:eastAsiaTheme="minorEastAsia"/>
              <w:noProof/>
              <w:sz w:val="24"/>
              <w:szCs w:val="24"/>
              <w:lang w:eastAsia="en-GB"/>
            </w:rPr>
          </w:pPr>
          <w:ins w:author="Jolanta Šinkūnienė" w:date="2026-03-26T20:55:00Z" w:id="97">
            <w:r w:rsidRPr="00A21C10">
              <w:rPr>
                <w:rStyle w:val="Hipersaitas"/>
                <w:noProof/>
              </w:rPr>
              <w:fldChar w:fldCharType="begin"/>
            </w:r>
            <w:r w:rsidRPr="00A21C10">
              <w:rPr>
                <w:rStyle w:val="Hipersaitas"/>
                <w:noProof/>
              </w:rPr>
              <w:instrText xml:space="preserve"> </w:instrText>
            </w:r>
            <w:r>
              <w:rPr>
                <w:noProof/>
              </w:rPr>
              <w:instrText>HYPERLINK \l "_Toc225450983"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2.3.4. Apibendrinimas</w:t>
            </w:r>
            <w:r>
              <w:rPr>
                <w:noProof/>
                <w:webHidden/>
              </w:rPr>
              <w:tab/>
            </w:r>
            <w:r>
              <w:rPr>
                <w:noProof/>
                <w:webHidden/>
              </w:rPr>
              <w:fldChar w:fldCharType="begin"/>
            </w:r>
            <w:r>
              <w:rPr>
                <w:noProof/>
                <w:webHidden/>
              </w:rPr>
              <w:instrText xml:space="preserve"> PAGEREF _Toc225450983 \h </w:instrText>
            </w:r>
          </w:ins>
          <w:r>
            <w:rPr>
              <w:noProof/>
              <w:webHidden/>
            </w:rPr>
          </w:r>
          <w:r>
            <w:rPr>
              <w:noProof/>
              <w:webHidden/>
            </w:rPr>
            <w:fldChar w:fldCharType="separate"/>
          </w:r>
          <w:ins w:author="Jolanta Šinkūnienė" w:date="2026-03-26T20:55:00Z" w:id="98">
            <w:r>
              <w:rPr>
                <w:noProof/>
                <w:webHidden/>
              </w:rPr>
              <w:t>69</w:t>
            </w:r>
            <w:r>
              <w:rPr>
                <w:noProof/>
                <w:webHidden/>
              </w:rPr>
              <w:fldChar w:fldCharType="end"/>
            </w:r>
            <w:r w:rsidRPr="00A21C10">
              <w:rPr>
                <w:rStyle w:val="Hipersaitas"/>
                <w:noProof/>
              </w:rPr>
              <w:fldChar w:fldCharType="end"/>
            </w:r>
          </w:ins>
        </w:p>
        <w:p w:rsidR="00C66F86" w:rsidRDefault="00C66F86" w14:paraId="69FEA12A" w14:textId="738DAE29">
          <w:pPr>
            <w:pStyle w:val="Turinys2"/>
            <w:tabs>
              <w:tab w:val="right" w:leader="dot" w:pos="9010"/>
            </w:tabs>
            <w:rPr>
              <w:ins w:author="Jolanta Šinkūnienė" w:date="2026-03-26T20:55:00Z" w:id="99"/>
              <w:rFonts w:eastAsiaTheme="minorEastAsia"/>
              <w:b w:val="0"/>
              <w:bCs w:val="0"/>
              <w:noProof/>
              <w:sz w:val="24"/>
              <w:szCs w:val="24"/>
              <w:lang w:eastAsia="en-GB"/>
            </w:rPr>
          </w:pPr>
          <w:ins w:author="Jolanta Šinkūnienė" w:date="2026-03-26T20:55:00Z" w:id="100">
            <w:r w:rsidRPr="00A21C10">
              <w:rPr>
                <w:rStyle w:val="Hipersaitas"/>
                <w:noProof/>
              </w:rPr>
              <w:fldChar w:fldCharType="begin"/>
            </w:r>
            <w:r w:rsidRPr="00A21C10">
              <w:rPr>
                <w:rStyle w:val="Hipersaitas"/>
                <w:noProof/>
              </w:rPr>
              <w:instrText xml:space="preserve"> </w:instrText>
            </w:r>
            <w:r>
              <w:rPr>
                <w:noProof/>
              </w:rPr>
              <w:instrText>HYPERLINK \l "_Toc225450984"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2.4. Įvairių Europos šalių mokslinių tyrimų duomenų infrastruktūros ir valdysenos modeliai</w:t>
            </w:r>
            <w:r>
              <w:rPr>
                <w:noProof/>
                <w:webHidden/>
              </w:rPr>
              <w:tab/>
            </w:r>
            <w:r>
              <w:rPr>
                <w:noProof/>
                <w:webHidden/>
              </w:rPr>
              <w:fldChar w:fldCharType="begin"/>
            </w:r>
            <w:r>
              <w:rPr>
                <w:noProof/>
                <w:webHidden/>
              </w:rPr>
              <w:instrText xml:space="preserve"> PAGEREF _Toc225450984 \h </w:instrText>
            </w:r>
          </w:ins>
          <w:r>
            <w:rPr>
              <w:noProof/>
              <w:webHidden/>
            </w:rPr>
          </w:r>
          <w:r>
            <w:rPr>
              <w:noProof/>
              <w:webHidden/>
            </w:rPr>
            <w:fldChar w:fldCharType="separate"/>
          </w:r>
          <w:ins w:author="Jolanta Šinkūnienė" w:date="2026-03-26T20:55:00Z" w:id="101">
            <w:r>
              <w:rPr>
                <w:noProof/>
                <w:webHidden/>
              </w:rPr>
              <w:t>69</w:t>
            </w:r>
            <w:r>
              <w:rPr>
                <w:noProof/>
                <w:webHidden/>
              </w:rPr>
              <w:fldChar w:fldCharType="end"/>
            </w:r>
            <w:r w:rsidRPr="00A21C10">
              <w:rPr>
                <w:rStyle w:val="Hipersaitas"/>
                <w:noProof/>
              </w:rPr>
              <w:fldChar w:fldCharType="end"/>
            </w:r>
          </w:ins>
        </w:p>
        <w:p w:rsidR="00C66F86" w:rsidRDefault="00C66F86" w14:paraId="6879B13B" w14:textId="74419DF5">
          <w:pPr>
            <w:pStyle w:val="Turinys3"/>
            <w:tabs>
              <w:tab w:val="right" w:leader="dot" w:pos="9010"/>
            </w:tabs>
            <w:rPr>
              <w:ins w:author="Jolanta Šinkūnienė" w:date="2026-03-26T20:55:00Z" w:id="102"/>
              <w:rFonts w:eastAsiaTheme="minorEastAsia"/>
              <w:noProof/>
              <w:sz w:val="24"/>
              <w:szCs w:val="24"/>
              <w:lang w:eastAsia="en-GB"/>
            </w:rPr>
          </w:pPr>
          <w:ins w:author="Jolanta Šinkūnienė" w:date="2026-03-26T20:55:00Z" w:id="103">
            <w:r w:rsidRPr="00A21C10">
              <w:rPr>
                <w:rStyle w:val="Hipersaitas"/>
                <w:noProof/>
              </w:rPr>
              <w:fldChar w:fldCharType="begin"/>
            </w:r>
            <w:r w:rsidRPr="00A21C10">
              <w:rPr>
                <w:rStyle w:val="Hipersaitas"/>
                <w:noProof/>
              </w:rPr>
              <w:instrText xml:space="preserve"> </w:instrText>
            </w:r>
            <w:r>
              <w:rPr>
                <w:noProof/>
              </w:rPr>
              <w:instrText>HYPERLINK \l "_Toc225450985"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2.4.1. Airija</w:t>
            </w:r>
            <w:r>
              <w:rPr>
                <w:noProof/>
                <w:webHidden/>
              </w:rPr>
              <w:tab/>
            </w:r>
            <w:r>
              <w:rPr>
                <w:noProof/>
                <w:webHidden/>
              </w:rPr>
              <w:fldChar w:fldCharType="begin"/>
            </w:r>
            <w:r>
              <w:rPr>
                <w:noProof/>
                <w:webHidden/>
              </w:rPr>
              <w:instrText xml:space="preserve"> PAGEREF _Toc225450985 \h </w:instrText>
            </w:r>
          </w:ins>
          <w:r>
            <w:rPr>
              <w:noProof/>
              <w:webHidden/>
            </w:rPr>
          </w:r>
          <w:r>
            <w:rPr>
              <w:noProof/>
              <w:webHidden/>
            </w:rPr>
            <w:fldChar w:fldCharType="separate"/>
          </w:r>
          <w:ins w:author="Jolanta Šinkūnienė" w:date="2026-03-26T20:55:00Z" w:id="104">
            <w:r>
              <w:rPr>
                <w:noProof/>
                <w:webHidden/>
              </w:rPr>
              <w:t>69</w:t>
            </w:r>
            <w:r>
              <w:rPr>
                <w:noProof/>
                <w:webHidden/>
              </w:rPr>
              <w:fldChar w:fldCharType="end"/>
            </w:r>
            <w:r w:rsidRPr="00A21C10">
              <w:rPr>
                <w:rStyle w:val="Hipersaitas"/>
                <w:noProof/>
              </w:rPr>
              <w:fldChar w:fldCharType="end"/>
            </w:r>
          </w:ins>
        </w:p>
        <w:p w:rsidR="00C66F86" w:rsidRDefault="00C66F86" w14:paraId="1F9110A2" w14:textId="32B23648">
          <w:pPr>
            <w:pStyle w:val="Turinys3"/>
            <w:tabs>
              <w:tab w:val="right" w:leader="dot" w:pos="9010"/>
            </w:tabs>
            <w:rPr>
              <w:ins w:author="Jolanta Šinkūnienė" w:date="2026-03-26T20:55:00Z" w:id="105"/>
              <w:rFonts w:eastAsiaTheme="minorEastAsia"/>
              <w:noProof/>
              <w:sz w:val="24"/>
              <w:szCs w:val="24"/>
              <w:lang w:eastAsia="en-GB"/>
            </w:rPr>
          </w:pPr>
          <w:ins w:author="Jolanta Šinkūnienė" w:date="2026-03-26T20:55:00Z" w:id="106">
            <w:r w:rsidRPr="00A21C10">
              <w:rPr>
                <w:rStyle w:val="Hipersaitas"/>
                <w:noProof/>
              </w:rPr>
              <w:fldChar w:fldCharType="begin"/>
            </w:r>
            <w:r w:rsidRPr="00A21C10">
              <w:rPr>
                <w:rStyle w:val="Hipersaitas"/>
                <w:noProof/>
              </w:rPr>
              <w:instrText xml:space="preserve"> </w:instrText>
            </w:r>
            <w:r>
              <w:rPr>
                <w:noProof/>
              </w:rPr>
              <w:instrText>HYPERLINK \l "_Toc225450986"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rFonts w:eastAsia="Times New Roman"/>
                <w:noProof/>
                <w:lang w:bidi="hi-IN"/>
              </w:rPr>
              <w:t>2.4.2.  Austrija</w:t>
            </w:r>
            <w:r>
              <w:rPr>
                <w:noProof/>
                <w:webHidden/>
              </w:rPr>
              <w:tab/>
            </w:r>
            <w:r>
              <w:rPr>
                <w:noProof/>
                <w:webHidden/>
              </w:rPr>
              <w:fldChar w:fldCharType="begin"/>
            </w:r>
            <w:r>
              <w:rPr>
                <w:noProof/>
                <w:webHidden/>
              </w:rPr>
              <w:instrText xml:space="preserve"> PAGEREF _Toc225450986 \h </w:instrText>
            </w:r>
          </w:ins>
          <w:r>
            <w:rPr>
              <w:noProof/>
              <w:webHidden/>
            </w:rPr>
          </w:r>
          <w:r>
            <w:rPr>
              <w:noProof/>
              <w:webHidden/>
            </w:rPr>
            <w:fldChar w:fldCharType="separate"/>
          </w:r>
          <w:ins w:author="Jolanta Šinkūnienė" w:date="2026-03-26T20:55:00Z" w:id="107">
            <w:r>
              <w:rPr>
                <w:noProof/>
                <w:webHidden/>
              </w:rPr>
              <w:t>70</w:t>
            </w:r>
            <w:r>
              <w:rPr>
                <w:noProof/>
                <w:webHidden/>
              </w:rPr>
              <w:fldChar w:fldCharType="end"/>
            </w:r>
            <w:r w:rsidRPr="00A21C10">
              <w:rPr>
                <w:rStyle w:val="Hipersaitas"/>
                <w:noProof/>
              </w:rPr>
              <w:fldChar w:fldCharType="end"/>
            </w:r>
          </w:ins>
        </w:p>
        <w:p w:rsidR="00C66F86" w:rsidRDefault="00C66F86" w14:paraId="1B37D56B" w14:textId="1B579EC0">
          <w:pPr>
            <w:pStyle w:val="Turinys3"/>
            <w:tabs>
              <w:tab w:val="right" w:leader="dot" w:pos="9010"/>
            </w:tabs>
            <w:rPr>
              <w:ins w:author="Jolanta Šinkūnienė" w:date="2026-03-26T20:55:00Z" w:id="108"/>
              <w:rFonts w:eastAsiaTheme="minorEastAsia"/>
              <w:noProof/>
              <w:sz w:val="24"/>
              <w:szCs w:val="24"/>
              <w:lang w:eastAsia="en-GB"/>
            </w:rPr>
          </w:pPr>
          <w:ins w:author="Jolanta Šinkūnienė" w:date="2026-03-26T20:55:00Z" w:id="109">
            <w:r w:rsidRPr="00A21C10">
              <w:rPr>
                <w:rStyle w:val="Hipersaitas"/>
                <w:noProof/>
              </w:rPr>
              <w:fldChar w:fldCharType="begin"/>
            </w:r>
            <w:r w:rsidRPr="00A21C10">
              <w:rPr>
                <w:rStyle w:val="Hipersaitas"/>
                <w:noProof/>
              </w:rPr>
              <w:instrText xml:space="preserve"> </w:instrText>
            </w:r>
            <w:r>
              <w:rPr>
                <w:noProof/>
              </w:rPr>
              <w:instrText>HYPERLINK \l "_Toc225450987"</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2.4.3. Čekija</w:t>
            </w:r>
            <w:r>
              <w:rPr>
                <w:noProof/>
                <w:webHidden/>
              </w:rPr>
              <w:tab/>
            </w:r>
            <w:r>
              <w:rPr>
                <w:noProof/>
                <w:webHidden/>
              </w:rPr>
              <w:fldChar w:fldCharType="begin"/>
            </w:r>
            <w:r>
              <w:rPr>
                <w:noProof/>
                <w:webHidden/>
              </w:rPr>
              <w:instrText xml:space="preserve"> PAGEREF _Toc225450987 \h </w:instrText>
            </w:r>
          </w:ins>
          <w:r>
            <w:rPr>
              <w:noProof/>
              <w:webHidden/>
            </w:rPr>
          </w:r>
          <w:r>
            <w:rPr>
              <w:noProof/>
              <w:webHidden/>
            </w:rPr>
            <w:fldChar w:fldCharType="separate"/>
          </w:r>
          <w:ins w:author="Jolanta Šinkūnienė" w:date="2026-03-26T20:55:00Z" w:id="110">
            <w:r>
              <w:rPr>
                <w:noProof/>
                <w:webHidden/>
              </w:rPr>
              <w:t>70</w:t>
            </w:r>
            <w:r>
              <w:rPr>
                <w:noProof/>
                <w:webHidden/>
              </w:rPr>
              <w:fldChar w:fldCharType="end"/>
            </w:r>
            <w:r w:rsidRPr="00A21C10">
              <w:rPr>
                <w:rStyle w:val="Hipersaitas"/>
                <w:noProof/>
              </w:rPr>
              <w:fldChar w:fldCharType="end"/>
            </w:r>
          </w:ins>
        </w:p>
        <w:p w:rsidR="00C66F86" w:rsidRDefault="00C66F86" w14:paraId="4803370C" w14:textId="39727AA7">
          <w:pPr>
            <w:pStyle w:val="Turinys3"/>
            <w:tabs>
              <w:tab w:val="right" w:leader="dot" w:pos="9010"/>
            </w:tabs>
            <w:rPr>
              <w:ins w:author="Jolanta Šinkūnienė" w:date="2026-03-26T20:55:00Z" w:id="111"/>
              <w:rFonts w:eastAsiaTheme="minorEastAsia"/>
              <w:noProof/>
              <w:sz w:val="24"/>
              <w:szCs w:val="24"/>
              <w:lang w:eastAsia="en-GB"/>
            </w:rPr>
          </w:pPr>
          <w:ins w:author="Jolanta Šinkūnienė" w:date="2026-03-26T20:55:00Z" w:id="112">
            <w:r w:rsidRPr="00A21C10">
              <w:rPr>
                <w:rStyle w:val="Hipersaitas"/>
                <w:noProof/>
              </w:rPr>
              <w:fldChar w:fldCharType="begin"/>
            </w:r>
            <w:r w:rsidRPr="00A21C10">
              <w:rPr>
                <w:rStyle w:val="Hipersaitas"/>
                <w:noProof/>
              </w:rPr>
              <w:instrText xml:space="preserve"> </w:instrText>
            </w:r>
            <w:r>
              <w:rPr>
                <w:noProof/>
              </w:rPr>
              <w:instrText>HYPERLINK \l "_Toc225450988"</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2.4.4. Danija</w:t>
            </w:r>
            <w:r>
              <w:rPr>
                <w:noProof/>
                <w:webHidden/>
              </w:rPr>
              <w:tab/>
            </w:r>
            <w:r>
              <w:rPr>
                <w:noProof/>
                <w:webHidden/>
              </w:rPr>
              <w:fldChar w:fldCharType="begin"/>
            </w:r>
            <w:r>
              <w:rPr>
                <w:noProof/>
                <w:webHidden/>
              </w:rPr>
              <w:instrText xml:space="preserve"> PAGEREF _Toc225450988 \h </w:instrText>
            </w:r>
          </w:ins>
          <w:r>
            <w:rPr>
              <w:noProof/>
              <w:webHidden/>
            </w:rPr>
          </w:r>
          <w:r>
            <w:rPr>
              <w:noProof/>
              <w:webHidden/>
            </w:rPr>
            <w:fldChar w:fldCharType="separate"/>
          </w:r>
          <w:ins w:author="Jolanta Šinkūnienė" w:date="2026-03-26T20:55:00Z" w:id="113">
            <w:r>
              <w:rPr>
                <w:noProof/>
                <w:webHidden/>
              </w:rPr>
              <w:t>71</w:t>
            </w:r>
            <w:r>
              <w:rPr>
                <w:noProof/>
                <w:webHidden/>
              </w:rPr>
              <w:fldChar w:fldCharType="end"/>
            </w:r>
            <w:r w:rsidRPr="00A21C10">
              <w:rPr>
                <w:rStyle w:val="Hipersaitas"/>
                <w:noProof/>
              </w:rPr>
              <w:fldChar w:fldCharType="end"/>
            </w:r>
          </w:ins>
        </w:p>
        <w:p w:rsidR="00C66F86" w:rsidRDefault="00C66F86" w14:paraId="3E63A4A5" w14:textId="370F7E12">
          <w:pPr>
            <w:pStyle w:val="Turinys3"/>
            <w:tabs>
              <w:tab w:val="right" w:leader="dot" w:pos="9010"/>
            </w:tabs>
            <w:rPr>
              <w:ins w:author="Jolanta Šinkūnienė" w:date="2026-03-26T20:55:00Z" w:id="114"/>
              <w:rFonts w:eastAsiaTheme="minorEastAsia"/>
              <w:noProof/>
              <w:sz w:val="24"/>
              <w:szCs w:val="24"/>
              <w:lang w:eastAsia="en-GB"/>
            </w:rPr>
          </w:pPr>
          <w:ins w:author="Jolanta Šinkūnienė" w:date="2026-03-26T20:55:00Z" w:id="115">
            <w:r w:rsidRPr="00A21C10">
              <w:rPr>
                <w:rStyle w:val="Hipersaitas"/>
                <w:noProof/>
              </w:rPr>
              <w:fldChar w:fldCharType="begin"/>
            </w:r>
            <w:r w:rsidRPr="00A21C10">
              <w:rPr>
                <w:rStyle w:val="Hipersaitas"/>
                <w:noProof/>
              </w:rPr>
              <w:instrText xml:space="preserve"> </w:instrText>
            </w:r>
            <w:r>
              <w:rPr>
                <w:noProof/>
              </w:rPr>
              <w:instrText>HYPERLINK \l "_Toc225450989"</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2.4.5. Estija</w:t>
            </w:r>
            <w:r>
              <w:rPr>
                <w:noProof/>
                <w:webHidden/>
              </w:rPr>
              <w:tab/>
            </w:r>
            <w:r>
              <w:rPr>
                <w:noProof/>
                <w:webHidden/>
              </w:rPr>
              <w:fldChar w:fldCharType="begin"/>
            </w:r>
            <w:r>
              <w:rPr>
                <w:noProof/>
                <w:webHidden/>
              </w:rPr>
              <w:instrText xml:space="preserve"> PAGEREF _Toc225450989 \h </w:instrText>
            </w:r>
          </w:ins>
          <w:r>
            <w:rPr>
              <w:noProof/>
              <w:webHidden/>
            </w:rPr>
          </w:r>
          <w:r>
            <w:rPr>
              <w:noProof/>
              <w:webHidden/>
            </w:rPr>
            <w:fldChar w:fldCharType="separate"/>
          </w:r>
          <w:ins w:author="Jolanta Šinkūnienė" w:date="2026-03-26T20:55:00Z" w:id="116">
            <w:r>
              <w:rPr>
                <w:noProof/>
                <w:webHidden/>
              </w:rPr>
              <w:t>72</w:t>
            </w:r>
            <w:r>
              <w:rPr>
                <w:noProof/>
                <w:webHidden/>
              </w:rPr>
              <w:fldChar w:fldCharType="end"/>
            </w:r>
            <w:r w:rsidRPr="00A21C10">
              <w:rPr>
                <w:rStyle w:val="Hipersaitas"/>
                <w:noProof/>
              </w:rPr>
              <w:fldChar w:fldCharType="end"/>
            </w:r>
          </w:ins>
        </w:p>
        <w:p w:rsidR="00C66F86" w:rsidRDefault="00C66F86" w14:paraId="0FB02D41" w14:textId="2F28469C">
          <w:pPr>
            <w:pStyle w:val="Turinys3"/>
            <w:tabs>
              <w:tab w:val="right" w:leader="dot" w:pos="9010"/>
            </w:tabs>
            <w:rPr>
              <w:ins w:author="Jolanta Šinkūnienė" w:date="2026-03-26T20:55:00Z" w:id="117"/>
              <w:rFonts w:eastAsiaTheme="minorEastAsia"/>
              <w:noProof/>
              <w:sz w:val="24"/>
              <w:szCs w:val="24"/>
              <w:lang w:eastAsia="en-GB"/>
            </w:rPr>
          </w:pPr>
          <w:ins w:author="Jolanta Šinkūnienė" w:date="2026-03-26T20:55:00Z" w:id="118">
            <w:r w:rsidRPr="00A21C10">
              <w:rPr>
                <w:rStyle w:val="Hipersaitas"/>
                <w:noProof/>
              </w:rPr>
              <w:fldChar w:fldCharType="begin"/>
            </w:r>
            <w:r w:rsidRPr="00A21C10">
              <w:rPr>
                <w:rStyle w:val="Hipersaitas"/>
                <w:noProof/>
              </w:rPr>
              <w:instrText xml:space="preserve"> </w:instrText>
            </w:r>
            <w:r>
              <w:rPr>
                <w:noProof/>
              </w:rPr>
              <w:instrText>HYPERLINK \l "_Toc225450990"</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2.4.6. Graikija</w:t>
            </w:r>
            <w:r>
              <w:rPr>
                <w:noProof/>
                <w:webHidden/>
              </w:rPr>
              <w:tab/>
            </w:r>
            <w:r>
              <w:rPr>
                <w:noProof/>
                <w:webHidden/>
              </w:rPr>
              <w:fldChar w:fldCharType="begin"/>
            </w:r>
            <w:r>
              <w:rPr>
                <w:noProof/>
                <w:webHidden/>
              </w:rPr>
              <w:instrText xml:space="preserve"> PAGEREF _Toc225450990 \h </w:instrText>
            </w:r>
          </w:ins>
          <w:r>
            <w:rPr>
              <w:noProof/>
              <w:webHidden/>
            </w:rPr>
          </w:r>
          <w:r>
            <w:rPr>
              <w:noProof/>
              <w:webHidden/>
            </w:rPr>
            <w:fldChar w:fldCharType="separate"/>
          </w:r>
          <w:ins w:author="Jolanta Šinkūnienė" w:date="2026-03-26T20:55:00Z" w:id="119">
            <w:r>
              <w:rPr>
                <w:noProof/>
                <w:webHidden/>
              </w:rPr>
              <w:t>73</w:t>
            </w:r>
            <w:r>
              <w:rPr>
                <w:noProof/>
                <w:webHidden/>
              </w:rPr>
              <w:fldChar w:fldCharType="end"/>
            </w:r>
            <w:r w:rsidRPr="00A21C10">
              <w:rPr>
                <w:rStyle w:val="Hipersaitas"/>
                <w:noProof/>
              </w:rPr>
              <w:fldChar w:fldCharType="end"/>
            </w:r>
          </w:ins>
        </w:p>
        <w:p w:rsidR="00C66F86" w:rsidRDefault="00C66F86" w14:paraId="74C4CBE2" w14:textId="47B96691">
          <w:pPr>
            <w:pStyle w:val="Turinys3"/>
            <w:tabs>
              <w:tab w:val="right" w:leader="dot" w:pos="9010"/>
            </w:tabs>
            <w:rPr>
              <w:ins w:author="Jolanta Šinkūnienė" w:date="2026-03-26T20:55:00Z" w:id="120"/>
              <w:rFonts w:eastAsiaTheme="minorEastAsia"/>
              <w:noProof/>
              <w:sz w:val="24"/>
              <w:szCs w:val="24"/>
              <w:lang w:eastAsia="en-GB"/>
            </w:rPr>
          </w:pPr>
          <w:ins w:author="Jolanta Šinkūnienė" w:date="2026-03-26T20:55:00Z" w:id="121">
            <w:r w:rsidRPr="00A21C10">
              <w:rPr>
                <w:rStyle w:val="Hipersaitas"/>
                <w:noProof/>
              </w:rPr>
              <w:fldChar w:fldCharType="begin"/>
            </w:r>
            <w:r w:rsidRPr="00A21C10">
              <w:rPr>
                <w:rStyle w:val="Hipersaitas"/>
                <w:noProof/>
              </w:rPr>
              <w:instrText xml:space="preserve"> </w:instrText>
            </w:r>
            <w:r>
              <w:rPr>
                <w:noProof/>
              </w:rPr>
              <w:instrText>HYPERLINK \l "_Toc225450991"</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2.4.7. Ispanija</w:t>
            </w:r>
            <w:r>
              <w:rPr>
                <w:noProof/>
                <w:webHidden/>
              </w:rPr>
              <w:tab/>
            </w:r>
            <w:r>
              <w:rPr>
                <w:noProof/>
                <w:webHidden/>
              </w:rPr>
              <w:fldChar w:fldCharType="begin"/>
            </w:r>
            <w:r>
              <w:rPr>
                <w:noProof/>
                <w:webHidden/>
              </w:rPr>
              <w:instrText xml:space="preserve"> PAGEREF _Toc225450991 \h </w:instrText>
            </w:r>
          </w:ins>
          <w:r>
            <w:rPr>
              <w:noProof/>
              <w:webHidden/>
            </w:rPr>
          </w:r>
          <w:r>
            <w:rPr>
              <w:noProof/>
              <w:webHidden/>
            </w:rPr>
            <w:fldChar w:fldCharType="separate"/>
          </w:r>
          <w:ins w:author="Jolanta Šinkūnienė" w:date="2026-03-26T20:55:00Z" w:id="122">
            <w:r>
              <w:rPr>
                <w:noProof/>
                <w:webHidden/>
              </w:rPr>
              <w:t>73</w:t>
            </w:r>
            <w:r>
              <w:rPr>
                <w:noProof/>
                <w:webHidden/>
              </w:rPr>
              <w:fldChar w:fldCharType="end"/>
            </w:r>
            <w:r w:rsidRPr="00A21C10">
              <w:rPr>
                <w:rStyle w:val="Hipersaitas"/>
                <w:noProof/>
              </w:rPr>
              <w:fldChar w:fldCharType="end"/>
            </w:r>
          </w:ins>
        </w:p>
        <w:p w:rsidR="00C66F86" w:rsidRDefault="00C66F86" w14:paraId="3CCEA2ED" w14:textId="2BA230AE">
          <w:pPr>
            <w:pStyle w:val="Turinys3"/>
            <w:tabs>
              <w:tab w:val="right" w:leader="dot" w:pos="9010"/>
            </w:tabs>
            <w:rPr>
              <w:ins w:author="Jolanta Šinkūnienė" w:date="2026-03-26T20:55:00Z" w:id="123"/>
              <w:rFonts w:eastAsiaTheme="minorEastAsia"/>
              <w:noProof/>
              <w:sz w:val="24"/>
              <w:szCs w:val="24"/>
              <w:lang w:eastAsia="en-GB"/>
            </w:rPr>
          </w:pPr>
          <w:ins w:author="Jolanta Šinkūnienė" w:date="2026-03-26T20:55:00Z" w:id="124">
            <w:r w:rsidRPr="00A21C10">
              <w:rPr>
                <w:rStyle w:val="Hipersaitas"/>
                <w:noProof/>
              </w:rPr>
              <w:fldChar w:fldCharType="begin"/>
            </w:r>
            <w:r w:rsidRPr="00A21C10">
              <w:rPr>
                <w:rStyle w:val="Hipersaitas"/>
                <w:noProof/>
              </w:rPr>
              <w:instrText xml:space="preserve"> </w:instrText>
            </w:r>
            <w:r>
              <w:rPr>
                <w:noProof/>
              </w:rPr>
              <w:instrText>HYPERLINK \l "_Toc225450992"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2.4.8. Latvija</w:t>
            </w:r>
            <w:r>
              <w:rPr>
                <w:noProof/>
                <w:webHidden/>
              </w:rPr>
              <w:tab/>
            </w:r>
            <w:r>
              <w:rPr>
                <w:noProof/>
                <w:webHidden/>
              </w:rPr>
              <w:fldChar w:fldCharType="begin"/>
            </w:r>
            <w:r>
              <w:rPr>
                <w:noProof/>
                <w:webHidden/>
              </w:rPr>
              <w:instrText xml:space="preserve"> PAGEREF _Toc225450992 \h </w:instrText>
            </w:r>
          </w:ins>
          <w:r>
            <w:rPr>
              <w:noProof/>
              <w:webHidden/>
            </w:rPr>
          </w:r>
          <w:r>
            <w:rPr>
              <w:noProof/>
              <w:webHidden/>
            </w:rPr>
            <w:fldChar w:fldCharType="separate"/>
          </w:r>
          <w:ins w:author="Jolanta Šinkūnienė" w:date="2026-03-26T20:55:00Z" w:id="125">
            <w:r>
              <w:rPr>
                <w:noProof/>
                <w:webHidden/>
              </w:rPr>
              <w:t>74</w:t>
            </w:r>
            <w:r>
              <w:rPr>
                <w:noProof/>
                <w:webHidden/>
              </w:rPr>
              <w:fldChar w:fldCharType="end"/>
            </w:r>
            <w:r w:rsidRPr="00A21C10">
              <w:rPr>
                <w:rStyle w:val="Hipersaitas"/>
                <w:noProof/>
              </w:rPr>
              <w:fldChar w:fldCharType="end"/>
            </w:r>
          </w:ins>
        </w:p>
        <w:p w:rsidR="00C66F86" w:rsidRDefault="00C66F86" w14:paraId="5E4D214F" w14:textId="78DB96E2">
          <w:pPr>
            <w:pStyle w:val="Turinys3"/>
            <w:tabs>
              <w:tab w:val="right" w:leader="dot" w:pos="9010"/>
            </w:tabs>
            <w:rPr>
              <w:ins w:author="Jolanta Šinkūnienė" w:date="2026-03-26T20:55:00Z" w:id="126"/>
              <w:rFonts w:eastAsiaTheme="minorEastAsia"/>
              <w:noProof/>
              <w:sz w:val="24"/>
              <w:szCs w:val="24"/>
              <w:lang w:eastAsia="en-GB"/>
            </w:rPr>
          </w:pPr>
          <w:ins w:author="Jolanta Šinkūnienė" w:date="2026-03-26T20:55:00Z" w:id="127">
            <w:r w:rsidRPr="00A21C10">
              <w:rPr>
                <w:rStyle w:val="Hipersaitas"/>
                <w:noProof/>
              </w:rPr>
              <w:fldChar w:fldCharType="begin"/>
            </w:r>
            <w:r w:rsidRPr="00A21C10">
              <w:rPr>
                <w:rStyle w:val="Hipersaitas"/>
                <w:noProof/>
              </w:rPr>
              <w:instrText xml:space="preserve"> </w:instrText>
            </w:r>
            <w:r>
              <w:rPr>
                <w:noProof/>
              </w:rPr>
              <w:instrText>HYPERLINK \l "_Toc225450993"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2.4.9. Lenkija</w:t>
            </w:r>
            <w:r>
              <w:rPr>
                <w:noProof/>
                <w:webHidden/>
              </w:rPr>
              <w:tab/>
            </w:r>
            <w:r>
              <w:rPr>
                <w:noProof/>
                <w:webHidden/>
              </w:rPr>
              <w:fldChar w:fldCharType="begin"/>
            </w:r>
            <w:r>
              <w:rPr>
                <w:noProof/>
                <w:webHidden/>
              </w:rPr>
              <w:instrText xml:space="preserve"> PAGEREF _Toc225450993 \h </w:instrText>
            </w:r>
          </w:ins>
          <w:r>
            <w:rPr>
              <w:noProof/>
              <w:webHidden/>
            </w:rPr>
          </w:r>
          <w:r>
            <w:rPr>
              <w:noProof/>
              <w:webHidden/>
            </w:rPr>
            <w:fldChar w:fldCharType="separate"/>
          </w:r>
          <w:ins w:author="Jolanta Šinkūnienė" w:date="2026-03-26T20:55:00Z" w:id="128">
            <w:r>
              <w:rPr>
                <w:noProof/>
                <w:webHidden/>
              </w:rPr>
              <w:t>75</w:t>
            </w:r>
            <w:r>
              <w:rPr>
                <w:noProof/>
                <w:webHidden/>
              </w:rPr>
              <w:fldChar w:fldCharType="end"/>
            </w:r>
            <w:r w:rsidRPr="00A21C10">
              <w:rPr>
                <w:rStyle w:val="Hipersaitas"/>
                <w:noProof/>
              </w:rPr>
              <w:fldChar w:fldCharType="end"/>
            </w:r>
          </w:ins>
        </w:p>
        <w:p w:rsidR="00C66F86" w:rsidRDefault="00C66F86" w14:paraId="5003AAEA" w14:textId="3DE1F81F">
          <w:pPr>
            <w:pStyle w:val="Turinys3"/>
            <w:tabs>
              <w:tab w:val="right" w:leader="dot" w:pos="9010"/>
            </w:tabs>
            <w:rPr>
              <w:ins w:author="Jolanta Šinkūnienė" w:date="2026-03-26T20:55:00Z" w:id="129"/>
              <w:rFonts w:eastAsiaTheme="minorEastAsia"/>
              <w:noProof/>
              <w:sz w:val="24"/>
              <w:szCs w:val="24"/>
              <w:lang w:eastAsia="en-GB"/>
            </w:rPr>
          </w:pPr>
          <w:ins w:author="Jolanta Šinkūnienė" w:date="2026-03-26T20:55:00Z" w:id="130">
            <w:r w:rsidRPr="00A21C10">
              <w:rPr>
                <w:rStyle w:val="Hipersaitas"/>
                <w:noProof/>
              </w:rPr>
              <w:fldChar w:fldCharType="begin"/>
            </w:r>
            <w:r w:rsidRPr="00A21C10">
              <w:rPr>
                <w:rStyle w:val="Hipersaitas"/>
                <w:noProof/>
              </w:rPr>
              <w:instrText xml:space="preserve"> </w:instrText>
            </w:r>
            <w:r>
              <w:rPr>
                <w:noProof/>
              </w:rPr>
              <w:instrText>HYPERLINK \l "_Toc225450994"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lang w:bidi="hi-IN"/>
              </w:rPr>
              <w:t>2.4.10. Nyderlandai</w:t>
            </w:r>
            <w:r>
              <w:rPr>
                <w:noProof/>
                <w:webHidden/>
              </w:rPr>
              <w:tab/>
            </w:r>
            <w:r>
              <w:rPr>
                <w:noProof/>
                <w:webHidden/>
              </w:rPr>
              <w:fldChar w:fldCharType="begin"/>
            </w:r>
            <w:r>
              <w:rPr>
                <w:noProof/>
                <w:webHidden/>
              </w:rPr>
              <w:instrText xml:space="preserve"> PAGEREF _Toc225450994 \h </w:instrText>
            </w:r>
          </w:ins>
          <w:r>
            <w:rPr>
              <w:noProof/>
              <w:webHidden/>
            </w:rPr>
          </w:r>
          <w:r>
            <w:rPr>
              <w:noProof/>
              <w:webHidden/>
            </w:rPr>
            <w:fldChar w:fldCharType="separate"/>
          </w:r>
          <w:ins w:author="Jolanta Šinkūnienė" w:date="2026-03-26T20:55:00Z" w:id="131">
            <w:r>
              <w:rPr>
                <w:noProof/>
                <w:webHidden/>
              </w:rPr>
              <w:t>76</w:t>
            </w:r>
            <w:r>
              <w:rPr>
                <w:noProof/>
                <w:webHidden/>
              </w:rPr>
              <w:fldChar w:fldCharType="end"/>
            </w:r>
            <w:r w:rsidRPr="00A21C10">
              <w:rPr>
                <w:rStyle w:val="Hipersaitas"/>
                <w:noProof/>
              </w:rPr>
              <w:fldChar w:fldCharType="end"/>
            </w:r>
          </w:ins>
        </w:p>
        <w:p w:rsidR="00C66F86" w:rsidRDefault="00C66F86" w14:paraId="37C0BD55" w14:textId="0B1B6951">
          <w:pPr>
            <w:pStyle w:val="Turinys3"/>
            <w:tabs>
              <w:tab w:val="right" w:leader="dot" w:pos="9010"/>
            </w:tabs>
            <w:rPr>
              <w:ins w:author="Jolanta Šinkūnienė" w:date="2026-03-26T20:55:00Z" w:id="132"/>
              <w:rFonts w:eastAsiaTheme="minorEastAsia"/>
              <w:noProof/>
              <w:sz w:val="24"/>
              <w:szCs w:val="24"/>
              <w:lang w:eastAsia="en-GB"/>
            </w:rPr>
          </w:pPr>
          <w:ins w:author="Jolanta Šinkūnienė" w:date="2026-03-26T20:55:00Z" w:id="133">
            <w:r w:rsidRPr="00A21C10">
              <w:rPr>
                <w:rStyle w:val="Hipersaitas"/>
                <w:noProof/>
              </w:rPr>
              <w:fldChar w:fldCharType="begin"/>
            </w:r>
            <w:r w:rsidRPr="00A21C10">
              <w:rPr>
                <w:rStyle w:val="Hipersaitas"/>
                <w:noProof/>
              </w:rPr>
              <w:instrText xml:space="preserve"> </w:instrText>
            </w:r>
            <w:r>
              <w:rPr>
                <w:noProof/>
              </w:rPr>
              <w:instrText>HYPERLINK \l "_Toc225450995"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rFonts w:eastAsia="Times New Roman"/>
                <w:noProof/>
                <w:lang w:bidi="hi-IN"/>
              </w:rPr>
              <w:t>2.4.11. Apibendrinimas</w:t>
            </w:r>
            <w:r>
              <w:rPr>
                <w:noProof/>
                <w:webHidden/>
              </w:rPr>
              <w:tab/>
            </w:r>
            <w:r>
              <w:rPr>
                <w:noProof/>
                <w:webHidden/>
              </w:rPr>
              <w:fldChar w:fldCharType="begin"/>
            </w:r>
            <w:r>
              <w:rPr>
                <w:noProof/>
                <w:webHidden/>
              </w:rPr>
              <w:instrText xml:space="preserve"> PAGEREF _Toc225450995 \h </w:instrText>
            </w:r>
          </w:ins>
          <w:r>
            <w:rPr>
              <w:noProof/>
              <w:webHidden/>
            </w:rPr>
          </w:r>
          <w:r>
            <w:rPr>
              <w:noProof/>
              <w:webHidden/>
            </w:rPr>
            <w:fldChar w:fldCharType="separate"/>
          </w:r>
          <w:ins w:author="Jolanta Šinkūnienė" w:date="2026-03-26T20:55:00Z" w:id="134">
            <w:r>
              <w:rPr>
                <w:noProof/>
                <w:webHidden/>
              </w:rPr>
              <w:t>77</w:t>
            </w:r>
            <w:r>
              <w:rPr>
                <w:noProof/>
                <w:webHidden/>
              </w:rPr>
              <w:fldChar w:fldCharType="end"/>
            </w:r>
            <w:r w:rsidRPr="00A21C10">
              <w:rPr>
                <w:rStyle w:val="Hipersaitas"/>
                <w:noProof/>
              </w:rPr>
              <w:fldChar w:fldCharType="end"/>
            </w:r>
          </w:ins>
        </w:p>
        <w:p w:rsidR="00C66F86" w:rsidRDefault="00C66F86" w14:paraId="782C360D" w14:textId="78E7E03E">
          <w:pPr>
            <w:pStyle w:val="Turinys1"/>
            <w:tabs>
              <w:tab w:val="right" w:leader="dot" w:pos="9010"/>
            </w:tabs>
            <w:rPr>
              <w:ins w:author="Jolanta Šinkūnienė" w:date="2026-03-26T20:55:00Z" w:id="135"/>
              <w:rFonts w:eastAsiaTheme="minorEastAsia"/>
              <w:b w:val="0"/>
              <w:bCs w:val="0"/>
              <w:i w:val="0"/>
              <w:iCs w:val="0"/>
              <w:noProof/>
              <w:lang w:eastAsia="en-GB"/>
            </w:rPr>
          </w:pPr>
          <w:ins w:author="Jolanta Šinkūnienė" w:date="2026-03-26T20:55:00Z" w:id="136">
            <w:r w:rsidRPr="00A21C10">
              <w:rPr>
                <w:rStyle w:val="Hipersaitas"/>
                <w:noProof/>
              </w:rPr>
              <w:fldChar w:fldCharType="begin"/>
            </w:r>
            <w:r w:rsidRPr="00A21C10">
              <w:rPr>
                <w:rStyle w:val="Hipersaitas"/>
                <w:noProof/>
              </w:rPr>
              <w:instrText xml:space="preserve"> </w:instrText>
            </w:r>
            <w:r>
              <w:rPr>
                <w:noProof/>
              </w:rPr>
              <w:instrText>HYPERLINK \l "_Toc225450996"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3. Mokslinių duomenų atvėrimui, tvarkymui ir priežiūrai reikalingos kompetencijos ir žmogiškieji ištekliai.</w:t>
            </w:r>
            <w:r>
              <w:rPr>
                <w:noProof/>
                <w:webHidden/>
              </w:rPr>
              <w:tab/>
            </w:r>
            <w:r>
              <w:rPr>
                <w:noProof/>
                <w:webHidden/>
              </w:rPr>
              <w:fldChar w:fldCharType="begin"/>
            </w:r>
            <w:r>
              <w:rPr>
                <w:noProof/>
                <w:webHidden/>
              </w:rPr>
              <w:instrText xml:space="preserve"> PAGEREF _Toc225450996 \h </w:instrText>
            </w:r>
          </w:ins>
          <w:r>
            <w:rPr>
              <w:noProof/>
              <w:webHidden/>
            </w:rPr>
          </w:r>
          <w:r>
            <w:rPr>
              <w:noProof/>
              <w:webHidden/>
            </w:rPr>
            <w:fldChar w:fldCharType="separate"/>
          </w:r>
          <w:ins w:author="Jolanta Šinkūnienė" w:date="2026-03-26T20:55:00Z" w:id="137">
            <w:r>
              <w:rPr>
                <w:noProof/>
                <w:webHidden/>
              </w:rPr>
              <w:t>81</w:t>
            </w:r>
            <w:r>
              <w:rPr>
                <w:noProof/>
                <w:webHidden/>
              </w:rPr>
              <w:fldChar w:fldCharType="end"/>
            </w:r>
            <w:r w:rsidRPr="00A21C10">
              <w:rPr>
                <w:rStyle w:val="Hipersaitas"/>
                <w:noProof/>
              </w:rPr>
              <w:fldChar w:fldCharType="end"/>
            </w:r>
          </w:ins>
        </w:p>
        <w:p w:rsidR="00C66F86" w:rsidRDefault="00C66F86" w14:paraId="53227833" w14:textId="3F7517B2">
          <w:pPr>
            <w:pStyle w:val="Turinys2"/>
            <w:tabs>
              <w:tab w:val="right" w:leader="dot" w:pos="9010"/>
            </w:tabs>
            <w:rPr>
              <w:ins w:author="Jolanta Šinkūnienė" w:date="2026-03-26T20:55:00Z" w:id="138"/>
              <w:rFonts w:eastAsiaTheme="minorEastAsia"/>
              <w:b w:val="0"/>
              <w:bCs w:val="0"/>
              <w:noProof/>
              <w:sz w:val="24"/>
              <w:szCs w:val="24"/>
              <w:lang w:eastAsia="en-GB"/>
            </w:rPr>
          </w:pPr>
          <w:ins w:author="Jolanta Šinkūnienė" w:date="2026-03-26T20:55:00Z" w:id="139">
            <w:r w:rsidRPr="00A21C10">
              <w:rPr>
                <w:rStyle w:val="Hipersaitas"/>
                <w:noProof/>
              </w:rPr>
              <w:fldChar w:fldCharType="begin"/>
            </w:r>
            <w:r w:rsidRPr="00A21C10">
              <w:rPr>
                <w:rStyle w:val="Hipersaitas"/>
                <w:noProof/>
              </w:rPr>
              <w:instrText xml:space="preserve"> </w:instrText>
            </w:r>
            <w:r>
              <w:rPr>
                <w:noProof/>
              </w:rPr>
              <w:instrText>HYPERLINK \l "_Toc225450997"</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3.1. EOSC ekosistemos dalyvių vaidmenys, kompetencijos ir jų ugdymas</w:t>
            </w:r>
            <w:r>
              <w:rPr>
                <w:noProof/>
                <w:webHidden/>
              </w:rPr>
              <w:tab/>
            </w:r>
            <w:r>
              <w:rPr>
                <w:noProof/>
                <w:webHidden/>
              </w:rPr>
              <w:fldChar w:fldCharType="begin"/>
            </w:r>
            <w:r>
              <w:rPr>
                <w:noProof/>
                <w:webHidden/>
              </w:rPr>
              <w:instrText xml:space="preserve"> PAGEREF _Toc225450997 \h </w:instrText>
            </w:r>
          </w:ins>
          <w:r>
            <w:rPr>
              <w:noProof/>
              <w:webHidden/>
            </w:rPr>
          </w:r>
          <w:r>
            <w:rPr>
              <w:noProof/>
              <w:webHidden/>
            </w:rPr>
            <w:fldChar w:fldCharType="separate"/>
          </w:r>
          <w:ins w:author="Jolanta Šinkūnienė" w:date="2026-03-26T20:55:00Z" w:id="140">
            <w:r>
              <w:rPr>
                <w:noProof/>
                <w:webHidden/>
              </w:rPr>
              <w:t>81</w:t>
            </w:r>
            <w:r>
              <w:rPr>
                <w:noProof/>
                <w:webHidden/>
              </w:rPr>
              <w:fldChar w:fldCharType="end"/>
            </w:r>
            <w:r w:rsidRPr="00A21C10">
              <w:rPr>
                <w:rStyle w:val="Hipersaitas"/>
                <w:noProof/>
              </w:rPr>
              <w:fldChar w:fldCharType="end"/>
            </w:r>
          </w:ins>
        </w:p>
        <w:p w:rsidR="00C66F86" w:rsidRDefault="00C66F86" w14:paraId="6C6A1085" w14:textId="539FED12">
          <w:pPr>
            <w:pStyle w:val="Turinys2"/>
            <w:tabs>
              <w:tab w:val="right" w:leader="dot" w:pos="9010"/>
            </w:tabs>
            <w:rPr>
              <w:ins w:author="Jolanta Šinkūnienė" w:date="2026-03-26T20:55:00Z" w:id="141"/>
              <w:rFonts w:eastAsiaTheme="minorEastAsia"/>
              <w:b w:val="0"/>
              <w:bCs w:val="0"/>
              <w:noProof/>
              <w:sz w:val="24"/>
              <w:szCs w:val="24"/>
              <w:lang w:eastAsia="en-GB"/>
            </w:rPr>
          </w:pPr>
          <w:ins w:author="Jolanta Šinkūnienė" w:date="2026-03-26T20:55:00Z" w:id="142">
            <w:r w:rsidRPr="00A21C10">
              <w:rPr>
                <w:rStyle w:val="Hipersaitas"/>
                <w:noProof/>
              </w:rPr>
              <w:fldChar w:fldCharType="begin"/>
            </w:r>
            <w:r w:rsidRPr="00A21C10">
              <w:rPr>
                <w:rStyle w:val="Hipersaitas"/>
                <w:noProof/>
              </w:rPr>
              <w:instrText xml:space="preserve"> </w:instrText>
            </w:r>
            <w:r>
              <w:rPr>
                <w:noProof/>
              </w:rPr>
              <w:instrText>HYPERLINK \l "_Toc225450998"</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3.2. Duomenų stiuardų bei kitų su mokslo duomenų valdysena ir tvarkysena susijusių specialistų kompetencijų ugdymo programos</w:t>
            </w:r>
            <w:r>
              <w:rPr>
                <w:noProof/>
                <w:webHidden/>
              </w:rPr>
              <w:tab/>
            </w:r>
            <w:r>
              <w:rPr>
                <w:noProof/>
                <w:webHidden/>
              </w:rPr>
              <w:fldChar w:fldCharType="begin"/>
            </w:r>
            <w:r>
              <w:rPr>
                <w:noProof/>
                <w:webHidden/>
              </w:rPr>
              <w:instrText xml:space="preserve"> PAGEREF _Toc225450998 \h </w:instrText>
            </w:r>
          </w:ins>
          <w:r>
            <w:rPr>
              <w:noProof/>
              <w:webHidden/>
            </w:rPr>
          </w:r>
          <w:r>
            <w:rPr>
              <w:noProof/>
              <w:webHidden/>
            </w:rPr>
            <w:fldChar w:fldCharType="separate"/>
          </w:r>
          <w:ins w:author="Jolanta Šinkūnienė" w:date="2026-03-26T20:55:00Z" w:id="143">
            <w:r>
              <w:rPr>
                <w:noProof/>
                <w:webHidden/>
              </w:rPr>
              <w:t>90</w:t>
            </w:r>
            <w:r>
              <w:rPr>
                <w:noProof/>
                <w:webHidden/>
              </w:rPr>
              <w:fldChar w:fldCharType="end"/>
            </w:r>
            <w:r w:rsidRPr="00A21C10">
              <w:rPr>
                <w:rStyle w:val="Hipersaitas"/>
                <w:noProof/>
              </w:rPr>
              <w:fldChar w:fldCharType="end"/>
            </w:r>
          </w:ins>
        </w:p>
        <w:p w:rsidR="00C66F86" w:rsidRDefault="00C66F86" w14:paraId="3C08AFE9" w14:textId="03A78686">
          <w:pPr>
            <w:pStyle w:val="Turinys2"/>
            <w:tabs>
              <w:tab w:val="right" w:leader="dot" w:pos="9010"/>
            </w:tabs>
            <w:rPr>
              <w:ins w:author="Jolanta Šinkūnienė" w:date="2026-03-26T20:55:00Z" w:id="144"/>
              <w:rFonts w:eastAsiaTheme="minorEastAsia"/>
              <w:b w:val="0"/>
              <w:bCs w:val="0"/>
              <w:noProof/>
              <w:sz w:val="24"/>
              <w:szCs w:val="24"/>
              <w:lang w:eastAsia="en-GB"/>
            </w:rPr>
          </w:pPr>
          <w:ins w:author="Jolanta Šinkūnienė" w:date="2026-03-26T20:55:00Z" w:id="145">
            <w:r w:rsidRPr="00A21C10">
              <w:rPr>
                <w:rStyle w:val="Hipersaitas"/>
                <w:noProof/>
              </w:rPr>
              <w:fldChar w:fldCharType="begin"/>
            </w:r>
            <w:r w:rsidRPr="00A21C10">
              <w:rPr>
                <w:rStyle w:val="Hipersaitas"/>
                <w:noProof/>
              </w:rPr>
              <w:instrText xml:space="preserve"> </w:instrText>
            </w:r>
            <w:r>
              <w:rPr>
                <w:noProof/>
              </w:rPr>
              <w:instrText>HYPERLINK \l "_Toc225450999"</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3.3. Atvirojo mokslo ir mokslinių tyrimų duomenų valdymas Lietuvoje</w:t>
            </w:r>
            <w:r>
              <w:rPr>
                <w:noProof/>
                <w:webHidden/>
              </w:rPr>
              <w:tab/>
            </w:r>
            <w:r>
              <w:rPr>
                <w:noProof/>
                <w:webHidden/>
              </w:rPr>
              <w:fldChar w:fldCharType="begin"/>
            </w:r>
            <w:r>
              <w:rPr>
                <w:noProof/>
                <w:webHidden/>
              </w:rPr>
              <w:instrText xml:space="preserve"> PAGEREF _Toc225450999 \h </w:instrText>
            </w:r>
          </w:ins>
          <w:r>
            <w:rPr>
              <w:noProof/>
              <w:webHidden/>
            </w:rPr>
          </w:r>
          <w:r>
            <w:rPr>
              <w:noProof/>
              <w:webHidden/>
            </w:rPr>
            <w:fldChar w:fldCharType="separate"/>
          </w:r>
          <w:ins w:author="Jolanta Šinkūnienė" w:date="2026-03-26T20:55:00Z" w:id="146">
            <w:r>
              <w:rPr>
                <w:noProof/>
                <w:webHidden/>
              </w:rPr>
              <w:t>92</w:t>
            </w:r>
            <w:r>
              <w:rPr>
                <w:noProof/>
                <w:webHidden/>
              </w:rPr>
              <w:fldChar w:fldCharType="end"/>
            </w:r>
            <w:r w:rsidRPr="00A21C10">
              <w:rPr>
                <w:rStyle w:val="Hipersaitas"/>
                <w:noProof/>
              </w:rPr>
              <w:fldChar w:fldCharType="end"/>
            </w:r>
          </w:ins>
        </w:p>
        <w:p w:rsidR="00C66F86" w:rsidRDefault="00C66F86" w14:paraId="34513F35" w14:textId="1E244EA8">
          <w:pPr>
            <w:pStyle w:val="Turinys2"/>
            <w:tabs>
              <w:tab w:val="right" w:leader="dot" w:pos="9010"/>
            </w:tabs>
            <w:rPr>
              <w:ins w:author="Jolanta Šinkūnienė" w:date="2026-03-26T20:55:00Z" w:id="147"/>
              <w:rFonts w:eastAsiaTheme="minorEastAsia"/>
              <w:b w:val="0"/>
              <w:bCs w:val="0"/>
              <w:noProof/>
              <w:sz w:val="24"/>
              <w:szCs w:val="24"/>
              <w:lang w:eastAsia="en-GB"/>
            </w:rPr>
          </w:pPr>
          <w:ins w:author="Jolanta Šinkūnienė" w:date="2026-03-26T20:55:00Z" w:id="148">
            <w:r w:rsidRPr="00A21C10">
              <w:rPr>
                <w:rStyle w:val="Hipersaitas"/>
                <w:noProof/>
              </w:rPr>
              <w:fldChar w:fldCharType="begin"/>
            </w:r>
            <w:r w:rsidRPr="00A21C10">
              <w:rPr>
                <w:rStyle w:val="Hipersaitas"/>
                <w:noProof/>
              </w:rPr>
              <w:instrText xml:space="preserve"> </w:instrText>
            </w:r>
            <w:r>
              <w:rPr>
                <w:noProof/>
              </w:rPr>
              <w:instrText>HYPERLINK \l "_Toc225451000"</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3.4. Apibendrinimas ir rekomendacijos</w:t>
            </w:r>
            <w:r>
              <w:rPr>
                <w:noProof/>
                <w:webHidden/>
              </w:rPr>
              <w:tab/>
            </w:r>
            <w:r>
              <w:rPr>
                <w:noProof/>
                <w:webHidden/>
              </w:rPr>
              <w:fldChar w:fldCharType="begin"/>
            </w:r>
            <w:r>
              <w:rPr>
                <w:noProof/>
                <w:webHidden/>
              </w:rPr>
              <w:instrText xml:space="preserve"> PAGEREF _Toc225451000 \h </w:instrText>
            </w:r>
          </w:ins>
          <w:r>
            <w:rPr>
              <w:noProof/>
              <w:webHidden/>
            </w:rPr>
          </w:r>
          <w:r>
            <w:rPr>
              <w:noProof/>
              <w:webHidden/>
            </w:rPr>
            <w:fldChar w:fldCharType="separate"/>
          </w:r>
          <w:ins w:author="Jolanta Šinkūnienė" w:date="2026-03-26T20:55:00Z" w:id="149">
            <w:r>
              <w:rPr>
                <w:noProof/>
                <w:webHidden/>
              </w:rPr>
              <w:t>98</w:t>
            </w:r>
            <w:r>
              <w:rPr>
                <w:noProof/>
                <w:webHidden/>
              </w:rPr>
              <w:fldChar w:fldCharType="end"/>
            </w:r>
            <w:r w:rsidRPr="00A21C10">
              <w:rPr>
                <w:rStyle w:val="Hipersaitas"/>
                <w:noProof/>
              </w:rPr>
              <w:fldChar w:fldCharType="end"/>
            </w:r>
          </w:ins>
        </w:p>
        <w:p w:rsidR="00C66F86" w:rsidRDefault="00C66F86" w14:paraId="2BF2AB9F" w14:textId="072443DB">
          <w:pPr>
            <w:pStyle w:val="Turinys1"/>
            <w:tabs>
              <w:tab w:val="right" w:leader="dot" w:pos="9010"/>
            </w:tabs>
            <w:rPr>
              <w:ins w:author="Jolanta Šinkūnienė" w:date="2026-03-26T20:55:00Z" w:id="150"/>
              <w:rFonts w:eastAsiaTheme="minorEastAsia"/>
              <w:b w:val="0"/>
              <w:bCs w:val="0"/>
              <w:i w:val="0"/>
              <w:iCs w:val="0"/>
              <w:noProof/>
              <w:lang w:eastAsia="en-GB"/>
            </w:rPr>
          </w:pPr>
          <w:ins w:author="Jolanta Šinkūnienė" w:date="2026-03-26T20:55:00Z" w:id="151">
            <w:r w:rsidRPr="00A21C10">
              <w:rPr>
                <w:rStyle w:val="Hipersaitas"/>
                <w:noProof/>
              </w:rPr>
              <w:fldChar w:fldCharType="begin"/>
            </w:r>
            <w:r w:rsidRPr="00A21C10">
              <w:rPr>
                <w:rStyle w:val="Hipersaitas"/>
                <w:noProof/>
              </w:rPr>
              <w:instrText xml:space="preserve"> </w:instrText>
            </w:r>
            <w:r>
              <w:rPr>
                <w:noProof/>
              </w:rPr>
              <w:instrText>HYPERLINK \l "_Toc225451001"</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5. Galimi scenarijai ir SWOT analizė</w:t>
            </w:r>
            <w:r>
              <w:rPr>
                <w:noProof/>
                <w:webHidden/>
              </w:rPr>
              <w:tab/>
            </w:r>
            <w:r>
              <w:rPr>
                <w:noProof/>
                <w:webHidden/>
              </w:rPr>
              <w:fldChar w:fldCharType="begin"/>
            </w:r>
            <w:r>
              <w:rPr>
                <w:noProof/>
                <w:webHidden/>
              </w:rPr>
              <w:instrText xml:space="preserve"> PAGEREF _Toc225451001 \h </w:instrText>
            </w:r>
          </w:ins>
          <w:r>
            <w:rPr>
              <w:noProof/>
              <w:webHidden/>
            </w:rPr>
          </w:r>
          <w:r>
            <w:rPr>
              <w:noProof/>
              <w:webHidden/>
            </w:rPr>
            <w:fldChar w:fldCharType="separate"/>
          </w:r>
          <w:ins w:author="Jolanta Šinkūnienė" w:date="2026-03-26T20:55:00Z" w:id="152">
            <w:r>
              <w:rPr>
                <w:noProof/>
                <w:webHidden/>
              </w:rPr>
              <w:t>98</w:t>
            </w:r>
            <w:r>
              <w:rPr>
                <w:noProof/>
                <w:webHidden/>
              </w:rPr>
              <w:fldChar w:fldCharType="end"/>
            </w:r>
            <w:r w:rsidRPr="00A21C10">
              <w:rPr>
                <w:rStyle w:val="Hipersaitas"/>
                <w:noProof/>
              </w:rPr>
              <w:fldChar w:fldCharType="end"/>
            </w:r>
          </w:ins>
        </w:p>
        <w:p w:rsidR="00C66F86" w:rsidRDefault="00C66F86" w14:paraId="17AEC4A9" w14:textId="4B973BDF">
          <w:pPr>
            <w:pStyle w:val="Turinys1"/>
            <w:tabs>
              <w:tab w:val="right" w:leader="dot" w:pos="9010"/>
            </w:tabs>
            <w:rPr>
              <w:ins w:author="Jolanta Šinkūnienė" w:date="2026-03-26T20:55:00Z" w:id="153"/>
              <w:rFonts w:eastAsiaTheme="minorEastAsia"/>
              <w:b w:val="0"/>
              <w:bCs w:val="0"/>
              <w:i w:val="0"/>
              <w:iCs w:val="0"/>
              <w:noProof/>
              <w:lang w:eastAsia="en-GB"/>
            </w:rPr>
          </w:pPr>
          <w:ins w:author="Jolanta Šinkūnienė" w:date="2026-03-26T20:55:00Z" w:id="154">
            <w:r w:rsidRPr="00A21C10">
              <w:rPr>
                <w:rStyle w:val="Hipersaitas"/>
                <w:noProof/>
              </w:rPr>
              <w:fldChar w:fldCharType="begin"/>
            </w:r>
            <w:r w:rsidRPr="00A21C10">
              <w:rPr>
                <w:rStyle w:val="Hipersaitas"/>
                <w:noProof/>
              </w:rPr>
              <w:instrText xml:space="preserve"> </w:instrText>
            </w:r>
            <w:r>
              <w:rPr>
                <w:noProof/>
              </w:rPr>
              <w:instrText>HYPERLINK \l "_Toc225451002"</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6. Finansinė MSI duomenų valdymo situacija</w:t>
            </w:r>
            <w:r>
              <w:rPr>
                <w:noProof/>
                <w:webHidden/>
              </w:rPr>
              <w:tab/>
            </w:r>
            <w:r>
              <w:rPr>
                <w:noProof/>
                <w:webHidden/>
              </w:rPr>
              <w:fldChar w:fldCharType="begin"/>
            </w:r>
            <w:r>
              <w:rPr>
                <w:noProof/>
                <w:webHidden/>
              </w:rPr>
              <w:instrText xml:space="preserve"> PAGEREF _Toc225451002 \h </w:instrText>
            </w:r>
          </w:ins>
          <w:r>
            <w:rPr>
              <w:noProof/>
              <w:webHidden/>
            </w:rPr>
          </w:r>
          <w:r>
            <w:rPr>
              <w:noProof/>
              <w:webHidden/>
            </w:rPr>
            <w:fldChar w:fldCharType="separate"/>
          </w:r>
          <w:ins w:author="Jolanta Šinkūnienė" w:date="2026-03-26T20:55:00Z" w:id="155">
            <w:r>
              <w:rPr>
                <w:noProof/>
                <w:webHidden/>
              </w:rPr>
              <w:t>98</w:t>
            </w:r>
            <w:r>
              <w:rPr>
                <w:noProof/>
                <w:webHidden/>
              </w:rPr>
              <w:fldChar w:fldCharType="end"/>
            </w:r>
            <w:r w:rsidRPr="00A21C10">
              <w:rPr>
                <w:rStyle w:val="Hipersaitas"/>
                <w:noProof/>
              </w:rPr>
              <w:fldChar w:fldCharType="end"/>
            </w:r>
          </w:ins>
        </w:p>
        <w:p w:rsidR="00C66F86" w:rsidRDefault="00C66F86" w14:paraId="26BB4F54" w14:textId="4D946A98">
          <w:pPr>
            <w:pStyle w:val="Turinys2"/>
            <w:tabs>
              <w:tab w:val="right" w:leader="dot" w:pos="9010"/>
            </w:tabs>
            <w:rPr>
              <w:ins w:author="Jolanta Šinkūnienė" w:date="2026-03-26T20:55:00Z" w:id="156"/>
              <w:rFonts w:eastAsiaTheme="minorEastAsia"/>
              <w:b w:val="0"/>
              <w:bCs w:val="0"/>
              <w:noProof/>
              <w:sz w:val="24"/>
              <w:szCs w:val="24"/>
              <w:lang w:eastAsia="en-GB"/>
            </w:rPr>
          </w:pPr>
          <w:ins w:author="Jolanta Šinkūnienė" w:date="2026-03-26T20:55:00Z" w:id="157">
            <w:r w:rsidRPr="00A21C10">
              <w:rPr>
                <w:rStyle w:val="Hipersaitas"/>
                <w:noProof/>
              </w:rPr>
              <w:fldChar w:fldCharType="begin"/>
            </w:r>
            <w:r w:rsidRPr="00A21C10">
              <w:rPr>
                <w:rStyle w:val="Hipersaitas"/>
                <w:noProof/>
              </w:rPr>
              <w:instrText xml:space="preserve"> </w:instrText>
            </w:r>
            <w:r>
              <w:rPr>
                <w:noProof/>
              </w:rPr>
              <w:instrText>HYPERLINK \l "_Toc225451003"</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6.1. Dabartinis finansavimas</w:t>
            </w:r>
            <w:r>
              <w:rPr>
                <w:noProof/>
                <w:webHidden/>
              </w:rPr>
              <w:tab/>
            </w:r>
            <w:r>
              <w:rPr>
                <w:noProof/>
                <w:webHidden/>
              </w:rPr>
              <w:fldChar w:fldCharType="begin"/>
            </w:r>
            <w:r>
              <w:rPr>
                <w:noProof/>
                <w:webHidden/>
              </w:rPr>
              <w:instrText xml:space="preserve"> PAGEREF _Toc225451003 \h </w:instrText>
            </w:r>
          </w:ins>
          <w:r>
            <w:rPr>
              <w:noProof/>
              <w:webHidden/>
            </w:rPr>
          </w:r>
          <w:r>
            <w:rPr>
              <w:noProof/>
              <w:webHidden/>
            </w:rPr>
            <w:fldChar w:fldCharType="separate"/>
          </w:r>
          <w:ins w:author="Jolanta Šinkūnienė" w:date="2026-03-26T20:55:00Z" w:id="158">
            <w:r>
              <w:rPr>
                <w:noProof/>
                <w:webHidden/>
              </w:rPr>
              <w:t>98</w:t>
            </w:r>
            <w:r>
              <w:rPr>
                <w:noProof/>
                <w:webHidden/>
              </w:rPr>
              <w:fldChar w:fldCharType="end"/>
            </w:r>
            <w:r w:rsidRPr="00A21C10">
              <w:rPr>
                <w:rStyle w:val="Hipersaitas"/>
                <w:noProof/>
              </w:rPr>
              <w:fldChar w:fldCharType="end"/>
            </w:r>
          </w:ins>
        </w:p>
        <w:p w:rsidR="00C66F86" w:rsidRDefault="00C66F86" w14:paraId="7ADF0B60" w14:textId="7F1A256C">
          <w:pPr>
            <w:pStyle w:val="Turinys2"/>
            <w:tabs>
              <w:tab w:val="right" w:leader="dot" w:pos="9010"/>
            </w:tabs>
            <w:rPr>
              <w:ins w:author="Jolanta Šinkūnienė" w:date="2026-03-26T20:55:00Z" w:id="159"/>
              <w:rFonts w:eastAsiaTheme="minorEastAsia"/>
              <w:b w:val="0"/>
              <w:bCs w:val="0"/>
              <w:noProof/>
              <w:sz w:val="24"/>
              <w:szCs w:val="24"/>
              <w:lang w:eastAsia="en-GB"/>
            </w:rPr>
          </w:pPr>
          <w:ins w:author="Jolanta Šinkūnienė" w:date="2026-03-26T20:55:00Z" w:id="160">
            <w:r w:rsidRPr="00A21C10">
              <w:rPr>
                <w:rStyle w:val="Hipersaitas"/>
                <w:noProof/>
              </w:rPr>
              <w:fldChar w:fldCharType="begin"/>
            </w:r>
            <w:r w:rsidRPr="00A21C10">
              <w:rPr>
                <w:rStyle w:val="Hipersaitas"/>
                <w:noProof/>
              </w:rPr>
              <w:instrText xml:space="preserve"> </w:instrText>
            </w:r>
            <w:r>
              <w:rPr>
                <w:noProof/>
              </w:rPr>
              <w:instrText>HYPERLINK \l "_Toc225451004"</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6.2. Būtinasis finansavimas ir jo paskirstymas integruojantis į EOSC</w:t>
            </w:r>
            <w:r>
              <w:rPr>
                <w:noProof/>
                <w:webHidden/>
              </w:rPr>
              <w:tab/>
            </w:r>
            <w:r>
              <w:rPr>
                <w:noProof/>
                <w:webHidden/>
              </w:rPr>
              <w:fldChar w:fldCharType="begin"/>
            </w:r>
            <w:r>
              <w:rPr>
                <w:noProof/>
                <w:webHidden/>
              </w:rPr>
              <w:instrText xml:space="preserve"> PAGEREF _Toc225451004 \h </w:instrText>
            </w:r>
          </w:ins>
          <w:r>
            <w:rPr>
              <w:noProof/>
              <w:webHidden/>
            </w:rPr>
          </w:r>
          <w:r>
            <w:rPr>
              <w:noProof/>
              <w:webHidden/>
            </w:rPr>
            <w:fldChar w:fldCharType="separate"/>
          </w:r>
          <w:ins w:author="Jolanta Šinkūnienė" w:date="2026-03-26T20:55:00Z" w:id="161">
            <w:r>
              <w:rPr>
                <w:noProof/>
                <w:webHidden/>
              </w:rPr>
              <w:t>100</w:t>
            </w:r>
            <w:r>
              <w:rPr>
                <w:noProof/>
                <w:webHidden/>
              </w:rPr>
              <w:fldChar w:fldCharType="end"/>
            </w:r>
            <w:r w:rsidRPr="00A21C10">
              <w:rPr>
                <w:rStyle w:val="Hipersaitas"/>
                <w:noProof/>
              </w:rPr>
              <w:fldChar w:fldCharType="end"/>
            </w:r>
          </w:ins>
        </w:p>
        <w:p w:rsidR="00C66F86" w:rsidRDefault="00C66F86" w14:paraId="59C4551D" w14:textId="15E96178">
          <w:pPr>
            <w:pStyle w:val="Turinys1"/>
            <w:tabs>
              <w:tab w:val="right" w:leader="dot" w:pos="9010"/>
            </w:tabs>
            <w:rPr>
              <w:ins w:author="Jolanta Šinkūnienė" w:date="2026-03-26T20:55:00Z" w:id="162"/>
              <w:rFonts w:eastAsiaTheme="minorEastAsia"/>
              <w:b w:val="0"/>
              <w:bCs w:val="0"/>
              <w:i w:val="0"/>
              <w:iCs w:val="0"/>
              <w:noProof/>
              <w:lang w:eastAsia="en-GB"/>
            </w:rPr>
          </w:pPr>
          <w:ins w:author="Jolanta Šinkūnienė" w:date="2026-03-26T20:55:00Z" w:id="163">
            <w:r w:rsidRPr="00A21C10">
              <w:rPr>
                <w:rStyle w:val="Hipersaitas"/>
                <w:noProof/>
              </w:rPr>
              <w:fldChar w:fldCharType="begin"/>
            </w:r>
            <w:r w:rsidRPr="00A21C10">
              <w:rPr>
                <w:rStyle w:val="Hipersaitas"/>
                <w:noProof/>
              </w:rPr>
              <w:instrText xml:space="preserve"> </w:instrText>
            </w:r>
            <w:r>
              <w:rPr>
                <w:noProof/>
              </w:rPr>
              <w:instrText>HYPERLINK \l "_Toc225451005"</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rFonts w:ascii="Times New Roman" w:hAnsi="Times New Roman" w:cs="Times New Roman"/>
                <w:noProof/>
              </w:rPr>
              <w:t>7. Literatūros sąrašas</w:t>
            </w:r>
            <w:r>
              <w:rPr>
                <w:noProof/>
                <w:webHidden/>
              </w:rPr>
              <w:tab/>
            </w:r>
            <w:r>
              <w:rPr>
                <w:noProof/>
                <w:webHidden/>
              </w:rPr>
              <w:fldChar w:fldCharType="begin"/>
            </w:r>
            <w:r>
              <w:rPr>
                <w:noProof/>
                <w:webHidden/>
              </w:rPr>
              <w:instrText xml:space="preserve"> PAGEREF _Toc225451005 \h </w:instrText>
            </w:r>
          </w:ins>
          <w:r>
            <w:rPr>
              <w:noProof/>
              <w:webHidden/>
            </w:rPr>
          </w:r>
          <w:r>
            <w:rPr>
              <w:noProof/>
              <w:webHidden/>
            </w:rPr>
            <w:fldChar w:fldCharType="separate"/>
          </w:r>
          <w:ins w:author="Jolanta Šinkūnienė" w:date="2026-03-26T20:55:00Z" w:id="164">
            <w:r>
              <w:rPr>
                <w:noProof/>
                <w:webHidden/>
              </w:rPr>
              <w:t>100</w:t>
            </w:r>
            <w:r>
              <w:rPr>
                <w:noProof/>
                <w:webHidden/>
              </w:rPr>
              <w:fldChar w:fldCharType="end"/>
            </w:r>
            <w:r w:rsidRPr="00A21C10">
              <w:rPr>
                <w:rStyle w:val="Hipersaitas"/>
                <w:noProof/>
              </w:rPr>
              <w:fldChar w:fldCharType="end"/>
            </w:r>
          </w:ins>
        </w:p>
        <w:p w:rsidR="00C66F86" w:rsidRDefault="00C66F86" w14:paraId="5C02214F" w14:textId="25F2D3E3">
          <w:pPr>
            <w:pStyle w:val="Turinys1"/>
            <w:tabs>
              <w:tab w:val="right" w:leader="dot" w:pos="9010"/>
            </w:tabs>
            <w:rPr>
              <w:ins w:author="Jolanta Šinkūnienė" w:date="2026-03-26T20:55:00Z" w:id="165"/>
              <w:rFonts w:eastAsiaTheme="minorEastAsia"/>
              <w:b w:val="0"/>
              <w:bCs w:val="0"/>
              <w:i w:val="0"/>
              <w:iCs w:val="0"/>
              <w:noProof/>
              <w:lang w:eastAsia="en-GB"/>
            </w:rPr>
          </w:pPr>
          <w:ins w:author="Jolanta Šinkūnienė" w:date="2026-03-26T20:55:00Z" w:id="166">
            <w:r w:rsidRPr="00A21C10">
              <w:rPr>
                <w:rStyle w:val="Hipersaitas"/>
                <w:noProof/>
              </w:rPr>
              <w:fldChar w:fldCharType="begin"/>
            </w:r>
            <w:r w:rsidRPr="00A21C10">
              <w:rPr>
                <w:rStyle w:val="Hipersaitas"/>
                <w:noProof/>
              </w:rPr>
              <w:instrText xml:space="preserve"> </w:instrText>
            </w:r>
            <w:r>
              <w:rPr>
                <w:noProof/>
              </w:rPr>
              <w:instrText>HYPERLINK \l "_Toc225451006"</w:instrText>
            </w:r>
            <w:r w:rsidRPr="00A21C10">
              <w:rPr>
                <w:rStyle w:val="Hipersaitas"/>
                <w:noProof/>
              </w:rPr>
              <w:instrText xml:space="preserve"> </w:instrText>
            </w:r>
            <w:r w:rsidRPr="00A21C10">
              <w:rPr>
                <w:rStyle w:val="Hipersaitas"/>
                <w:noProof/>
              </w:rPr>
            </w:r>
            <w:r w:rsidRPr="00A21C10">
              <w:rPr>
                <w:rStyle w:val="Hipersaitas"/>
                <w:noProof/>
              </w:rPr>
              <w:fldChar w:fldCharType="separate"/>
            </w:r>
            <w:r w:rsidRPr="00A21C10">
              <w:rPr>
                <w:rStyle w:val="Hipersaitas"/>
                <w:noProof/>
              </w:rPr>
              <w:t>8. Priedai</w:t>
            </w:r>
            <w:r>
              <w:rPr>
                <w:noProof/>
                <w:webHidden/>
              </w:rPr>
              <w:tab/>
            </w:r>
            <w:r>
              <w:rPr>
                <w:noProof/>
                <w:webHidden/>
              </w:rPr>
              <w:fldChar w:fldCharType="begin"/>
            </w:r>
            <w:r>
              <w:rPr>
                <w:noProof/>
                <w:webHidden/>
              </w:rPr>
              <w:instrText xml:space="preserve"> PAGEREF _Toc225451006 \h </w:instrText>
            </w:r>
          </w:ins>
          <w:r>
            <w:rPr>
              <w:noProof/>
              <w:webHidden/>
            </w:rPr>
          </w:r>
          <w:r>
            <w:rPr>
              <w:noProof/>
              <w:webHidden/>
            </w:rPr>
            <w:fldChar w:fldCharType="separate"/>
          </w:r>
          <w:ins w:author="Jolanta Šinkūnienė" w:date="2026-03-26T20:55:00Z" w:id="167">
            <w:r>
              <w:rPr>
                <w:noProof/>
                <w:webHidden/>
              </w:rPr>
              <w:t>111</w:t>
            </w:r>
            <w:r>
              <w:rPr>
                <w:noProof/>
                <w:webHidden/>
              </w:rPr>
              <w:fldChar w:fldCharType="end"/>
            </w:r>
            <w:r w:rsidRPr="00A21C10">
              <w:rPr>
                <w:rStyle w:val="Hipersaitas"/>
                <w:noProof/>
              </w:rPr>
              <w:fldChar w:fldCharType="end"/>
            </w:r>
          </w:ins>
        </w:p>
        <w:p w:rsidR="00BB081A" w:rsidRDefault="00BB081A" w14:paraId="3706AC71" w14:textId="10D4AA6E">
          <w:r w:rsidRPr="2E260C7A">
            <w:rPr>
              <w:b/>
              <w:bCs/>
              <w:noProof/>
            </w:rPr>
            <w:fldChar w:fldCharType="end"/>
          </w:r>
        </w:p>
      </w:sdtContent>
    </w:sdt>
    <w:p w:rsidRPr="00BB081A" w:rsidR="002801E9" w:rsidP="007A6193" w:rsidRDefault="002801E9" w14:paraId="292A04BC" w14:textId="77777777">
      <w:pPr>
        <w:rPr>
          <w:rFonts w:ascii="Times New Roman" w:hAnsi="Times New Roman" w:cs="Times New Roman"/>
        </w:rPr>
      </w:pPr>
    </w:p>
    <w:p w:rsidRPr="00BB081A" w:rsidR="002801E9" w:rsidP="007A6193" w:rsidRDefault="002801E9" w14:paraId="5F75C8ED" w14:textId="77777777">
      <w:pPr>
        <w:rPr>
          <w:rFonts w:ascii="Times New Roman" w:hAnsi="Times New Roman" w:cs="Times New Roman"/>
        </w:rPr>
      </w:pPr>
    </w:p>
    <w:p w:rsidR="009B420B" w:rsidP="007A6193" w:rsidRDefault="009B420B" w14:paraId="04371147" w14:textId="77777777">
      <w:pPr>
        <w:rPr>
          <w:rFonts w:ascii="Times New Roman" w:hAnsi="Times New Roman" w:cs="Times New Roman"/>
        </w:rPr>
      </w:pPr>
    </w:p>
    <w:p w:rsidR="00347F54" w:rsidP="007A6193" w:rsidRDefault="00347F54" w14:paraId="549B6469" w14:textId="77777777">
      <w:pPr>
        <w:rPr>
          <w:rFonts w:ascii="Times New Roman" w:hAnsi="Times New Roman" w:cs="Times New Roman"/>
        </w:rPr>
      </w:pPr>
    </w:p>
    <w:p w:rsidR="00347F54" w:rsidP="007A6193" w:rsidRDefault="00347F54" w14:paraId="77EF5E8A" w14:textId="77777777">
      <w:pPr>
        <w:rPr>
          <w:rFonts w:ascii="Times New Roman" w:hAnsi="Times New Roman" w:cs="Times New Roman"/>
        </w:rPr>
      </w:pPr>
    </w:p>
    <w:p w:rsidR="00347F54" w:rsidP="007A6193" w:rsidRDefault="00347F54" w14:paraId="12A6931D" w14:textId="77777777">
      <w:pPr>
        <w:rPr>
          <w:rFonts w:ascii="Times New Roman" w:hAnsi="Times New Roman" w:cs="Times New Roman"/>
        </w:rPr>
      </w:pPr>
    </w:p>
    <w:p w:rsidR="00347F54" w:rsidP="007A6193" w:rsidRDefault="00347F54" w14:paraId="2109F878" w14:textId="77777777">
      <w:pPr>
        <w:rPr>
          <w:rFonts w:ascii="Times New Roman" w:hAnsi="Times New Roman" w:cs="Times New Roman"/>
        </w:rPr>
      </w:pPr>
    </w:p>
    <w:p w:rsidR="00347F54" w:rsidP="007A6193" w:rsidRDefault="00347F54" w14:paraId="00D7C1A1" w14:textId="77777777">
      <w:pPr>
        <w:rPr>
          <w:rFonts w:ascii="Times New Roman" w:hAnsi="Times New Roman" w:cs="Times New Roman"/>
        </w:rPr>
      </w:pPr>
    </w:p>
    <w:p w:rsidR="00347F54" w:rsidP="007A6193" w:rsidRDefault="00347F54" w14:paraId="12CCBE98" w14:textId="77777777">
      <w:pPr>
        <w:rPr>
          <w:rFonts w:ascii="Times New Roman" w:hAnsi="Times New Roman" w:cs="Times New Roman"/>
        </w:rPr>
      </w:pPr>
    </w:p>
    <w:p w:rsidR="00347F54" w:rsidP="007A6193" w:rsidRDefault="00347F54" w14:paraId="7DF0776A" w14:textId="77777777">
      <w:pPr>
        <w:rPr>
          <w:rFonts w:ascii="Times New Roman" w:hAnsi="Times New Roman" w:cs="Times New Roman"/>
        </w:rPr>
      </w:pPr>
    </w:p>
    <w:p w:rsidR="00347F54" w:rsidP="007A6193" w:rsidRDefault="00347F54" w14:paraId="3C4F2277" w14:textId="77777777">
      <w:pPr>
        <w:rPr>
          <w:rFonts w:ascii="Times New Roman" w:hAnsi="Times New Roman" w:cs="Times New Roman"/>
        </w:rPr>
      </w:pPr>
    </w:p>
    <w:p w:rsidR="00347F54" w:rsidP="007A6193" w:rsidRDefault="00347F54" w14:paraId="34797247" w14:textId="77777777">
      <w:pPr>
        <w:rPr>
          <w:rFonts w:ascii="Times New Roman" w:hAnsi="Times New Roman" w:cs="Times New Roman"/>
        </w:rPr>
      </w:pPr>
    </w:p>
    <w:p w:rsidR="00347F54" w:rsidP="007A6193" w:rsidRDefault="00347F54" w14:paraId="6E29E001" w14:textId="77777777">
      <w:pPr>
        <w:rPr>
          <w:rFonts w:ascii="Times New Roman" w:hAnsi="Times New Roman" w:cs="Times New Roman"/>
        </w:rPr>
      </w:pPr>
    </w:p>
    <w:p w:rsidR="00347F54" w:rsidP="007A6193" w:rsidRDefault="00347F54" w14:paraId="786B1656" w14:textId="77777777">
      <w:pPr>
        <w:rPr>
          <w:rFonts w:ascii="Times New Roman" w:hAnsi="Times New Roman" w:cs="Times New Roman"/>
        </w:rPr>
      </w:pPr>
    </w:p>
    <w:p w:rsidR="00347F54" w:rsidP="007A6193" w:rsidRDefault="00347F54" w14:paraId="2FA5ABDF" w14:textId="77777777">
      <w:pPr>
        <w:rPr>
          <w:rFonts w:ascii="Times New Roman" w:hAnsi="Times New Roman" w:cs="Times New Roman"/>
        </w:rPr>
      </w:pPr>
    </w:p>
    <w:p w:rsidR="00347F54" w:rsidP="007A6193" w:rsidRDefault="00347F54" w14:paraId="3DAD56FA" w14:textId="77777777">
      <w:pPr>
        <w:rPr>
          <w:rFonts w:ascii="Times New Roman" w:hAnsi="Times New Roman" w:cs="Times New Roman"/>
        </w:rPr>
      </w:pPr>
    </w:p>
    <w:p w:rsidRPr="00BB081A" w:rsidR="00347F54" w:rsidP="007A6193" w:rsidRDefault="00347F54" w14:paraId="397CF49C" w14:textId="77777777">
      <w:pPr>
        <w:rPr>
          <w:rFonts w:ascii="Times New Roman" w:hAnsi="Times New Roman" w:cs="Times New Roman"/>
        </w:rPr>
      </w:pPr>
    </w:p>
    <w:p w:rsidRPr="00BB081A" w:rsidR="005C4FF8" w:rsidP="00BB081A" w:rsidRDefault="005C4FF8" w14:paraId="510A3F52" w14:textId="77777777">
      <w:pPr>
        <w:pStyle w:val="Antrat1"/>
      </w:pPr>
      <w:bookmarkStart w:name="_Toc225450951" w:id="168"/>
      <w:r>
        <w:t>Santrauka</w:t>
      </w:r>
      <w:bookmarkEnd w:id="168"/>
    </w:p>
    <w:p w:rsidRPr="00BB081A" w:rsidR="005C4FF8" w:rsidP="007A6193" w:rsidRDefault="005C4FF8" w14:paraId="112C1B29" w14:textId="77777777">
      <w:pPr>
        <w:rPr>
          <w:rFonts w:ascii="Times New Roman" w:hAnsi="Times New Roman" w:cs="Times New Roman"/>
        </w:rPr>
      </w:pPr>
    </w:p>
    <w:p w:rsidRPr="00737AED" w:rsidR="00BB081A" w:rsidP="00BB081A" w:rsidRDefault="00BB081A" w14:paraId="28CBAE4A" w14:textId="77777777">
      <w:pPr>
        <w:pStyle w:val="Antrat1"/>
      </w:pPr>
      <w:bookmarkStart w:name="_Toc225450952" w:id="169"/>
      <w:commentRangeStart w:id="170"/>
      <w:r>
        <w:t>Terminai</w:t>
      </w:r>
      <w:bookmarkEnd w:id="169"/>
      <w:commentRangeEnd w:id="170"/>
      <w:r w:rsidRPr="00737AED" w:rsidR="00C15A23">
        <w:rPr>
          <w:rStyle w:val="Komentaronuoroda"/>
          <w:sz w:val="32"/>
          <w:szCs w:val="32"/>
        </w:rPr>
        <w:commentReference w:id="170"/>
      </w:r>
    </w:p>
    <w:p w:rsidRPr="00737AED" w:rsidR="00BB081A" w:rsidP="00BB081A" w:rsidRDefault="00BB081A" w14:paraId="28EA06A7" w14:textId="77777777">
      <w:pPr>
        <w:rPr>
          <w:rFonts w:ascii="Times New Roman" w:hAnsi="Times New Roman" w:cs="Times New Roman"/>
        </w:rPr>
      </w:pPr>
    </w:p>
    <w:tbl>
      <w:tblPr>
        <w:tblStyle w:val="Lentelstinklelis"/>
        <w:tblW w:w="0" w:type="auto"/>
        <w:tblLook w:val="04A0" w:firstRow="1" w:lastRow="0" w:firstColumn="1" w:lastColumn="0" w:noHBand="0" w:noVBand="1"/>
      </w:tblPr>
      <w:tblGrid>
        <w:gridCol w:w="4505"/>
        <w:gridCol w:w="4505"/>
      </w:tblGrid>
      <w:tr w:rsidR="00BB081A" w:rsidTr="2E260C7A" w14:paraId="23E56E6E" w14:textId="77777777">
        <w:tc>
          <w:tcPr>
            <w:tcW w:w="4505" w:type="dxa"/>
          </w:tcPr>
          <w:p w:rsidR="00BB081A" w:rsidRDefault="00BB081A" w14:paraId="350E103B" w14:textId="77777777">
            <w:pPr>
              <w:rPr>
                <w:rFonts w:ascii="Times New Roman" w:hAnsi="Times New Roman" w:cs="Times New Roman"/>
              </w:rPr>
            </w:pPr>
            <w:r w:rsidRPr="2E260C7A">
              <w:rPr>
                <w:rFonts w:ascii="Times New Roman" w:hAnsi="Times New Roman" w:cs="Times New Roman"/>
              </w:rPr>
              <w:t>CARE principai</w:t>
            </w:r>
          </w:p>
        </w:tc>
        <w:tc>
          <w:tcPr>
            <w:tcW w:w="4505" w:type="dxa"/>
          </w:tcPr>
          <w:p w:rsidR="00BB081A" w:rsidRDefault="00BB081A" w14:paraId="77917FEC" w14:textId="77777777">
            <w:pPr>
              <w:rPr>
                <w:rFonts w:ascii="Times New Roman" w:hAnsi="Times New Roman" w:cs="Times New Roman"/>
              </w:rPr>
            </w:pPr>
          </w:p>
        </w:tc>
      </w:tr>
      <w:tr w:rsidRPr="00955FC3" w:rsidR="008D1D84" w:rsidTr="2E260C7A" w14:paraId="23781789" w14:textId="77777777">
        <w:tc>
          <w:tcPr>
            <w:tcW w:w="4505" w:type="dxa"/>
          </w:tcPr>
          <w:p w:rsidRPr="00955FC3" w:rsidR="008D1D84" w:rsidRDefault="2D8AF475" w14:paraId="37D92FF7" w14:textId="1E333933">
            <w:pPr>
              <w:rPr>
                <w:rFonts w:ascii="Times New Roman" w:hAnsi="Times New Roman" w:cs="Times New Roman"/>
                <w:lang w:val="es-ES"/>
              </w:rPr>
            </w:pPr>
            <w:r w:rsidRPr="2E260C7A">
              <w:rPr>
                <w:rFonts w:ascii="Times New Roman" w:hAnsi="Times New Roman" w:cs="Times New Roman"/>
              </w:rPr>
              <w:t>Duomenų altruizmas</w:t>
            </w:r>
            <w:r w:rsidRPr="2E260C7A" w:rsidR="5E4FBC2F">
              <w:rPr>
                <w:rFonts w:ascii="Times New Roman" w:hAnsi="Times New Roman" w:cs="Times New Roman"/>
              </w:rPr>
              <w:t xml:space="preserve"> (angl. </w:t>
            </w:r>
            <w:r w:rsidRPr="2E260C7A" w:rsidR="5E4FBC2F">
              <w:rPr>
                <w:rFonts w:ascii="Times New Roman" w:hAnsi="Times New Roman" w:cs="Times New Roman"/>
                <w:i/>
                <w:iCs/>
              </w:rPr>
              <w:t>data altruism</w:t>
            </w:r>
            <w:r w:rsidRPr="2E260C7A" w:rsidR="5E4FBC2F">
              <w:rPr>
                <w:rFonts w:ascii="Times New Roman" w:hAnsi="Times New Roman" w:cs="Times New Roman"/>
              </w:rPr>
              <w:t>)</w:t>
            </w:r>
          </w:p>
        </w:tc>
        <w:tc>
          <w:tcPr>
            <w:tcW w:w="4505" w:type="dxa"/>
          </w:tcPr>
          <w:p w:rsidR="008D1D84" w:rsidRDefault="008D1D84" w14:paraId="2211E482" w14:textId="77777777">
            <w:pPr>
              <w:rPr>
                <w:rFonts w:ascii="Times New Roman" w:hAnsi="Times New Roman" w:cs="Times New Roman"/>
              </w:rPr>
            </w:pPr>
          </w:p>
        </w:tc>
      </w:tr>
      <w:tr w:rsidR="00BB081A" w:rsidTr="2E260C7A" w14:paraId="2D92DE35" w14:textId="77777777">
        <w:tc>
          <w:tcPr>
            <w:tcW w:w="4505" w:type="dxa"/>
          </w:tcPr>
          <w:p w:rsidRPr="00FD5229" w:rsidR="00BB081A" w:rsidRDefault="00BB081A" w14:paraId="33CA48CE" w14:textId="77777777">
            <w:pPr>
              <w:rPr>
                <w:rFonts w:ascii="Times New Roman" w:hAnsi="Times New Roman" w:cs="Times New Roman"/>
              </w:rPr>
            </w:pPr>
            <w:r w:rsidRPr="2E260C7A">
              <w:rPr>
                <w:rFonts w:ascii="Times New Roman" w:hAnsi="Times New Roman" w:cs="Times New Roman"/>
              </w:rPr>
              <w:t xml:space="preserve">Duomenų stiuardas (angl. </w:t>
            </w:r>
            <w:r w:rsidRPr="2E260C7A">
              <w:rPr>
                <w:rFonts w:ascii="Times New Roman" w:hAnsi="Times New Roman" w:cs="Times New Roman"/>
                <w:i/>
                <w:iCs/>
              </w:rPr>
              <w:t>data steward</w:t>
            </w:r>
            <w:r w:rsidRPr="2E260C7A">
              <w:rPr>
                <w:rFonts w:ascii="Times New Roman" w:hAnsi="Times New Roman" w:cs="Times New Roman"/>
              </w:rPr>
              <w:t>)</w:t>
            </w:r>
          </w:p>
        </w:tc>
        <w:tc>
          <w:tcPr>
            <w:tcW w:w="4505" w:type="dxa"/>
          </w:tcPr>
          <w:p w:rsidR="00BB081A" w:rsidRDefault="00BB081A" w14:paraId="7257CE51" w14:textId="77777777">
            <w:pPr>
              <w:rPr>
                <w:rFonts w:ascii="Times New Roman" w:hAnsi="Times New Roman" w:cs="Times New Roman"/>
              </w:rPr>
            </w:pPr>
          </w:p>
        </w:tc>
      </w:tr>
      <w:tr w:rsidR="00BB081A" w:rsidTr="2E260C7A" w14:paraId="52E36016" w14:textId="77777777">
        <w:tc>
          <w:tcPr>
            <w:tcW w:w="4505" w:type="dxa"/>
          </w:tcPr>
          <w:p w:rsidR="00BB081A" w:rsidRDefault="00BB081A" w14:paraId="3632DCEA" w14:textId="77777777">
            <w:pPr>
              <w:rPr>
                <w:rFonts w:ascii="Times New Roman" w:hAnsi="Times New Roman" w:cs="Times New Roman"/>
              </w:rPr>
            </w:pPr>
            <w:commentRangeStart w:id="171"/>
            <w:r w:rsidRPr="2E260C7A">
              <w:rPr>
                <w:rFonts w:ascii="Times New Roman" w:hAnsi="Times New Roman" w:cs="Times New Roman"/>
              </w:rPr>
              <w:t>Duomenų bazė, saugykla, talpykla, repozitorija</w:t>
            </w:r>
            <w:commentRangeEnd w:id="171"/>
            <w:r>
              <w:rPr>
                <w:rStyle w:val="Komentaronuoroda"/>
                <w:rFonts w:ascii="Times New Roman" w:hAnsi="Times New Roman" w:cs="Times New Roman"/>
                <w:sz w:val="24"/>
                <w:szCs w:val="24"/>
              </w:rPr>
              <w:commentReference w:id="171"/>
            </w:r>
          </w:p>
        </w:tc>
        <w:tc>
          <w:tcPr>
            <w:tcW w:w="4505" w:type="dxa"/>
          </w:tcPr>
          <w:p w:rsidR="00BB081A" w:rsidRDefault="00BB081A" w14:paraId="5851BD98" w14:textId="77777777">
            <w:pPr>
              <w:rPr>
                <w:rFonts w:ascii="Times New Roman" w:hAnsi="Times New Roman" w:cs="Times New Roman"/>
              </w:rPr>
            </w:pPr>
          </w:p>
        </w:tc>
      </w:tr>
      <w:tr w:rsidR="00525929" w:rsidTr="2E260C7A" w14:paraId="0E7A8196" w14:textId="77777777">
        <w:tc>
          <w:tcPr>
            <w:tcW w:w="4505" w:type="dxa"/>
          </w:tcPr>
          <w:p w:rsidRPr="00647EC0" w:rsidR="00525929" w:rsidP="00525929" w:rsidRDefault="00525929" w14:paraId="77EA0D19" w14:textId="6895BB40">
            <w:pPr>
              <w:rPr>
                <w:rFonts w:ascii="Times New Roman" w:hAnsi="Times New Roman" w:cs="Times New Roman"/>
              </w:rPr>
            </w:pPr>
            <w:r w:rsidRPr="2E260C7A">
              <w:rPr>
                <w:rFonts w:ascii="Times New Roman" w:hAnsi="Times New Roman" w:cs="Times New Roman"/>
              </w:rPr>
              <w:t xml:space="preserve">FAIR principai (angl. </w:t>
            </w:r>
            <w:r w:rsidRPr="2E260C7A">
              <w:rPr>
                <w:rFonts w:ascii="Times New Roman" w:hAnsi="Times New Roman" w:cs="Times New Roman"/>
                <w:i/>
                <w:iCs/>
              </w:rPr>
              <w:t>Findable</w:t>
            </w:r>
            <w:r w:rsidRPr="2E260C7A">
              <w:rPr>
                <w:rFonts w:ascii="Times New Roman" w:hAnsi="Times New Roman" w:cs="Times New Roman"/>
              </w:rPr>
              <w:t xml:space="preserve">, </w:t>
            </w:r>
            <w:r w:rsidRPr="2E260C7A">
              <w:rPr>
                <w:rFonts w:ascii="Times New Roman" w:hAnsi="Times New Roman" w:cs="Times New Roman"/>
                <w:i/>
                <w:iCs/>
              </w:rPr>
              <w:t>Accessible, Interoperable</w:t>
            </w:r>
            <w:r w:rsidRPr="2E260C7A">
              <w:rPr>
                <w:rFonts w:ascii="Times New Roman" w:hAnsi="Times New Roman" w:cs="Times New Roman"/>
              </w:rPr>
              <w:t xml:space="preserve">, </w:t>
            </w:r>
            <w:r w:rsidRPr="2E260C7A">
              <w:rPr>
                <w:rFonts w:ascii="Times New Roman" w:hAnsi="Times New Roman" w:cs="Times New Roman"/>
                <w:i/>
                <w:iCs/>
              </w:rPr>
              <w:t>Reusable</w:t>
            </w:r>
            <w:r w:rsidRPr="2E260C7A">
              <w:rPr>
                <w:rFonts w:ascii="Times New Roman" w:hAnsi="Times New Roman" w:cs="Times New Roman"/>
              </w:rPr>
              <w:t>)</w:t>
            </w:r>
          </w:p>
        </w:tc>
        <w:tc>
          <w:tcPr>
            <w:tcW w:w="4505" w:type="dxa"/>
          </w:tcPr>
          <w:p w:rsidR="00525929" w:rsidP="00525929" w:rsidRDefault="00525929" w14:paraId="69056181" w14:textId="77777777">
            <w:pPr>
              <w:rPr>
                <w:rFonts w:ascii="Times New Roman" w:hAnsi="Times New Roman" w:cs="Times New Roman"/>
              </w:rPr>
            </w:pPr>
          </w:p>
        </w:tc>
      </w:tr>
      <w:tr w:rsidR="00525929" w:rsidTr="2E260C7A" w14:paraId="649E1101" w14:textId="77777777">
        <w:tc>
          <w:tcPr>
            <w:tcW w:w="4505" w:type="dxa"/>
          </w:tcPr>
          <w:p w:rsidRPr="00647EC0" w:rsidR="00525929" w:rsidP="00525929" w:rsidRDefault="00525929" w14:paraId="768354EE" w14:textId="533D7106">
            <w:pPr>
              <w:rPr>
                <w:rFonts w:ascii="Times New Roman" w:hAnsi="Times New Roman" w:cs="Times New Roman"/>
              </w:rPr>
            </w:pPr>
            <w:r w:rsidRPr="2E260C7A">
              <w:rPr>
                <w:rFonts w:ascii="Times New Roman" w:hAnsi="Times New Roman" w:cs="Times New Roman"/>
              </w:rPr>
              <w:t>TRUST principai</w:t>
            </w:r>
          </w:p>
        </w:tc>
        <w:tc>
          <w:tcPr>
            <w:tcW w:w="4505" w:type="dxa"/>
          </w:tcPr>
          <w:p w:rsidR="00525929" w:rsidP="00525929" w:rsidRDefault="00525929" w14:paraId="275E382E" w14:textId="77777777">
            <w:pPr>
              <w:rPr>
                <w:rFonts w:ascii="Times New Roman" w:hAnsi="Times New Roman" w:cs="Times New Roman"/>
              </w:rPr>
            </w:pPr>
          </w:p>
        </w:tc>
      </w:tr>
      <w:tr w:rsidR="00525929" w:rsidTr="2E260C7A" w14:paraId="4F8D0A76" w14:textId="77777777">
        <w:tc>
          <w:tcPr>
            <w:tcW w:w="4505" w:type="dxa"/>
          </w:tcPr>
          <w:p w:rsidRPr="00647EC0" w:rsidR="00525929" w:rsidP="00525929" w:rsidRDefault="2D16100A" w14:paraId="0D09A55A" w14:textId="535FB333">
            <w:pPr>
              <w:rPr>
                <w:rFonts w:ascii="Times New Roman" w:hAnsi="Times New Roman" w:cs="Times New Roman"/>
              </w:rPr>
            </w:pPr>
            <w:r w:rsidRPr="2E260C7A">
              <w:rPr>
                <w:rFonts w:ascii="Times New Roman" w:hAnsi="Times New Roman" w:cs="Times New Roman"/>
              </w:rPr>
              <w:t>EOSC m</w:t>
            </w:r>
            <w:r w:rsidRPr="2E260C7A" w:rsidR="00525929">
              <w:rPr>
                <w:rFonts w:ascii="Times New Roman" w:hAnsi="Times New Roman" w:cs="Times New Roman"/>
              </w:rPr>
              <w:t xml:space="preserve">azgas (angl. </w:t>
            </w:r>
            <w:r w:rsidRPr="00347F54" w:rsidR="606B5163">
              <w:rPr>
                <w:rFonts w:ascii="Times New Roman" w:hAnsi="Times New Roman" w:cs="Times New Roman"/>
                <w:i/>
                <w:iCs/>
              </w:rPr>
              <w:t xml:space="preserve">EOSC </w:t>
            </w:r>
            <w:r w:rsidRPr="2E260C7A" w:rsidR="00525929">
              <w:rPr>
                <w:rFonts w:ascii="Times New Roman" w:hAnsi="Times New Roman" w:cs="Times New Roman"/>
                <w:i/>
                <w:iCs/>
              </w:rPr>
              <w:t>node</w:t>
            </w:r>
            <w:r w:rsidRPr="2E260C7A" w:rsidR="00525929">
              <w:rPr>
                <w:rFonts w:ascii="Times New Roman" w:hAnsi="Times New Roman" w:cs="Times New Roman"/>
              </w:rPr>
              <w:t>)</w:t>
            </w:r>
          </w:p>
        </w:tc>
        <w:tc>
          <w:tcPr>
            <w:tcW w:w="4505" w:type="dxa"/>
          </w:tcPr>
          <w:p w:rsidR="00525929" w:rsidP="00525929" w:rsidRDefault="00525929" w14:paraId="46193181" w14:textId="77777777">
            <w:pPr>
              <w:rPr>
                <w:rFonts w:ascii="Times New Roman" w:hAnsi="Times New Roman" w:cs="Times New Roman"/>
              </w:rPr>
            </w:pPr>
          </w:p>
        </w:tc>
      </w:tr>
      <w:tr w:rsidR="3C1418B1" w:rsidTr="2E260C7A" w14:paraId="5C809B6B" w14:textId="77777777">
        <w:trPr>
          <w:trHeight w:val="300"/>
        </w:trPr>
        <w:tc>
          <w:tcPr>
            <w:tcW w:w="4505" w:type="dxa"/>
          </w:tcPr>
          <w:p w:rsidR="7B1E468E" w:rsidP="3C1418B1" w:rsidRDefault="580FEE0D" w14:paraId="46AA2D77" w14:textId="6D51F305">
            <w:pPr>
              <w:rPr>
                <w:rFonts w:ascii="Times New Roman" w:hAnsi="Times New Roman" w:cs="Times New Roman"/>
              </w:rPr>
            </w:pPr>
            <w:ins w:author="Gintė Medzvieckaitė" w:date="2026-03-02T13:18:00Z" w:id="172">
              <w:r w:rsidRPr="2E260C7A">
                <w:rPr>
                  <w:rFonts w:ascii="Times New Roman" w:hAnsi="Times New Roman" w:cs="Times New Roman"/>
                </w:rPr>
                <w:t>Atvirasis mokslas?</w:t>
              </w:r>
            </w:ins>
          </w:p>
        </w:tc>
        <w:tc>
          <w:tcPr>
            <w:tcW w:w="4505" w:type="dxa"/>
          </w:tcPr>
          <w:p w:rsidR="3C1418B1" w:rsidP="3C1418B1" w:rsidRDefault="3C1418B1" w14:paraId="76DD1387" w14:textId="7F9C2DBB">
            <w:pPr>
              <w:rPr>
                <w:rFonts w:ascii="Times New Roman" w:hAnsi="Times New Roman" w:cs="Times New Roman"/>
              </w:rPr>
            </w:pPr>
          </w:p>
        </w:tc>
      </w:tr>
      <w:tr w:rsidR="3C1418B1" w:rsidTr="2E260C7A" w14:paraId="7CFAE674" w14:textId="77777777">
        <w:trPr>
          <w:trHeight w:val="300"/>
          <w:ins w:author="Gintė Medzvieckaitė" w:date="2026-03-02T13:19:00Z" w:id="173"/>
        </w:trPr>
        <w:tc>
          <w:tcPr>
            <w:tcW w:w="4505" w:type="dxa"/>
          </w:tcPr>
          <w:p w:rsidR="60DCB9CF" w:rsidP="3C1418B1" w:rsidRDefault="76FF45BF" w14:paraId="18A9D23C" w14:textId="5BB0C2FE">
            <w:pPr>
              <w:rPr>
                <w:rFonts w:ascii="Times New Roman" w:hAnsi="Times New Roman" w:cs="Times New Roman"/>
              </w:rPr>
            </w:pPr>
            <w:ins w:author="Gintė Medzvieckaitė" w:date="2026-03-02T13:19:00Z" w:id="174">
              <w:r w:rsidRPr="2E260C7A">
                <w:rPr>
                  <w:rFonts w:ascii="Times New Roman" w:hAnsi="Times New Roman" w:cs="Times New Roman"/>
                </w:rPr>
                <w:t>Atviroji prieiga prie publikacijų?</w:t>
              </w:r>
            </w:ins>
          </w:p>
        </w:tc>
        <w:tc>
          <w:tcPr>
            <w:tcW w:w="4505" w:type="dxa"/>
          </w:tcPr>
          <w:p w:rsidR="3C1418B1" w:rsidP="3C1418B1" w:rsidRDefault="3C1418B1" w14:paraId="4C2BF3C6" w14:textId="092D5C80">
            <w:pPr>
              <w:rPr>
                <w:rFonts w:ascii="Times New Roman" w:hAnsi="Times New Roman" w:cs="Times New Roman"/>
              </w:rPr>
            </w:pPr>
          </w:p>
        </w:tc>
      </w:tr>
    </w:tbl>
    <w:p w:rsidRPr="00737AED" w:rsidR="00BB081A" w:rsidP="00BB081A" w:rsidRDefault="00BB081A" w14:paraId="0CCA044E" w14:textId="77777777">
      <w:pPr>
        <w:rPr>
          <w:rFonts w:ascii="Times New Roman" w:hAnsi="Times New Roman" w:cs="Times New Roman"/>
        </w:rPr>
      </w:pPr>
    </w:p>
    <w:p w:rsidRPr="00737AED" w:rsidR="00BB081A" w:rsidP="00BB081A" w:rsidRDefault="00BB081A" w14:paraId="3D13C947" w14:textId="77777777">
      <w:pPr>
        <w:rPr>
          <w:rFonts w:ascii="Times New Roman" w:hAnsi="Times New Roman" w:cs="Times New Roman"/>
        </w:rPr>
      </w:pPr>
    </w:p>
    <w:p w:rsidRPr="00737AED" w:rsidR="00BB081A" w:rsidP="00BB081A" w:rsidRDefault="00BB081A" w14:paraId="3B1D7153" w14:textId="77777777">
      <w:pPr>
        <w:pStyle w:val="Antrat1"/>
      </w:pPr>
      <w:bookmarkStart w:name="_Toc225450953" w:id="175"/>
      <w:r>
        <w:t>Santrumpos</w:t>
      </w:r>
      <w:bookmarkEnd w:id="175"/>
    </w:p>
    <w:p w:rsidRPr="00737AED" w:rsidR="00BB081A" w:rsidP="00BB081A" w:rsidRDefault="00BB081A" w14:paraId="73915065" w14:textId="77777777">
      <w:pPr>
        <w:rPr>
          <w:rFonts w:ascii="Times New Roman" w:hAnsi="Times New Roman" w:cs="Times New Roman"/>
        </w:rPr>
      </w:pPr>
    </w:p>
    <w:tbl>
      <w:tblPr>
        <w:tblStyle w:val="Lentelstinklelis"/>
        <w:tblW w:w="0" w:type="auto"/>
        <w:tblLook w:val="04A0" w:firstRow="1" w:lastRow="0" w:firstColumn="1" w:lastColumn="0" w:noHBand="0" w:noVBand="1"/>
      </w:tblPr>
      <w:tblGrid>
        <w:gridCol w:w="2263"/>
        <w:gridCol w:w="6747"/>
      </w:tblGrid>
      <w:tr w:rsidRPr="00B948C1" w:rsidR="00BB081A" w:rsidTr="2E260C7A" w14:paraId="1D18CCB8" w14:textId="77777777">
        <w:tc>
          <w:tcPr>
            <w:tcW w:w="2263" w:type="dxa"/>
          </w:tcPr>
          <w:p w:rsidRPr="00B948C1" w:rsidR="00BB081A" w:rsidRDefault="00BB081A" w14:paraId="28C62B54" w14:textId="77777777">
            <w:pPr>
              <w:rPr>
                <w:rFonts w:ascii="Times New Roman" w:hAnsi="Times New Roman" w:cs="Times New Roman"/>
              </w:rPr>
            </w:pPr>
            <w:r w:rsidRPr="00B948C1">
              <w:rPr>
                <w:rFonts w:ascii="Times New Roman" w:hAnsi="Times New Roman" w:cs="Times New Roman"/>
              </w:rPr>
              <w:t>ADD</w:t>
            </w:r>
          </w:p>
        </w:tc>
        <w:tc>
          <w:tcPr>
            <w:tcW w:w="6747" w:type="dxa"/>
          </w:tcPr>
          <w:p w:rsidRPr="00B948C1" w:rsidR="00BB081A" w:rsidRDefault="00BB081A" w14:paraId="5578F9ED" w14:textId="77777777">
            <w:pPr>
              <w:rPr>
                <w:rFonts w:ascii="Times New Roman" w:hAnsi="Times New Roman" w:cs="Times New Roman"/>
              </w:rPr>
            </w:pPr>
            <w:r w:rsidRPr="00B948C1">
              <w:rPr>
                <w:rFonts w:ascii="Times New Roman" w:hAnsi="Times New Roman" w:eastAsia="Aptos" w:cs="Times New Roman"/>
                <w:color w:val="000000" w:themeColor="text1"/>
              </w:rPr>
              <w:t>Atvirųjų duomenų direktyva</w:t>
            </w:r>
          </w:p>
        </w:tc>
      </w:tr>
      <w:tr w:rsidRPr="00B948C1" w:rsidR="006A4771" w:rsidTr="2E260C7A" w14:paraId="20CA6591" w14:textId="77777777">
        <w:tc>
          <w:tcPr>
            <w:tcW w:w="2263" w:type="dxa"/>
          </w:tcPr>
          <w:p w:rsidRPr="00B948C1" w:rsidR="006A4771" w:rsidRDefault="006A4771" w14:paraId="2AC5FCF6" w14:textId="53655D04">
            <w:pPr>
              <w:rPr>
                <w:rFonts w:ascii="Times New Roman" w:hAnsi="Times New Roman" w:cs="Times New Roman"/>
              </w:rPr>
            </w:pPr>
            <w:r>
              <w:rPr>
                <w:rFonts w:ascii="Times New Roman" w:hAnsi="Times New Roman" w:cs="Times New Roman"/>
              </w:rPr>
              <w:t>AGA</w:t>
            </w:r>
          </w:p>
        </w:tc>
        <w:tc>
          <w:tcPr>
            <w:tcW w:w="6747" w:type="dxa"/>
          </w:tcPr>
          <w:p w:rsidRPr="00B948C1" w:rsidR="006A4771" w:rsidRDefault="006A4771" w14:paraId="08863C77" w14:textId="274F60DC">
            <w:pPr>
              <w:rPr>
                <w:rFonts w:ascii="Times New Roman" w:hAnsi="Times New Roman" w:cs="Times New Roman"/>
              </w:rPr>
            </w:pPr>
            <w:commentRangeStart w:id="176"/>
            <w:r>
              <w:rPr>
                <w:rFonts w:ascii="Times New Roman" w:hAnsi="Times New Roman" w:eastAsia="Aptos" w:cs="Times New Roman"/>
              </w:rPr>
              <w:t>XXXX</w:t>
            </w:r>
            <w:commentRangeEnd w:id="176"/>
            <w:r>
              <w:rPr>
                <w:rStyle w:val="Komentaronuoroda"/>
                <w:rFonts w:ascii="Times New Roman" w:hAnsi="Times New Roman" w:eastAsia="Aptos" w:cs="Times New Roman"/>
                <w:sz w:val="24"/>
                <w:szCs w:val="24"/>
              </w:rPr>
              <w:commentReference w:id="176"/>
            </w:r>
            <w:r>
              <w:rPr>
                <w:rFonts w:ascii="Times New Roman" w:hAnsi="Times New Roman" w:eastAsia="Aptos" w:cs="Times New Roman"/>
              </w:rPr>
              <w:t xml:space="preserve"> angl. </w:t>
            </w:r>
            <w:r w:rsidRPr="006A4771">
              <w:rPr>
                <w:rFonts w:ascii="Times New Roman" w:hAnsi="Times New Roman" w:eastAsia="Aptos" w:cs="Times New Roman"/>
                <w:i/>
                <w:iCs/>
              </w:rPr>
              <w:t>Annotated Grant Agreement</w:t>
            </w:r>
          </w:p>
        </w:tc>
      </w:tr>
      <w:tr w:rsidRPr="00B948C1" w:rsidR="00BB081A" w:rsidTr="2E260C7A" w14:paraId="5686D975" w14:textId="77777777">
        <w:tc>
          <w:tcPr>
            <w:tcW w:w="2263" w:type="dxa"/>
          </w:tcPr>
          <w:p w:rsidRPr="00B948C1" w:rsidR="00BB081A" w:rsidRDefault="00BB081A" w14:paraId="5B727D98" w14:textId="77777777">
            <w:pPr>
              <w:rPr>
                <w:rFonts w:ascii="Times New Roman" w:hAnsi="Times New Roman" w:cs="Times New Roman"/>
              </w:rPr>
            </w:pPr>
            <w:r w:rsidRPr="00B948C1">
              <w:rPr>
                <w:rFonts w:ascii="Times New Roman" w:hAnsi="Times New Roman" w:cs="Times New Roman"/>
              </w:rPr>
              <w:t>AM</w:t>
            </w:r>
          </w:p>
        </w:tc>
        <w:tc>
          <w:tcPr>
            <w:tcW w:w="6747" w:type="dxa"/>
          </w:tcPr>
          <w:p w:rsidRPr="00B948C1" w:rsidR="00BB081A" w:rsidRDefault="00BB081A" w14:paraId="52490663" w14:textId="77777777">
            <w:pPr>
              <w:rPr>
                <w:rFonts w:ascii="Times New Roman" w:hAnsi="Times New Roman" w:cs="Times New Roman"/>
              </w:rPr>
            </w:pPr>
            <w:r w:rsidRPr="00B948C1">
              <w:rPr>
                <w:rFonts w:ascii="Times New Roman" w:hAnsi="Times New Roman" w:cs="Times New Roman"/>
              </w:rPr>
              <w:t>Atvirasis mokslas</w:t>
            </w:r>
          </w:p>
        </w:tc>
      </w:tr>
      <w:tr w:rsidRPr="00B948C1" w:rsidR="00BB081A" w:rsidTr="2E260C7A" w14:paraId="1D9854DE" w14:textId="77777777">
        <w:tc>
          <w:tcPr>
            <w:tcW w:w="2263" w:type="dxa"/>
          </w:tcPr>
          <w:p w:rsidRPr="00B948C1" w:rsidR="00BB081A" w:rsidRDefault="00BB081A" w14:paraId="0E514103" w14:textId="77777777">
            <w:pPr>
              <w:rPr>
                <w:rFonts w:ascii="Times New Roman" w:hAnsi="Times New Roman" w:cs="Times New Roman"/>
              </w:rPr>
            </w:pPr>
            <w:r w:rsidRPr="00B948C1">
              <w:rPr>
                <w:rFonts w:ascii="Times New Roman" w:hAnsi="Times New Roman" w:cs="Times New Roman"/>
              </w:rPr>
              <w:t>AP</w:t>
            </w:r>
          </w:p>
        </w:tc>
        <w:tc>
          <w:tcPr>
            <w:tcW w:w="6747" w:type="dxa"/>
          </w:tcPr>
          <w:p w:rsidRPr="00B948C1" w:rsidR="00BB081A" w:rsidRDefault="00BB081A" w14:paraId="5E37CBF5" w14:textId="77777777">
            <w:pPr>
              <w:rPr>
                <w:rFonts w:ascii="Times New Roman" w:hAnsi="Times New Roman" w:cs="Times New Roman"/>
              </w:rPr>
            </w:pPr>
            <w:r w:rsidRPr="00B948C1">
              <w:rPr>
                <w:rFonts w:ascii="Times New Roman" w:hAnsi="Times New Roman" w:cs="Times New Roman"/>
              </w:rPr>
              <w:t>Atviroji prieiga</w:t>
            </w:r>
          </w:p>
        </w:tc>
      </w:tr>
      <w:tr w:rsidRPr="00B948C1" w:rsidR="004843C7" w:rsidTr="2E260C7A" w14:paraId="5963830E" w14:textId="77777777">
        <w:tc>
          <w:tcPr>
            <w:tcW w:w="2263" w:type="dxa"/>
          </w:tcPr>
          <w:p w:rsidRPr="00B948C1" w:rsidR="004843C7" w:rsidRDefault="004843C7" w14:paraId="70F65F71" w14:textId="4A2D0C66">
            <w:pPr>
              <w:rPr>
                <w:rFonts w:ascii="Times New Roman" w:hAnsi="Times New Roman" w:cs="Times New Roman"/>
              </w:rPr>
            </w:pPr>
            <w:r w:rsidRPr="00B948C1">
              <w:rPr>
                <w:rFonts w:ascii="Times New Roman" w:hAnsi="Times New Roman" w:cs="Times New Roman"/>
              </w:rPr>
              <w:t>API</w:t>
            </w:r>
          </w:p>
        </w:tc>
        <w:tc>
          <w:tcPr>
            <w:tcW w:w="6747" w:type="dxa"/>
          </w:tcPr>
          <w:p w:rsidRPr="00B948C1" w:rsidR="004843C7" w:rsidRDefault="004843C7" w14:paraId="36B85A0D" w14:textId="24E4B65A">
            <w:pPr>
              <w:rPr>
                <w:rFonts w:ascii="Times New Roman" w:hAnsi="Times New Roman" w:cs="Times New Roman"/>
              </w:rPr>
            </w:pPr>
            <w:commentRangeStart w:id="177"/>
            <w:r w:rsidRPr="00B948C1">
              <w:rPr>
                <w:rFonts w:ascii="Times New Roman" w:hAnsi="Times New Roman" w:cs="Times New Roman"/>
                <w:highlight w:val="yellow"/>
              </w:rPr>
              <w:t>XXXX</w:t>
            </w:r>
            <w:r w:rsidRPr="00B948C1">
              <w:rPr>
                <w:rFonts w:ascii="Times New Roman" w:hAnsi="Times New Roman" w:cs="Times New Roman"/>
              </w:rPr>
              <w:t xml:space="preserve">  </w:t>
            </w:r>
            <w:commentRangeEnd w:id="177"/>
            <w:r w:rsidRPr="00B948C1" w:rsidR="00F255E0">
              <w:rPr>
                <w:rStyle w:val="Komentaronuoroda"/>
                <w:rFonts w:ascii="Times New Roman" w:hAnsi="Times New Roman" w:cs="Times New Roman"/>
                <w:sz w:val="24"/>
                <w:szCs w:val="24"/>
              </w:rPr>
              <w:commentReference w:id="177"/>
            </w:r>
            <w:r w:rsidRPr="00B948C1">
              <w:rPr>
                <w:rFonts w:ascii="Times New Roman" w:hAnsi="Times New Roman" w:cs="Times New Roman"/>
              </w:rPr>
              <w:t xml:space="preserve">API (angl. </w:t>
            </w:r>
            <w:r w:rsidRPr="00B948C1">
              <w:rPr>
                <w:rFonts w:ascii="Times New Roman" w:hAnsi="Times New Roman" w:cs="Times New Roman"/>
                <w:i/>
                <w:iCs/>
              </w:rPr>
              <w:t>Application Programming Interface</w:t>
            </w:r>
            <w:r w:rsidRPr="00B948C1">
              <w:rPr>
                <w:rFonts w:ascii="Times New Roman" w:hAnsi="Times New Roman" w:cs="Times New Roman"/>
              </w:rPr>
              <w:t>)</w:t>
            </w:r>
          </w:p>
        </w:tc>
      </w:tr>
      <w:tr w:rsidRPr="00B948C1" w:rsidR="00BB081A" w:rsidTr="2E260C7A" w14:paraId="34888868" w14:textId="77777777">
        <w:tc>
          <w:tcPr>
            <w:tcW w:w="2263" w:type="dxa"/>
          </w:tcPr>
          <w:p w:rsidRPr="00B948C1" w:rsidR="00BB081A" w:rsidRDefault="00BB081A" w14:paraId="77FC7A79" w14:textId="77777777">
            <w:pPr>
              <w:rPr>
                <w:rFonts w:ascii="Times New Roman" w:hAnsi="Times New Roman" w:cs="Times New Roman"/>
              </w:rPr>
            </w:pPr>
            <w:r w:rsidRPr="00B948C1">
              <w:rPr>
                <w:rFonts w:ascii="Times New Roman" w:hAnsi="Times New Roman" w:cs="Times New Roman"/>
              </w:rPr>
              <w:t>BDAR</w:t>
            </w:r>
          </w:p>
        </w:tc>
        <w:tc>
          <w:tcPr>
            <w:tcW w:w="6747" w:type="dxa"/>
          </w:tcPr>
          <w:p w:rsidRPr="00B948C1" w:rsidR="00BB081A" w:rsidRDefault="00BB081A" w14:paraId="2BF36C25" w14:textId="77777777">
            <w:pPr>
              <w:rPr>
                <w:rFonts w:ascii="Times New Roman" w:hAnsi="Times New Roman" w:cs="Times New Roman"/>
              </w:rPr>
            </w:pPr>
            <w:r w:rsidRPr="00B948C1">
              <w:rPr>
                <w:rFonts w:ascii="Times New Roman" w:hAnsi="Times New Roman" w:cs="Times New Roman"/>
              </w:rPr>
              <w:t>Bendrasis duomenų apsaugos reglamentas</w:t>
            </w:r>
          </w:p>
        </w:tc>
      </w:tr>
      <w:tr w:rsidRPr="00B948C1" w:rsidR="00BB081A" w:rsidTr="2E260C7A" w14:paraId="22389EC4" w14:textId="77777777">
        <w:tc>
          <w:tcPr>
            <w:tcW w:w="2263" w:type="dxa"/>
          </w:tcPr>
          <w:p w:rsidRPr="00B948C1" w:rsidR="00BB081A" w:rsidRDefault="00BB081A" w14:paraId="74E5C3C3" w14:textId="77777777">
            <w:pPr>
              <w:rPr>
                <w:rFonts w:ascii="Times New Roman" w:hAnsi="Times New Roman" w:cs="Times New Roman"/>
              </w:rPr>
            </w:pPr>
            <w:r w:rsidRPr="00B948C1">
              <w:rPr>
                <w:rFonts w:ascii="Times New Roman" w:hAnsi="Times New Roman" w:cs="Times New Roman"/>
              </w:rPr>
              <w:t>DA</w:t>
            </w:r>
          </w:p>
        </w:tc>
        <w:tc>
          <w:tcPr>
            <w:tcW w:w="6747" w:type="dxa"/>
          </w:tcPr>
          <w:p w:rsidRPr="00B948C1" w:rsidR="00BB081A" w:rsidRDefault="00BB081A" w14:paraId="2D9402B5" w14:textId="77777777">
            <w:pPr>
              <w:rPr>
                <w:rFonts w:ascii="Times New Roman" w:hAnsi="Times New Roman" w:cs="Times New Roman"/>
                <w:color w:val="000000" w:themeColor="text1"/>
              </w:rPr>
            </w:pPr>
            <w:r w:rsidRPr="00B948C1">
              <w:rPr>
                <w:rFonts w:ascii="Times New Roman" w:hAnsi="Times New Roman" w:eastAsia="Aptos" w:cs="Times New Roman"/>
                <w:color w:val="000000" w:themeColor="text1"/>
              </w:rPr>
              <w:t>Duomenų aktas</w:t>
            </w:r>
          </w:p>
        </w:tc>
      </w:tr>
      <w:tr w:rsidRPr="00B948C1" w:rsidR="00BB081A" w:rsidTr="2E260C7A" w14:paraId="5F006546" w14:textId="77777777">
        <w:tc>
          <w:tcPr>
            <w:tcW w:w="2263" w:type="dxa"/>
          </w:tcPr>
          <w:p w:rsidRPr="00B948C1" w:rsidR="00BB081A" w:rsidRDefault="00BB081A" w14:paraId="712F83D7" w14:textId="77777777">
            <w:pPr>
              <w:rPr>
                <w:rFonts w:ascii="Times New Roman" w:hAnsi="Times New Roman" w:cs="Times New Roman"/>
              </w:rPr>
            </w:pPr>
            <w:r w:rsidRPr="00B948C1">
              <w:rPr>
                <w:rFonts w:ascii="Times New Roman" w:hAnsi="Times New Roman" w:cs="Times New Roman"/>
              </w:rPr>
              <w:t>DCC</w:t>
            </w:r>
          </w:p>
        </w:tc>
        <w:tc>
          <w:tcPr>
            <w:tcW w:w="6747" w:type="dxa"/>
          </w:tcPr>
          <w:p w:rsidRPr="00B948C1" w:rsidR="00BB081A" w:rsidRDefault="003E5E28" w14:paraId="46E1C99D" w14:textId="1515B831">
            <w:pPr>
              <w:rPr>
                <w:rFonts w:ascii="Times New Roman" w:hAnsi="Times New Roman" w:cs="Times New Roman"/>
              </w:rPr>
            </w:pPr>
            <w:r w:rsidRPr="00B948C1">
              <w:rPr>
                <w:rFonts w:ascii="Times New Roman" w:hAnsi="Times New Roman" w:cs="Times New Roman"/>
                <w:color w:val="000000" w:themeColor="text1"/>
              </w:rPr>
              <w:t xml:space="preserve">Duomenų citavimo korpusas (angl. </w:t>
            </w:r>
            <w:r w:rsidRPr="00B948C1" w:rsidR="00BB081A">
              <w:rPr>
                <w:rFonts w:ascii="Times New Roman" w:hAnsi="Times New Roman" w:cs="Times New Roman"/>
                <w:i/>
                <w:iCs/>
                <w:color w:val="000000" w:themeColor="text1"/>
              </w:rPr>
              <w:t>Data Citation Corpus</w:t>
            </w:r>
            <w:r w:rsidRPr="00B948C1">
              <w:rPr>
                <w:rFonts w:ascii="Times New Roman" w:hAnsi="Times New Roman" w:cs="Times New Roman"/>
                <w:color w:val="000000" w:themeColor="text1"/>
              </w:rPr>
              <w:t>)</w:t>
            </w:r>
          </w:p>
        </w:tc>
      </w:tr>
      <w:tr w:rsidRPr="00B948C1" w:rsidR="00BB081A" w:rsidTr="2E260C7A" w14:paraId="5E03B75A" w14:textId="77777777">
        <w:tc>
          <w:tcPr>
            <w:tcW w:w="2263" w:type="dxa"/>
          </w:tcPr>
          <w:p w:rsidRPr="00B948C1" w:rsidR="00BB081A" w:rsidRDefault="00BB081A" w14:paraId="2D3A1515" w14:textId="77777777">
            <w:pPr>
              <w:rPr>
                <w:rFonts w:ascii="Times New Roman" w:hAnsi="Times New Roman" w:cs="Times New Roman"/>
              </w:rPr>
            </w:pPr>
            <w:r w:rsidRPr="00B948C1">
              <w:rPr>
                <w:rFonts w:ascii="Times New Roman" w:hAnsi="Times New Roman" w:cs="Times New Roman"/>
              </w:rPr>
              <w:t>DI</w:t>
            </w:r>
          </w:p>
        </w:tc>
        <w:tc>
          <w:tcPr>
            <w:tcW w:w="6747" w:type="dxa"/>
          </w:tcPr>
          <w:p w:rsidRPr="00B948C1" w:rsidR="00BB081A" w:rsidRDefault="00BB081A" w14:paraId="28479AA0" w14:textId="77777777">
            <w:pPr>
              <w:rPr>
                <w:rFonts w:ascii="Times New Roman" w:hAnsi="Times New Roman" w:cs="Times New Roman"/>
              </w:rPr>
            </w:pPr>
            <w:r w:rsidRPr="00B948C1">
              <w:rPr>
                <w:rFonts w:ascii="Times New Roman" w:hAnsi="Times New Roman" w:cs="Times New Roman"/>
              </w:rPr>
              <w:t>Dirbtinis intelektas</w:t>
            </w:r>
          </w:p>
        </w:tc>
      </w:tr>
      <w:tr w:rsidRPr="00B948C1" w:rsidR="00BB081A" w:rsidTr="2E260C7A" w14:paraId="5A5CF9E2" w14:textId="77777777">
        <w:tc>
          <w:tcPr>
            <w:tcW w:w="2263" w:type="dxa"/>
          </w:tcPr>
          <w:p w:rsidRPr="00B948C1" w:rsidR="00BB081A" w:rsidRDefault="00BB081A" w14:paraId="4F9DDF9F" w14:textId="77777777">
            <w:pPr>
              <w:rPr>
                <w:rFonts w:ascii="Times New Roman" w:hAnsi="Times New Roman" w:cs="Times New Roman"/>
              </w:rPr>
            </w:pPr>
            <w:r w:rsidRPr="00B948C1">
              <w:rPr>
                <w:rFonts w:ascii="Times New Roman" w:hAnsi="Times New Roman" w:cs="Times New Roman"/>
              </w:rPr>
              <w:t>DOI</w:t>
            </w:r>
          </w:p>
        </w:tc>
        <w:tc>
          <w:tcPr>
            <w:tcW w:w="6747" w:type="dxa"/>
          </w:tcPr>
          <w:p w:rsidRPr="00B948C1" w:rsidR="00BB081A" w:rsidRDefault="00BB081A" w14:paraId="7698AE20" w14:textId="77777777">
            <w:pPr>
              <w:rPr>
                <w:rFonts w:ascii="Times New Roman" w:hAnsi="Times New Roman" w:cs="Times New Roman"/>
              </w:rPr>
            </w:pPr>
            <w:r w:rsidRPr="00B948C1">
              <w:rPr>
                <w:rFonts w:ascii="Times New Roman" w:hAnsi="Times New Roman" w:cs="Times New Roman"/>
              </w:rPr>
              <w:t xml:space="preserve">Skaitmeninis objekto identifikatorius (angl. </w:t>
            </w:r>
            <w:r w:rsidRPr="00B948C1">
              <w:rPr>
                <w:rFonts w:ascii="Times New Roman" w:hAnsi="Times New Roman" w:cs="Times New Roman"/>
                <w:i/>
                <w:iCs/>
              </w:rPr>
              <w:t>Digital Object Identifier</w:t>
            </w:r>
            <w:r w:rsidRPr="00B948C1">
              <w:rPr>
                <w:rFonts w:ascii="Times New Roman" w:hAnsi="Times New Roman" w:cs="Times New Roman"/>
              </w:rPr>
              <w:t>)</w:t>
            </w:r>
          </w:p>
        </w:tc>
      </w:tr>
      <w:tr w:rsidRPr="00B948C1" w:rsidR="00186375" w:rsidTr="2E260C7A" w14:paraId="708FC205" w14:textId="77777777">
        <w:tc>
          <w:tcPr>
            <w:tcW w:w="2263" w:type="dxa"/>
          </w:tcPr>
          <w:p w:rsidRPr="00B948C1" w:rsidR="00186375" w:rsidRDefault="00186375" w14:paraId="653A5B75" w14:textId="13644456">
            <w:pPr>
              <w:rPr>
                <w:rFonts w:ascii="Times New Roman" w:hAnsi="Times New Roman" w:cs="Times New Roman"/>
                <w:color w:val="000000" w:themeColor="text1"/>
              </w:rPr>
            </w:pPr>
            <w:r>
              <w:rPr>
                <w:rFonts w:ascii="Times New Roman" w:hAnsi="Times New Roman" w:cs="Times New Roman"/>
                <w:color w:val="000000" w:themeColor="text1"/>
              </w:rPr>
              <w:t>DRI</w:t>
            </w:r>
          </w:p>
        </w:tc>
        <w:tc>
          <w:tcPr>
            <w:tcW w:w="6747" w:type="dxa"/>
          </w:tcPr>
          <w:p w:rsidRPr="00186375" w:rsidR="00186375" w:rsidRDefault="00186375" w14:paraId="0AD38B32" w14:textId="1C5FDA35">
            <w:pPr>
              <w:rPr>
                <w:rFonts w:ascii="Times New Roman" w:hAnsi="Times New Roman" w:eastAsia="Aptos" w:cs="Times New Roman"/>
                <w:color w:val="000000" w:themeColor="text1"/>
              </w:rPr>
            </w:pPr>
            <w:commentRangeStart w:id="178"/>
            <w:r>
              <w:rPr>
                <w:rFonts w:ascii="Times New Roman" w:hAnsi="Times New Roman" w:cs="Times New Roman"/>
              </w:rPr>
              <w:t>XXXX</w:t>
            </w:r>
            <w:commentRangeEnd w:id="178"/>
            <w:r>
              <w:rPr>
                <w:rStyle w:val="Komentaronuoroda"/>
                <w:rFonts w:ascii="Times New Roman" w:hAnsi="Times New Roman" w:cs="Times New Roman"/>
                <w:sz w:val="24"/>
                <w:szCs w:val="24"/>
              </w:rPr>
              <w:commentReference w:id="178"/>
            </w:r>
            <w:r>
              <w:rPr>
                <w:rFonts w:ascii="Times New Roman" w:hAnsi="Times New Roman" w:cs="Times New Roman"/>
              </w:rPr>
              <w:t xml:space="preserve"> (angl. </w:t>
            </w:r>
            <w:r w:rsidRPr="2E260C7A">
              <w:rPr>
                <w:rFonts w:ascii="Times New Roman" w:hAnsi="Times New Roman" w:cs="Times New Roman"/>
                <w:i/>
                <w:iCs/>
              </w:rPr>
              <w:t>Digital Repository of Ireland</w:t>
            </w:r>
            <w:r>
              <w:rPr>
                <w:rFonts w:ascii="Times New Roman" w:hAnsi="Times New Roman" w:cs="Times New Roman"/>
              </w:rPr>
              <w:t>)</w:t>
            </w:r>
          </w:p>
        </w:tc>
      </w:tr>
      <w:tr w:rsidRPr="00B948C1" w:rsidR="00BB081A" w:rsidTr="2E260C7A" w14:paraId="45D51923" w14:textId="77777777">
        <w:tc>
          <w:tcPr>
            <w:tcW w:w="2263" w:type="dxa"/>
          </w:tcPr>
          <w:p w:rsidRPr="00B948C1" w:rsidR="00BB081A" w:rsidRDefault="00BB081A" w14:paraId="3BEB4179" w14:textId="77777777">
            <w:pPr>
              <w:rPr>
                <w:rFonts w:ascii="Times New Roman" w:hAnsi="Times New Roman" w:cs="Times New Roman"/>
                <w:color w:val="000000" w:themeColor="text1"/>
              </w:rPr>
            </w:pPr>
            <w:r w:rsidRPr="00B948C1">
              <w:rPr>
                <w:rFonts w:ascii="Times New Roman" w:hAnsi="Times New Roman" w:cs="Times New Roman"/>
                <w:color w:val="000000" w:themeColor="text1"/>
              </w:rPr>
              <w:t>DVA</w:t>
            </w:r>
          </w:p>
        </w:tc>
        <w:tc>
          <w:tcPr>
            <w:tcW w:w="6747" w:type="dxa"/>
          </w:tcPr>
          <w:p w:rsidRPr="00B948C1" w:rsidR="00BB081A" w:rsidRDefault="00BB081A" w14:paraId="4B3B87C9" w14:textId="77777777">
            <w:pPr>
              <w:rPr>
                <w:rFonts w:ascii="Times New Roman" w:hAnsi="Times New Roman" w:cs="Times New Roman"/>
                <w:color w:val="000000" w:themeColor="text1"/>
              </w:rPr>
            </w:pPr>
            <w:r w:rsidRPr="00B948C1">
              <w:rPr>
                <w:rFonts w:ascii="Times New Roman" w:hAnsi="Times New Roman" w:eastAsia="Aptos" w:cs="Times New Roman"/>
                <w:color w:val="000000" w:themeColor="text1"/>
              </w:rPr>
              <w:t>Duomenų valdymo aktas</w:t>
            </w:r>
          </w:p>
        </w:tc>
      </w:tr>
      <w:tr w:rsidRPr="00B948C1" w:rsidR="00BB081A" w:rsidTr="2E260C7A" w14:paraId="4557287C" w14:textId="77777777">
        <w:tc>
          <w:tcPr>
            <w:tcW w:w="2263" w:type="dxa"/>
          </w:tcPr>
          <w:p w:rsidRPr="00B948C1" w:rsidR="00BB081A" w:rsidRDefault="00BB081A" w14:paraId="1B323BDE" w14:textId="77777777">
            <w:pPr>
              <w:rPr>
                <w:rFonts w:ascii="Times New Roman" w:hAnsi="Times New Roman" w:cs="Times New Roman"/>
                <w:color w:val="000000" w:themeColor="text1"/>
              </w:rPr>
            </w:pPr>
            <w:r w:rsidRPr="00B948C1">
              <w:rPr>
                <w:rFonts w:ascii="Times New Roman" w:hAnsi="Times New Roman" w:cs="Times New Roman"/>
                <w:color w:val="000000" w:themeColor="text1"/>
              </w:rPr>
              <w:t>DVP</w:t>
            </w:r>
          </w:p>
        </w:tc>
        <w:tc>
          <w:tcPr>
            <w:tcW w:w="6747" w:type="dxa"/>
          </w:tcPr>
          <w:p w:rsidRPr="00B948C1" w:rsidR="00BB081A" w:rsidRDefault="00BB081A" w14:paraId="712F798E" w14:textId="77777777">
            <w:pPr>
              <w:rPr>
                <w:rFonts w:ascii="Times New Roman" w:hAnsi="Times New Roman" w:cs="Times New Roman"/>
                <w:color w:val="000000" w:themeColor="text1"/>
              </w:rPr>
            </w:pPr>
            <w:r w:rsidRPr="00B948C1">
              <w:rPr>
                <w:rFonts w:ascii="Times New Roman" w:hAnsi="Times New Roman" w:eastAsia="Aptos" w:cs="Times New Roman"/>
                <w:color w:val="000000" w:themeColor="text1"/>
              </w:rPr>
              <w:t>Duomenų valdymo planas</w:t>
            </w:r>
          </w:p>
        </w:tc>
      </w:tr>
      <w:tr w:rsidRPr="00B948C1" w:rsidR="00BB081A" w:rsidTr="2E260C7A" w14:paraId="6D145498" w14:textId="77777777">
        <w:tc>
          <w:tcPr>
            <w:tcW w:w="2263" w:type="dxa"/>
          </w:tcPr>
          <w:p w:rsidRPr="00B948C1" w:rsidR="00BB081A" w:rsidRDefault="00BB081A" w14:paraId="3BB8E61A" w14:textId="77777777">
            <w:pPr>
              <w:rPr>
                <w:rFonts w:ascii="Times New Roman" w:hAnsi="Times New Roman" w:cs="Times New Roman"/>
              </w:rPr>
            </w:pPr>
            <w:r w:rsidRPr="00B948C1">
              <w:rPr>
                <w:rFonts w:ascii="Times New Roman" w:hAnsi="Times New Roman" w:cs="Times New Roman"/>
                <w:color w:val="000000" w:themeColor="text1"/>
              </w:rPr>
              <w:t>eLABa</w:t>
            </w:r>
          </w:p>
        </w:tc>
        <w:tc>
          <w:tcPr>
            <w:tcW w:w="6747" w:type="dxa"/>
          </w:tcPr>
          <w:p w:rsidRPr="00B948C1" w:rsidR="00BB081A" w:rsidRDefault="00BB081A" w14:paraId="3F60511B" w14:textId="77777777">
            <w:pPr>
              <w:rPr>
                <w:rFonts w:ascii="Times New Roman" w:hAnsi="Times New Roman" w:cs="Times New Roman"/>
              </w:rPr>
            </w:pPr>
            <w:r w:rsidRPr="00B948C1">
              <w:rPr>
                <w:rFonts w:ascii="Times New Roman" w:hAnsi="Times New Roman" w:cs="Times New Roman"/>
                <w:color w:val="000000" w:themeColor="text1"/>
              </w:rPr>
              <w:t>Lietuvos akademinės elektroninės bibliotekos informacinė sistema (eLABa)</w:t>
            </w:r>
          </w:p>
        </w:tc>
      </w:tr>
      <w:tr w:rsidRPr="00B948C1" w:rsidR="00BD0D41" w:rsidTr="2E260C7A" w14:paraId="0A8D84F5" w14:textId="77777777">
        <w:tc>
          <w:tcPr>
            <w:tcW w:w="2263" w:type="dxa"/>
          </w:tcPr>
          <w:p w:rsidRPr="00B948C1" w:rsidR="00BD0D41" w:rsidRDefault="00BD0D41" w14:paraId="0CFBC098" w14:textId="1B43E07E">
            <w:pPr>
              <w:rPr>
                <w:rFonts w:ascii="Times New Roman" w:hAnsi="Times New Roman" w:cs="Times New Roman"/>
              </w:rPr>
            </w:pPr>
            <w:r w:rsidRPr="00B948C1">
              <w:rPr>
                <w:rFonts w:ascii="Times New Roman" w:hAnsi="Times New Roman" w:cs="Times New Roman"/>
              </w:rPr>
              <w:t>EIF</w:t>
            </w:r>
          </w:p>
        </w:tc>
        <w:tc>
          <w:tcPr>
            <w:tcW w:w="6747" w:type="dxa"/>
          </w:tcPr>
          <w:p w:rsidRPr="00B948C1" w:rsidR="00BD0D41" w:rsidRDefault="00BD0D41" w14:paraId="3118414A" w14:textId="16507134">
            <w:pPr>
              <w:rPr>
                <w:rFonts w:ascii="Times New Roman" w:hAnsi="Times New Roman" w:cs="Times New Roman"/>
              </w:rPr>
            </w:pPr>
            <w:r w:rsidRPr="00B948C1">
              <w:rPr>
                <w:rFonts w:ascii="Times New Roman" w:hAnsi="Times New Roman" w:cs="Times New Roman"/>
              </w:rPr>
              <w:t xml:space="preserve">Europos sąveikumo pagrindai (angl. </w:t>
            </w:r>
            <w:r w:rsidRPr="00B948C1">
              <w:rPr>
                <w:rFonts w:ascii="Times New Roman" w:hAnsi="Times New Roman" w:cs="Times New Roman"/>
                <w:i/>
                <w:iCs/>
              </w:rPr>
              <w:t>European Interoperability Framework</w:t>
            </w:r>
            <w:r w:rsidRPr="00B948C1">
              <w:rPr>
                <w:rFonts w:ascii="Times New Roman" w:hAnsi="Times New Roman" w:cs="Times New Roman"/>
              </w:rPr>
              <w:t>)</w:t>
            </w:r>
          </w:p>
        </w:tc>
      </w:tr>
      <w:tr w:rsidRPr="00B948C1" w:rsidR="00BB081A" w:rsidTr="2E260C7A" w14:paraId="14B6AE1E" w14:textId="77777777">
        <w:tc>
          <w:tcPr>
            <w:tcW w:w="2263" w:type="dxa"/>
          </w:tcPr>
          <w:p w:rsidRPr="00B948C1" w:rsidR="00BB081A" w:rsidRDefault="00BB081A" w14:paraId="3FFE389D" w14:textId="77777777">
            <w:pPr>
              <w:rPr>
                <w:rFonts w:ascii="Times New Roman" w:hAnsi="Times New Roman" w:cs="Times New Roman"/>
              </w:rPr>
            </w:pPr>
            <w:r w:rsidRPr="00B948C1">
              <w:rPr>
                <w:rFonts w:ascii="Times New Roman" w:hAnsi="Times New Roman" w:cs="Times New Roman"/>
              </w:rPr>
              <w:t>EK</w:t>
            </w:r>
          </w:p>
        </w:tc>
        <w:tc>
          <w:tcPr>
            <w:tcW w:w="6747" w:type="dxa"/>
          </w:tcPr>
          <w:p w:rsidRPr="00B948C1" w:rsidR="00BB081A" w:rsidRDefault="00BB081A" w14:paraId="16CEC05F" w14:textId="77777777">
            <w:pPr>
              <w:rPr>
                <w:rFonts w:ascii="Times New Roman" w:hAnsi="Times New Roman" w:cs="Times New Roman"/>
              </w:rPr>
            </w:pPr>
            <w:r w:rsidRPr="00B948C1">
              <w:rPr>
                <w:rFonts w:ascii="Times New Roman" w:hAnsi="Times New Roman" w:cs="Times New Roman"/>
              </w:rPr>
              <w:t>Europos komisija</w:t>
            </w:r>
          </w:p>
        </w:tc>
      </w:tr>
      <w:tr w:rsidRPr="00B948C1" w:rsidR="00BB081A" w:rsidTr="2E260C7A" w14:paraId="0E4F7E7A" w14:textId="77777777">
        <w:tc>
          <w:tcPr>
            <w:tcW w:w="2263" w:type="dxa"/>
          </w:tcPr>
          <w:p w:rsidRPr="00B948C1" w:rsidR="00BB081A" w:rsidRDefault="00BB081A" w14:paraId="3F4271D1" w14:textId="77777777">
            <w:pPr>
              <w:rPr>
                <w:rFonts w:ascii="Times New Roman" w:hAnsi="Times New Roman" w:cs="Times New Roman"/>
              </w:rPr>
            </w:pPr>
            <w:r w:rsidRPr="00B948C1">
              <w:rPr>
                <w:rFonts w:ascii="Times New Roman" w:hAnsi="Times New Roman" w:cs="Times New Roman"/>
              </w:rPr>
              <w:t>EMTE</w:t>
            </w:r>
          </w:p>
        </w:tc>
        <w:tc>
          <w:tcPr>
            <w:tcW w:w="6747" w:type="dxa"/>
          </w:tcPr>
          <w:p w:rsidRPr="00B948C1" w:rsidR="00BB081A" w:rsidRDefault="00BB081A" w14:paraId="73152C40" w14:textId="77777777">
            <w:pPr>
              <w:rPr>
                <w:rFonts w:ascii="Times New Roman" w:hAnsi="Times New Roman" w:cs="Times New Roman"/>
              </w:rPr>
            </w:pPr>
            <w:r w:rsidRPr="00B948C1">
              <w:rPr>
                <w:rFonts w:ascii="Times New Roman" w:hAnsi="Times New Roman" w:eastAsia="Aptos" w:cs="Times New Roman"/>
                <w:color w:val="000000" w:themeColor="text1"/>
              </w:rPr>
              <w:t>Europos mokslinių tyrimų erdvė</w:t>
            </w:r>
          </w:p>
        </w:tc>
      </w:tr>
      <w:tr w:rsidRPr="00B948C1" w:rsidR="00BB081A" w:rsidTr="2E260C7A" w14:paraId="14586DFC" w14:textId="77777777">
        <w:tc>
          <w:tcPr>
            <w:tcW w:w="2263" w:type="dxa"/>
          </w:tcPr>
          <w:p w:rsidRPr="00B948C1" w:rsidR="00BB081A" w:rsidRDefault="00BB081A" w14:paraId="1AB3BF1A" w14:textId="77777777">
            <w:pPr>
              <w:rPr>
                <w:rFonts w:ascii="Times New Roman" w:hAnsi="Times New Roman" w:cs="Times New Roman"/>
              </w:rPr>
            </w:pPr>
            <w:r w:rsidRPr="00B948C1">
              <w:rPr>
                <w:rFonts w:ascii="Times New Roman" w:hAnsi="Times New Roman" w:cs="Times New Roman"/>
              </w:rPr>
              <w:t>EOSC</w:t>
            </w:r>
          </w:p>
        </w:tc>
        <w:tc>
          <w:tcPr>
            <w:tcW w:w="6747" w:type="dxa"/>
          </w:tcPr>
          <w:p w:rsidRPr="00B948C1" w:rsidR="00BB081A" w:rsidRDefault="00BB081A" w14:paraId="7CB7056F" w14:textId="77777777">
            <w:pPr>
              <w:rPr>
                <w:rFonts w:ascii="Times New Roman" w:hAnsi="Times New Roman" w:cs="Times New Roman"/>
              </w:rPr>
            </w:pPr>
            <w:r w:rsidRPr="00B948C1">
              <w:rPr>
                <w:rFonts w:ascii="Times New Roman" w:hAnsi="Times New Roman" w:cs="Times New Roman"/>
              </w:rPr>
              <w:t xml:space="preserve">Europos atvirojo mokslo debesis (angl. </w:t>
            </w:r>
            <w:r w:rsidRPr="00B948C1">
              <w:rPr>
                <w:rFonts w:ascii="Times New Roman" w:hAnsi="Times New Roman" w:cs="Times New Roman"/>
                <w:i/>
                <w:iCs/>
              </w:rPr>
              <w:t>European Open Science Cloud</w:t>
            </w:r>
            <w:r w:rsidRPr="00B948C1">
              <w:rPr>
                <w:rFonts w:ascii="Times New Roman" w:hAnsi="Times New Roman" w:cs="Times New Roman"/>
              </w:rPr>
              <w:t>)</w:t>
            </w:r>
          </w:p>
        </w:tc>
      </w:tr>
      <w:tr w:rsidRPr="00B948C1" w:rsidR="00BB081A" w:rsidTr="2E260C7A" w14:paraId="5CA5301F" w14:textId="77777777">
        <w:tc>
          <w:tcPr>
            <w:tcW w:w="2263" w:type="dxa"/>
          </w:tcPr>
          <w:p w:rsidRPr="00B948C1" w:rsidR="00BB081A" w:rsidRDefault="00BB081A" w14:paraId="1F801D5D" w14:textId="77777777">
            <w:pPr>
              <w:rPr>
                <w:rFonts w:ascii="Times New Roman" w:hAnsi="Times New Roman" w:cs="Times New Roman"/>
              </w:rPr>
            </w:pPr>
            <w:r w:rsidRPr="00B948C1">
              <w:rPr>
                <w:rFonts w:ascii="Times New Roman" w:hAnsi="Times New Roman" w:eastAsia="Times New Roman" w:cs="Times New Roman"/>
                <w:color w:val="0A0A0A"/>
                <w:kern w:val="0"/>
                <w:lang w:eastAsia="en-GB"/>
                <w14:ligatures w14:val="none"/>
              </w:rPr>
              <w:t>EOSC-IF</w:t>
            </w:r>
          </w:p>
        </w:tc>
        <w:tc>
          <w:tcPr>
            <w:tcW w:w="6747" w:type="dxa"/>
          </w:tcPr>
          <w:p w:rsidRPr="00B948C1" w:rsidR="00BB081A" w:rsidRDefault="00BB081A" w14:paraId="10F330D6" w14:textId="77777777">
            <w:pPr>
              <w:rPr>
                <w:rFonts w:ascii="Times New Roman" w:hAnsi="Times New Roman" w:cs="Times New Roman"/>
                <w:color w:val="0A0A0A"/>
                <w:shd w:val="clear" w:color="auto" w:fill="FFFFFF"/>
              </w:rPr>
            </w:pPr>
            <w:r w:rsidRPr="00B948C1">
              <w:rPr>
                <w:rFonts w:ascii="Times New Roman" w:hAnsi="Times New Roman" w:cs="Times New Roman"/>
                <w:color w:val="0A0A0A"/>
                <w:shd w:val="clear" w:color="auto" w:fill="FFFFFF"/>
              </w:rPr>
              <w:t xml:space="preserve">EOSC sąveikumo sistema </w:t>
            </w:r>
            <w:r w:rsidRPr="00B948C1">
              <w:rPr>
                <w:rFonts w:ascii="Times New Roman" w:hAnsi="Times New Roman" w:eastAsia="Times New Roman" w:cs="Times New Roman"/>
                <w:color w:val="0A0A0A"/>
                <w:kern w:val="0"/>
                <w:lang w:eastAsia="en-GB"/>
                <w14:ligatures w14:val="none"/>
              </w:rPr>
              <w:t xml:space="preserve">(angl. </w:t>
            </w:r>
            <w:r w:rsidRPr="00B948C1">
              <w:rPr>
                <w:rFonts w:ascii="Times New Roman" w:hAnsi="Times New Roman" w:cs="Times New Roman"/>
                <w:i/>
                <w:iCs/>
              </w:rPr>
              <w:t>EOSC Interoperability Framework</w:t>
            </w:r>
            <w:r w:rsidRPr="00B948C1">
              <w:rPr>
                <w:rFonts w:ascii="Times New Roman" w:hAnsi="Times New Roman" w:eastAsia="Times New Roman" w:cs="Times New Roman"/>
                <w:color w:val="0A0A0A"/>
                <w:kern w:val="0"/>
                <w:lang w:eastAsia="en-GB"/>
                <w14:ligatures w14:val="none"/>
              </w:rPr>
              <w:t>)</w:t>
            </w:r>
          </w:p>
        </w:tc>
      </w:tr>
      <w:tr w:rsidRPr="00B948C1" w:rsidR="00BB081A" w:rsidTr="2E260C7A" w14:paraId="53DDB7E8" w14:textId="77777777">
        <w:tc>
          <w:tcPr>
            <w:tcW w:w="2263" w:type="dxa"/>
          </w:tcPr>
          <w:p w:rsidRPr="00B948C1" w:rsidR="00BB081A" w:rsidRDefault="00BB081A" w14:paraId="4833FFCF" w14:textId="77777777">
            <w:pPr>
              <w:rPr>
                <w:rFonts w:ascii="Times New Roman" w:hAnsi="Times New Roman" w:cs="Times New Roman"/>
              </w:rPr>
            </w:pPr>
            <w:r w:rsidRPr="00B948C1">
              <w:rPr>
                <w:rFonts w:ascii="Times New Roman" w:hAnsi="Times New Roman" w:cs="Times New Roman"/>
              </w:rPr>
              <w:t>ES</w:t>
            </w:r>
          </w:p>
        </w:tc>
        <w:tc>
          <w:tcPr>
            <w:tcW w:w="6747" w:type="dxa"/>
          </w:tcPr>
          <w:p w:rsidRPr="00B948C1" w:rsidR="00BB081A" w:rsidRDefault="00BB081A" w14:paraId="0DE98D48" w14:textId="77777777">
            <w:pPr>
              <w:rPr>
                <w:rFonts w:ascii="Times New Roman" w:hAnsi="Times New Roman" w:cs="Times New Roman"/>
              </w:rPr>
            </w:pPr>
            <w:r w:rsidRPr="00B948C1">
              <w:rPr>
                <w:rFonts w:ascii="Times New Roman" w:hAnsi="Times New Roman" w:cs="Times New Roman"/>
              </w:rPr>
              <w:t>Europos Sąjunga</w:t>
            </w:r>
          </w:p>
        </w:tc>
      </w:tr>
      <w:tr w:rsidRPr="00B948C1" w:rsidR="00B75E92" w:rsidTr="2E260C7A" w14:paraId="66116905" w14:textId="77777777">
        <w:tc>
          <w:tcPr>
            <w:tcW w:w="2263" w:type="dxa"/>
          </w:tcPr>
          <w:p w:rsidRPr="00B948C1" w:rsidR="00B75E92" w:rsidRDefault="00B75E92" w14:paraId="623E927C" w14:textId="11F1C7ED">
            <w:pPr>
              <w:rPr>
                <w:rFonts w:ascii="Times New Roman" w:hAnsi="Times New Roman" w:cs="Times New Roman"/>
              </w:rPr>
            </w:pPr>
            <w:r w:rsidRPr="00B948C1">
              <w:rPr>
                <w:rFonts w:ascii="Times New Roman" w:hAnsi="Times New Roman" w:cs="Times New Roman"/>
              </w:rPr>
              <w:t>FDO</w:t>
            </w:r>
          </w:p>
        </w:tc>
        <w:tc>
          <w:tcPr>
            <w:tcW w:w="6747" w:type="dxa"/>
          </w:tcPr>
          <w:p w:rsidRPr="00B948C1" w:rsidR="00B75E92" w:rsidRDefault="00B75E92" w14:paraId="15868E65" w14:textId="6FDE4DAA">
            <w:pPr>
              <w:rPr>
                <w:rFonts w:ascii="Times New Roman" w:hAnsi="Times New Roman" w:cs="Times New Roman"/>
              </w:rPr>
            </w:pPr>
            <w:r w:rsidRPr="00B948C1">
              <w:rPr>
                <w:rFonts w:ascii="Times New Roman" w:hAnsi="Times New Roman" w:cs="Times New Roman"/>
              </w:rPr>
              <w:t xml:space="preserve">FAIR skaitmeniniai objektai (angl. </w:t>
            </w:r>
            <w:r w:rsidRPr="00B948C1">
              <w:rPr>
                <w:rFonts w:ascii="Times New Roman" w:hAnsi="Times New Roman" w:cs="Times New Roman"/>
                <w:i/>
                <w:iCs/>
              </w:rPr>
              <w:t>FAIR Digital Objects</w:t>
            </w:r>
            <w:r w:rsidRPr="00B948C1">
              <w:rPr>
                <w:rFonts w:ascii="Times New Roman" w:hAnsi="Times New Roman" w:cs="Times New Roman"/>
              </w:rPr>
              <w:t>)</w:t>
            </w:r>
          </w:p>
        </w:tc>
      </w:tr>
      <w:tr w:rsidRPr="00B948C1" w:rsidR="003A5534" w:rsidTr="2E260C7A" w14:paraId="44EFBA5A" w14:textId="77777777">
        <w:tc>
          <w:tcPr>
            <w:tcW w:w="2263" w:type="dxa"/>
          </w:tcPr>
          <w:p w:rsidRPr="00B948C1" w:rsidR="003A5534" w:rsidRDefault="003A5534" w14:paraId="3DD353C6" w14:textId="2E0B1D95">
            <w:pPr>
              <w:rPr>
                <w:rFonts w:ascii="Times New Roman" w:hAnsi="Times New Roman" w:cs="Times New Roman"/>
              </w:rPr>
            </w:pPr>
            <w:r>
              <w:rPr>
                <w:rFonts w:ascii="Times New Roman" w:hAnsi="Times New Roman" w:cs="Times New Roman"/>
              </w:rPr>
              <w:t>GTC</w:t>
            </w:r>
          </w:p>
        </w:tc>
        <w:tc>
          <w:tcPr>
            <w:tcW w:w="6747" w:type="dxa"/>
          </w:tcPr>
          <w:p w:rsidRPr="00B948C1" w:rsidR="003A5534" w:rsidRDefault="003A5534" w14:paraId="6F41A8A5" w14:textId="564DC320">
            <w:pPr>
              <w:rPr>
                <w:rFonts w:ascii="Times New Roman" w:hAnsi="Times New Roman" w:cs="Times New Roman"/>
              </w:rPr>
            </w:pPr>
            <w:r w:rsidRPr="003A5534">
              <w:rPr>
                <w:rFonts w:ascii="Times New Roman" w:hAnsi="Times New Roman" w:eastAsia="Aptos" w:cs="Times New Roman"/>
              </w:rPr>
              <w:t>Gamtos tyrimų centras</w:t>
            </w:r>
          </w:p>
        </w:tc>
      </w:tr>
      <w:tr w:rsidRPr="00B948C1" w:rsidR="00BB081A" w:rsidTr="2E260C7A" w14:paraId="07C7B037" w14:textId="77777777">
        <w:tc>
          <w:tcPr>
            <w:tcW w:w="2263" w:type="dxa"/>
          </w:tcPr>
          <w:p w:rsidRPr="00B948C1" w:rsidR="00BB081A" w:rsidRDefault="00BB081A" w14:paraId="7BE51452" w14:textId="77777777">
            <w:pPr>
              <w:rPr>
                <w:rFonts w:ascii="Times New Roman" w:hAnsi="Times New Roman" w:cs="Times New Roman"/>
              </w:rPr>
            </w:pPr>
            <w:r w:rsidRPr="00B948C1">
              <w:rPr>
                <w:rFonts w:ascii="Times New Roman" w:hAnsi="Times New Roman" w:cs="Times New Roman"/>
              </w:rPr>
              <w:t>GTM</w:t>
            </w:r>
          </w:p>
        </w:tc>
        <w:tc>
          <w:tcPr>
            <w:tcW w:w="6747" w:type="dxa"/>
          </w:tcPr>
          <w:p w:rsidRPr="00B948C1" w:rsidR="00BB081A" w:rsidRDefault="00BB081A" w14:paraId="1E499436" w14:textId="77777777">
            <w:pPr>
              <w:rPr>
                <w:rFonts w:ascii="Times New Roman" w:hAnsi="Times New Roman" w:cs="Times New Roman"/>
              </w:rPr>
            </w:pPr>
            <w:r w:rsidRPr="00B948C1">
              <w:rPr>
                <w:rFonts w:ascii="Times New Roman" w:hAnsi="Times New Roman" w:cs="Times New Roman"/>
              </w:rPr>
              <w:t>Gamtos ir technikos mokslai</w:t>
            </w:r>
          </w:p>
        </w:tc>
      </w:tr>
      <w:tr w:rsidRPr="00B948C1" w:rsidR="00EE3190" w:rsidTr="2E260C7A" w14:paraId="10B35C64" w14:textId="77777777">
        <w:tc>
          <w:tcPr>
            <w:tcW w:w="2263" w:type="dxa"/>
          </w:tcPr>
          <w:p w:rsidRPr="00B948C1" w:rsidR="00EE3190" w:rsidRDefault="00EE3190" w14:paraId="4F4DC224" w14:textId="23D373CC">
            <w:pPr>
              <w:rPr>
                <w:rFonts w:ascii="Times New Roman" w:hAnsi="Times New Roman" w:cs="Times New Roman"/>
              </w:rPr>
            </w:pPr>
            <w:r>
              <w:rPr>
                <w:rFonts w:ascii="Times New Roman" w:hAnsi="Times New Roman" w:cs="Times New Roman"/>
              </w:rPr>
              <w:t>HPC</w:t>
            </w:r>
          </w:p>
        </w:tc>
        <w:tc>
          <w:tcPr>
            <w:tcW w:w="6747" w:type="dxa"/>
          </w:tcPr>
          <w:p w:rsidRPr="00B948C1" w:rsidR="00EE3190" w:rsidRDefault="00EE3190" w14:paraId="751DBB9D" w14:textId="668A6FD3">
            <w:pPr>
              <w:rPr>
                <w:rFonts w:ascii="Times New Roman" w:hAnsi="Times New Roman" w:cs="Times New Roman"/>
              </w:rPr>
            </w:pPr>
            <w:commentRangeStart w:id="179"/>
            <w:r w:rsidRPr="00EE3190">
              <w:rPr>
                <w:rFonts w:ascii="Times New Roman" w:hAnsi="Times New Roman" w:cs="Times New Roman"/>
                <w:highlight w:val="yellow"/>
              </w:rPr>
              <w:t>Aukšto</w:t>
            </w:r>
            <w:commentRangeEnd w:id="179"/>
            <w:r w:rsidRPr="00EE3190">
              <w:rPr>
                <w:rStyle w:val="Komentaronuoroda"/>
                <w:rFonts w:ascii="Times New Roman" w:hAnsi="Times New Roman" w:cs="Times New Roman"/>
                <w:sz w:val="24"/>
                <w:szCs w:val="24"/>
                <w:highlight w:val="yellow"/>
              </w:rPr>
              <w:commentReference w:id="179"/>
            </w:r>
            <w:r w:rsidRPr="00EE3190">
              <w:rPr>
                <w:rFonts w:ascii="Times New Roman" w:hAnsi="Times New Roman" w:cs="Times New Roman"/>
                <w:highlight w:val="yellow"/>
              </w:rPr>
              <w:t xml:space="preserve"> našumo skaičiavimas</w:t>
            </w:r>
            <w:r w:rsidRPr="2E260C7A">
              <w:rPr>
                <w:rFonts w:ascii="Times New Roman" w:hAnsi="Times New Roman" w:cs="Times New Roman"/>
              </w:rPr>
              <w:t xml:space="preserve"> (angl. </w:t>
            </w:r>
            <w:r w:rsidRPr="2E260C7A">
              <w:rPr>
                <w:rFonts w:ascii="Times New Roman" w:hAnsi="Times New Roman" w:cs="Times New Roman"/>
                <w:i/>
                <w:iCs/>
              </w:rPr>
              <w:t>High Performance Computing</w:t>
            </w:r>
            <w:r w:rsidRPr="2E260C7A">
              <w:rPr>
                <w:rFonts w:ascii="Times New Roman" w:hAnsi="Times New Roman" w:cs="Times New Roman"/>
              </w:rPr>
              <w:t>)</w:t>
            </w:r>
          </w:p>
        </w:tc>
      </w:tr>
      <w:tr w:rsidRPr="00B948C1" w:rsidR="00BB081A" w:rsidTr="2E260C7A" w14:paraId="276840B2" w14:textId="77777777">
        <w:tc>
          <w:tcPr>
            <w:tcW w:w="2263" w:type="dxa"/>
          </w:tcPr>
          <w:p w:rsidRPr="00B948C1" w:rsidR="00BB081A" w:rsidRDefault="00BB081A" w14:paraId="12BFE43B" w14:textId="77777777">
            <w:pPr>
              <w:rPr>
                <w:rFonts w:ascii="Times New Roman" w:hAnsi="Times New Roman" w:cs="Times New Roman"/>
              </w:rPr>
            </w:pPr>
            <w:r w:rsidRPr="00B948C1">
              <w:rPr>
                <w:rFonts w:ascii="Times New Roman" w:hAnsi="Times New Roman" w:cs="Times New Roman"/>
              </w:rPr>
              <w:t>HSM</w:t>
            </w:r>
          </w:p>
        </w:tc>
        <w:tc>
          <w:tcPr>
            <w:tcW w:w="6747" w:type="dxa"/>
          </w:tcPr>
          <w:p w:rsidRPr="00B948C1" w:rsidR="00BB081A" w:rsidRDefault="00BB081A" w14:paraId="66A37263" w14:textId="2A3C79B8">
            <w:pPr>
              <w:rPr>
                <w:rFonts w:ascii="Times New Roman" w:hAnsi="Times New Roman" w:cs="Times New Roman"/>
              </w:rPr>
            </w:pPr>
            <w:r w:rsidRPr="00B948C1">
              <w:rPr>
                <w:rFonts w:ascii="Times New Roman" w:hAnsi="Times New Roman" w:cs="Times New Roman"/>
              </w:rPr>
              <w:t>Humani</w:t>
            </w:r>
            <w:r w:rsidRPr="00B948C1" w:rsidR="00AB081B">
              <w:rPr>
                <w:rFonts w:ascii="Times New Roman" w:hAnsi="Times New Roman" w:cs="Times New Roman"/>
              </w:rPr>
              <w:t>t</w:t>
            </w:r>
            <w:r w:rsidRPr="00B948C1">
              <w:rPr>
                <w:rFonts w:ascii="Times New Roman" w:hAnsi="Times New Roman" w:cs="Times New Roman"/>
              </w:rPr>
              <w:t>ariniai ir socialiniai mokslai</w:t>
            </w:r>
          </w:p>
        </w:tc>
      </w:tr>
      <w:tr w:rsidRPr="00B948C1" w:rsidR="00CB3639" w:rsidTr="2E260C7A" w14:paraId="75E98335" w14:textId="77777777">
        <w:tc>
          <w:tcPr>
            <w:tcW w:w="2263" w:type="dxa"/>
          </w:tcPr>
          <w:p w:rsidR="00CB3639" w:rsidRDefault="00CB3639" w14:paraId="2A9F6654" w14:textId="7B7CA20B">
            <w:pPr>
              <w:rPr>
                <w:rFonts w:ascii="Times New Roman" w:hAnsi="Times New Roman" w:eastAsia="Aptos" w:cs="Times New Roman"/>
              </w:rPr>
            </w:pPr>
            <w:r>
              <w:rPr>
                <w:rFonts w:ascii="Times New Roman" w:hAnsi="Times New Roman" w:eastAsia="Aptos" w:cs="Times New Roman"/>
              </w:rPr>
              <w:t>IKT</w:t>
            </w:r>
          </w:p>
        </w:tc>
        <w:tc>
          <w:tcPr>
            <w:tcW w:w="6747" w:type="dxa"/>
          </w:tcPr>
          <w:p w:rsidRPr="0037426C" w:rsidR="00CB3639" w:rsidRDefault="00CB3639" w14:paraId="402566E7" w14:textId="437BF32A">
            <w:pPr>
              <w:rPr>
                <w:rFonts w:ascii="Times New Roman" w:hAnsi="Times New Roman" w:eastAsia="Aptos" w:cs="Times New Roman"/>
              </w:rPr>
            </w:pPr>
            <w:r>
              <w:rPr>
                <w:rFonts w:ascii="Times New Roman" w:hAnsi="Times New Roman" w:cs="Times New Roman"/>
              </w:rPr>
              <w:t>I</w:t>
            </w:r>
            <w:r w:rsidRPr="2E260C7A">
              <w:rPr>
                <w:rFonts w:ascii="Times New Roman" w:hAnsi="Times New Roman" w:cs="Times New Roman"/>
              </w:rPr>
              <w:t>nformacin</w:t>
            </w:r>
            <w:r>
              <w:rPr>
                <w:rFonts w:ascii="Times New Roman" w:hAnsi="Times New Roman" w:cs="Times New Roman"/>
              </w:rPr>
              <w:t>ės</w:t>
            </w:r>
            <w:r w:rsidRPr="2E260C7A">
              <w:rPr>
                <w:rFonts w:ascii="Times New Roman" w:hAnsi="Times New Roman" w:cs="Times New Roman"/>
              </w:rPr>
              <w:t xml:space="preserve"> komunikacin</w:t>
            </w:r>
            <w:r>
              <w:rPr>
                <w:rFonts w:ascii="Times New Roman" w:hAnsi="Times New Roman" w:cs="Times New Roman"/>
              </w:rPr>
              <w:t>ės</w:t>
            </w:r>
            <w:r w:rsidRPr="2E260C7A">
              <w:rPr>
                <w:rFonts w:ascii="Times New Roman" w:hAnsi="Times New Roman" w:cs="Times New Roman"/>
              </w:rPr>
              <w:t xml:space="preserve"> technologij</w:t>
            </w:r>
            <w:r>
              <w:rPr>
                <w:rFonts w:ascii="Times New Roman" w:hAnsi="Times New Roman" w:cs="Times New Roman"/>
              </w:rPr>
              <w:t>os</w:t>
            </w:r>
          </w:p>
        </w:tc>
      </w:tr>
      <w:tr w:rsidRPr="00B948C1" w:rsidR="00C15A23" w:rsidTr="2E260C7A" w14:paraId="3F8DECD1" w14:textId="77777777">
        <w:tc>
          <w:tcPr>
            <w:tcW w:w="2263" w:type="dxa"/>
          </w:tcPr>
          <w:p w:rsidR="00C15A23" w:rsidP="00C15A23" w:rsidRDefault="00C15A23" w14:paraId="4D601345" w14:textId="4F5D502B">
            <w:pPr>
              <w:rPr>
                <w:rFonts w:ascii="Times New Roman" w:hAnsi="Times New Roman" w:eastAsia="Aptos" w:cs="Times New Roman"/>
              </w:rPr>
            </w:pPr>
            <w:r>
              <w:rPr>
                <w:rFonts w:ascii="Times New Roman" w:hAnsi="Times New Roman" w:eastAsia="Aptos" w:cs="Times New Roman"/>
              </w:rPr>
              <w:t xml:space="preserve">KTU </w:t>
            </w:r>
          </w:p>
        </w:tc>
        <w:tc>
          <w:tcPr>
            <w:tcW w:w="6747" w:type="dxa"/>
          </w:tcPr>
          <w:p w:rsidRPr="0037426C" w:rsidR="00C15A23" w:rsidP="00C15A23" w:rsidRDefault="00C15A23" w14:paraId="79D01A4D" w14:textId="49D97130">
            <w:pPr>
              <w:rPr>
                <w:rFonts w:ascii="Times New Roman" w:hAnsi="Times New Roman" w:eastAsia="Aptos" w:cs="Times New Roman"/>
              </w:rPr>
            </w:pPr>
            <w:r>
              <w:rPr>
                <w:rFonts w:ascii="Times New Roman" w:hAnsi="Times New Roman" w:eastAsia="Aptos" w:cs="Times New Roman"/>
              </w:rPr>
              <w:t>Kauno technologijos universitetas</w:t>
            </w:r>
          </w:p>
        </w:tc>
      </w:tr>
      <w:tr w:rsidRPr="00B948C1" w:rsidR="0037426C" w:rsidTr="2E260C7A" w14:paraId="51B0E02C" w14:textId="77777777">
        <w:tc>
          <w:tcPr>
            <w:tcW w:w="2263" w:type="dxa"/>
          </w:tcPr>
          <w:p w:rsidR="0037426C" w:rsidRDefault="0037426C" w14:paraId="62C1BF3E" w14:textId="74C01E90">
            <w:pPr>
              <w:rPr>
                <w:rFonts w:ascii="Times New Roman" w:hAnsi="Times New Roman" w:eastAsia="Aptos" w:cs="Times New Roman"/>
              </w:rPr>
            </w:pPr>
            <w:r>
              <w:rPr>
                <w:rFonts w:ascii="Times New Roman" w:hAnsi="Times New Roman" w:eastAsia="Aptos" w:cs="Times New Roman"/>
              </w:rPr>
              <w:t>KU</w:t>
            </w:r>
          </w:p>
        </w:tc>
        <w:tc>
          <w:tcPr>
            <w:tcW w:w="6747" w:type="dxa"/>
          </w:tcPr>
          <w:p w:rsidR="0037426C" w:rsidRDefault="0037426C" w14:paraId="3DD28E7B" w14:textId="157B28AE">
            <w:pPr>
              <w:rPr>
                <w:rFonts w:ascii="Times New Roman" w:hAnsi="Times New Roman" w:eastAsia="Aptos" w:cs="Times New Roman"/>
              </w:rPr>
            </w:pPr>
            <w:r w:rsidRPr="0037426C">
              <w:rPr>
                <w:rFonts w:ascii="Times New Roman" w:hAnsi="Times New Roman" w:eastAsia="Aptos" w:cs="Times New Roman"/>
              </w:rPr>
              <w:t>Klaipėdos universitetas</w:t>
            </w:r>
          </w:p>
        </w:tc>
      </w:tr>
      <w:tr w:rsidRPr="00B948C1" w:rsidR="00C268B1" w:rsidTr="2E260C7A" w14:paraId="26A9196F" w14:textId="77777777">
        <w:tc>
          <w:tcPr>
            <w:tcW w:w="2263" w:type="dxa"/>
          </w:tcPr>
          <w:p w:rsidRPr="00B948C1" w:rsidR="00C268B1" w:rsidRDefault="00C268B1" w14:paraId="531E42B1" w14:textId="00B5C565">
            <w:pPr>
              <w:rPr>
                <w:rFonts w:ascii="Times New Roman" w:hAnsi="Times New Roman" w:cs="Times New Roman"/>
              </w:rPr>
            </w:pPr>
            <w:r>
              <w:rPr>
                <w:rFonts w:ascii="Times New Roman" w:hAnsi="Times New Roman" w:cs="Times New Roman"/>
              </w:rPr>
              <w:t>LLTI</w:t>
            </w:r>
          </w:p>
        </w:tc>
        <w:tc>
          <w:tcPr>
            <w:tcW w:w="6747" w:type="dxa"/>
          </w:tcPr>
          <w:p w:rsidRPr="00B948C1" w:rsidR="00C268B1" w:rsidRDefault="00C268B1" w14:paraId="4AF15079" w14:textId="4A16DB7D">
            <w:pPr>
              <w:rPr>
                <w:rFonts w:ascii="Times New Roman" w:hAnsi="Times New Roman" w:cs="Times New Roman"/>
              </w:rPr>
            </w:pPr>
            <w:r w:rsidRPr="003A5534">
              <w:rPr>
                <w:rFonts w:ascii="Times New Roman" w:hAnsi="Times New Roman" w:eastAsia="Aptos" w:cs="Times New Roman"/>
              </w:rPr>
              <w:t>Lietuvių literatūros ir tautosakos institutas</w:t>
            </w:r>
          </w:p>
        </w:tc>
      </w:tr>
      <w:tr w:rsidRPr="00B948C1" w:rsidR="00BB081A" w:rsidTr="2E260C7A" w14:paraId="0BDF45DD" w14:textId="77777777">
        <w:tc>
          <w:tcPr>
            <w:tcW w:w="2263" w:type="dxa"/>
          </w:tcPr>
          <w:p w:rsidRPr="00B948C1" w:rsidR="00BB081A" w:rsidRDefault="00BB081A" w14:paraId="6586A263" w14:textId="77777777">
            <w:pPr>
              <w:rPr>
                <w:rFonts w:ascii="Times New Roman" w:hAnsi="Times New Roman" w:cs="Times New Roman"/>
              </w:rPr>
            </w:pPr>
            <w:r w:rsidRPr="00B948C1">
              <w:rPr>
                <w:rFonts w:ascii="Times New Roman" w:hAnsi="Times New Roman" w:cs="Times New Roman"/>
              </w:rPr>
              <w:t>LMT</w:t>
            </w:r>
          </w:p>
        </w:tc>
        <w:tc>
          <w:tcPr>
            <w:tcW w:w="6747" w:type="dxa"/>
          </w:tcPr>
          <w:p w:rsidRPr="00B948C1" w:rsidR="00BB081A" w:rsidRDefault="00BB081A" w14:paraId="791092DE" w14:textId="77777777">
            <w:pPr>
              <w:rPr>
                <w:rFonts w:ascii="Times New Roman" w:hAnsi="Times New Roman" w:cs="Times New Roman"/>
              </w:rPr>
            </w:pPr>
            <w:r w:rsidRPr="00B948C1">
              <w:rPr>
                <w:rFonts w:ascii="Times New Roman" w:hAnsi="Times New Roman" w:cs="Times New Roman"/>
              </w:rPr>
              <w:t>Lietuvos mokslo taryba</w:t>
            </w:r>
          </w:p>
        </w:tc>
      </w:tr>
      <w:tr w:rsidRPr="00B948C1" w:rsidR="008139C0" w:rsidTr="2E260C7A" w14:paraId="2A2B5640" w14:textId="77777777">
        <w:tc>
          <w:tcPr>
            <w:tcW w:w="2263" w:type="dxa"/>
          </w:tcPr>
          <w:p w:rsidRPr="00B948C1" w:rsidR="008139C0" w:rsidRDefault="008139C0" w14:paraId="15EA1507" w14:textId="623E5B29">
            <w:pPr>
              <w:rPr>
                <w:rFonts w:ascii="Times New Roman" w:hAnsi="Times New Roman" w:cs="Times New Roman"/>
              </w:rPr>
            </w:pPr>
            <w:r w:rsidRPr="00B948C1">
              <w:rPr>
                <w:rFonts w:ascii="Times New Roman" w:hAnsi="Times New Roman" w:cs="Times New Roman"/>
              </w:rPr>
              <w:t>LR</w:t>
            </w:r>
          </w:p>
        </w:tc>
        <w:tc>
          <w:tcPr>
            <w:tcW w:w="6747" w:type="dxa"/>
          </w:tcPr>
          <w:p w:rsidRPr="00B948C1" w:rsidR="008139C0" w:rsidRDefault="008139C0" w14:paraId="50355C86" w14:textId="25A8B074">
            <w:pPr>
              <w:rPr>
                <w:rFonts w:ascii="Times New Roman" w:hAnsi="Times New Roman" w:cs="Times New Roman"/>
              </w:rPr>
            </w:pPr>
            <w:r w:rsidRPr="00B948C1">
              <w:rPr>
                <w:rFonts w:ascii="Times New Roman" w:hAnsi="Times New Roman" w:cs="Times New Roman"/>
              </w:rPr>
              <w:t>Lietuvos Respublika</w:t>
            </w:r>
          </w:p>
        </w:tc>
      </w:tr>
      <w:tr w:rsidRPr="00B948C1" w:rsidR="00D66AC1" w:rsidTr="2E260C7A" w14:paraId="7BCD6FC8" w14:textId="77777777">
        <w:tc>
          <w:tcPr>
            <w:tcW w:w="2263" w:type="dxa"/>
          </w:tcPr>
          <w:p w:rsidRPr="00B948C1" w:rsidR="00D66AC1" w:rsidRDefault="00D66AC1" w14:paraId="2C98A0E2" w14:textId="1C2BAE59">
            <w:pPr>
              <w:rPr>
                <w:rFonts w:ascii="Times New Roman" w:hAnsi="Times New Roman" w:cs="Times New Roman"/>
              </w:rPr>
            </w:pPr>
            <w:r w:rsidRPr="00B013D8">
              <w:rPr>
                <w:rFonts w:ascii="Times New Roman" w:hAnsi="Times New Roman" w:eastAsia="Aptos" w:cs="Times New Roman"/>
              </w:rPr>
              <w:t>LSMU</w:t>
            </w:r>
          </w:p>
        </w:tc>
        <w:tc>
          <w:tcPr>
            <w:tcW w:w="6747" w:type="dxa"/>
          </w:tcPr>
          <w:p w:rsidRPr="00B948C1" w:rsidR="00D66AC1" w:rsidRDefault="00D66AC1" w14:paraId="7660D4B7" w14:textId="370F4E99">
            <w:pPr>
              <w:rPr>
                <w:rFonts w:ascii="Times New Roman" w:hAnsi="Times New Roman" w:cs="Times New Roman"/>
              </w:rPr>
            </w:pPr>
            <w:r>
              <w:rPr>
                <w:rFonts w:ascii="Times New Roman" w:hAnsi="Times New Roman" w:cs="Times New Roman"/>
              </w:rPr>
              <w:t>Lietuvos sveikatos mokslų universitetas</w:t>
            </w:r>
          </w:p>
        </w:tc>
      </w:tr>
      <w:tr w:rsidRPr="00B948C1" w:rsidR="0048747E" w:rsidTr="2E260C7A" w14:paraId="06692025" w14:textId="77777777">
        <w:tc>
          <w:tcPr>
            <w:tcW w:w="2263" w:type="dxa"/>
          </w:tcPr>
          <w:p w:rsidR="0048747E" w:rsidRDefault="0048747E" w14:paraId="0FC73B36" w14:textId="55C6E221">
            <w:pPr>
              <w:rPr>
                <w:rFonts w:ascii="Times New Roman" w:hAnsi="Times New Roman" w:cs="Times New Roman"/>
              </w:rPr>
            </w:pPr>
            <w:r>
              <w:rPr>
                <w:rFonts w:ascii="Times New Roman" w:hAnsi="Times New Roman" w:cs="Times New Roman"/>
              </w:rPr>
              <w:t>LVK</w:t>
            </w:r>
          </w:p>
        </w:tc>
        <w:tc>
          <w:tcPr>
            <w:tcW w:w="6747" w:type="dxa"/>
          </w:tcPr>
          <w:p w:rsidR="0048747E" w:rsidRDefault="0048747E" w14:paraId="693737EB" w14:textId="0D91FE98">
            <w:pPr>
              <w:rPr>
                <w:rFonts w:ascii="Times New Roman" w:hAnsi="Times New Roman" w:cs="Times New Roman"/>
              </w:rPr>
            </w:pPr>
            <w:r>
              <w:rPr>
                <w:rFonts w:ascii="Times New Roman" w:hAnsi="Times New Roman" w:eastAsia="Aptos" w:cs="Times New Roman"/>
              </w:rPr>
              <w:t>Lietuvos verslo kolegija</w:t>
            </w:r>
          </w:p>
        </w:tc>
      </w:tr>
      <w:tr w:rsidRPr="00B948C1" w:rsidR="00D66AC1" w:rsidTr="2E260C7A" w14:paraId="6D616F09" w14:textId="77777777">
        <w:tc>
          <w:tcPr>
            <w:tcW w:w="2263" w:type="dxa"/>
          </w:tcPr>
          <w:p w:rsidRPr="00B948C1" w:rsidR="00D66AC1" w:rsidRDefault="00D66AC1" w14:paraId="2B4BDC57" w14:textId="17792B45">
            <w:pPr>
              <w:rPr>
                <w:rFonts w:ascii="Times New Roman" w:hAnsi="Times New Roman" w:cs="Times New Roman"/>
              </w:rPr>
            </w:pPr>
            <w:r>
              <w:rPr>
                <w:rFonts w:ascii="Times New Roman" w:hAnsi="Times New Roman" w:cs="Times New Roman"/>
              </w:rPr>
              <w:t>MRU</w:t>
            </w:r>
          </w:p>
        </w:tc>
        <w:tc>
          <w:tcPr>
            <w:tcW w:w="6747" w:type="dxa"/>
          </w:tcPr>
          <w:p w:rsidRPr="00B948C1" w:rsidR="00D66AC1" w:rsidRDefault="00D66AC1" w14:paraId="1850C34F" w14:textId="2A3763FC">
            <w:pPr>
              <w:rPr>
                <w:rFonts w:ascii="Times New Roman" w:hAnsi="Times New Roman" w:cs="Times New Roman"/>
              </w:rPr>
            </w:pPr>
            <w:r>
              <w:rPr>
                <w:rFonts w:ascii="Times New Roman" w:hAnsi="Times New Roman" w:cs="Times New Roman"/>
              </w:rPr>
              <w:t>Mykolo Riomerio universitetas</w:t>
            </w:r>
          </w:p>
        </w:tc>
      </w:tr>
      <w:tr w:rsidRPr="00B948C1" w:rsidR="00BB081A" w:rsidTr="2E260C7A" w14:paraId="1F52E76B" w14:textId="77777777">
        <w:tc>
          <w:tcPr>
            <w:tcW w:w="2263" w:type="dxa"/>
          </w:tcPr>
          <w:p w:rsidRPr="00B948C1" w:rsidR="00BB081A" w:rsidRDefault="00BB081A" w14:paraId="0F87E277" w14:textId="77777777">
            <w:pPr>
              <w:rPr>
                <w:rFonts w:ascii="Times New Roman" w:hAnsi="Times New Roman" w:cs="Times New Roman"/>
              </w:rPr>
            </w:pPr>
            <w:r w:rsidRPr="00B948C1">
              <w:rPr>
                <w:rFonts w:ascii="Times New Roman" w:hAnsi="Times New Roman" w:cs="Times New Roman"/>
              </w:rPr>
              <w:t>MSI</w:t>
            </w:r>
          </w:p>
        </w:tc>
        <w:tc>
          <w:tcPr>
            <w:tcW w:w="6747" w:type="dxa"/>
          </w:tcPr>
          <w:p w:rsidRPr="00B948C1" w:rsidR="00BB081A" w:rsidRDefault="00BB081A" w14:paraId="6B07A507" w14:textId="77777777">
            <w:pPr>
              <w:rPr>
                <w:rFonts w:ascii="Times New Roman" w:hAnsi="Times New Roman" w:cs="Times New Roman"/>
              </w:rPr>
            </w:pPr>
            <w:r w:rsidRPr="00B948C1">
              <w:rPr>
                <w:rFonts w:ascii="Times New Roman" w:hAnsi="Times New Roman" w:cs="Times New Roman"/>
              </w:rPr>
              <w:t>Mokslo ir studijų institucijos</w:t>
            </w:r>
          </w:p>
        </w:tc>
      </w:tr>
      <w:tr w:rsidRPr="00B948C1" w:rsidR="00C15A23" w:rsidTr="2E260C7A" w14:paraId="325F68CF" w14:textId="77777777">
        <w:tc>
          <w:tcPr>
            <w:tcW w:w="2263" w:type="dxa"/>
          </w:tcPr>
          <w:p w:rsidRPr="00B948C1" w:rsidR="00C15A23" w:rsidP="00C15A23" w:rsidRDefault="00C15A23" w14:paraId="10EF32FD" w14:textId="2F9B2C26">
            <w:pPr>
              <w:rPr>
                <w:rFonts w:ascii="Times New Roman" w:hAnsi="Times New Roman" w:cs="Times New Roman"/>
              </w:rPr>
            </w:pPr>
            <w:r w:rsidRPr="00B948C1">
              <w:rPr>
                <w:rFonts w:ascii="Times New Roman" w:hAnsi="Times New Roman" w:cs="Times New Roman"/>
              </w:rPr>
              <w:t>MTD</w:t>
            </w:r>
          </w:p>
        </w:tc>
        <w:tc>
          <w:tcPr>
            <w:tcW w:w="6747" w:type="dxa"/>
          </w:tcPr>
          <w:p w:rsidRPr="00B948C1" w:rsidR="00C15A23" w:rsidP="00C15A23" w:rsidRDefault="00C15A23" w14:paraId="4383CD15" w14:textId="6EF977E8">
            <w:pPr>
              <w:rPr>
                <w:rFonts w:ascii="Times New Roman" w:hAnsi="Times New Roman" w:eastAsia="Aptos" w:cs="Times New Roman"/>
                <w:color w:val="000000" w:themeColor="text1"/>
                <w:kern w:val="0"/>
                <w:lang w:val="es-ES"/>
                <w14:ligatures w14:val="none"/>
              </w:rPr>
            </w:pPr>
            <w:r w:rsidRPr="00B948C1">
              <w:rPr>
                <w:rFonts w:ascii="Times New Roman" w:hAnsi="Times New Roman" w:cs="Times New Roman"/>
              </w:rPr>
              <w:t>Mokslinių tyrimų duomenys</w:t>
            </w:r>
          </w:p>
        </w:tc>
      </w:tr>
      <w:tr w:rsidRPr="00B948C1" w:rsidR="00BB081A" w:rsidTr="2E260C7A" w14:paraId="78E775CB" w14:textId="77777777">
        <w:tc>
          <w:tcPr>
            <w:tcW w:w="2263" w:type="dxa"/>
          </w:tcPr>
          <w:p w:rsidRPr="00B948C1" w:rsidR="00BB081A" w:rsidRDefault="00BB081A" w14:paraId="4A84C0AC" w14:textId="77777777">
            <w:pPr>
              <w:rPr>
                <w:rFonts w:ascii="Times New Roman" w:hAnsi="Times New Roman" w:cs="Times New Roman"/>
              </w:rPr>
            </w:pPr>
            <w:r w:rsidRPr="00B948C1">
              <w:rPr>
                <w:rFonts w:ascii="Times New Roman" w:hAnsi="Times New Roman" w:cs="Times New Roman"/>
              </w:rPr>
              <w:t>MTEPI</w:t>
            </w:r>
          </w:p>
        </w:tc>
        <w:tc>
          <w:tcPr>
            <w:tcW w:w="6747" w:type="dxa"/>
          </w:tcPr>
          <w:p w:rsidRPr="00B948C1" w:rsidR="00BB081A" w:rsidRDefault="00AB081B" w14:paraId="61E0674A" w14:textId="0F15C398">
            <w:pPr>
              <w:rPr>
                <w:rFonts w:ascii="Times New Roman" w:hAnsi="Times New Roman" w:cs="Times New Roman"/>
                <w:lang w:val="es-ES"/>
              </w:rPr>
            </w:pPr>
            <w:r w:rsidRPr="00B948C1">
              <w:rPr>
                <w:rFonts w:ascii="Times New Roman" w:hAnsi="Times New Roman" w:eastAsia="Aptos" w:cs="Times New Roman"/>
                <w:color w:val="000000" w:themeColor="text1"/>
                <w:kern w:val="0"/>
                <w:lang w:val="es-ES"/>
                <w14:ligatures w14:val="none"/>
              </w:rPr>
              <w:t>M</w:t>
            </w:r>
            <w:r w:rsidRPr="00B948C1" w:rsidR="00BB081A">
              <w:rPr>
                <w:rFonts w:ascii="Times New Roman" w:hAnsi="Times New Roman" w:eastAsia="Aptos" w:cs="Times New Roman"/>
                <w:color w:val="000000" w:themeColor="text1"/>
                <w:kern w:val="0"/>
                <w:lang w:val="es-ES"/>
                <w14:ligatures w14:val="none"/>
              </w:rPr>
              <w:t>oksliniai tyrimai, eksperimentin</w:t>
            </w:r>
            <w:r w:rsidRPr="00B948C1" w:rsidR="00BB081A">
              <w:rPr>
                <w:rFonts w:ascii="Times New Roman" w:hAnsi="Times New Roman" w:eastAsia="Aptos" w:cs="Times New Roman"/>
                <w:color w:val="000000" w:themeColor="text1"/>
                <w:kern w:val="0"/>
                <w14:ligatures w14:val="none"/>
              </w:rPr>
              <w:t>ė</w:t>
            </w:r>
            <w:r w:rsidRPr="00B948C1" w:rsidR="00BB081A">
              <w:rPr>
                <w:rFonts w:ascii="Times New Roman" w:hAnsi="Times New Roman" w:eastAsia="Aptos" w:cs="Times New Roman"/>
                <w:color w:val="000000" w:themeColor="text1"/>
                <w:kern w:val="0"/>
                <w:lang w:val="es-ES"/>
                <w14:ligatures w14:val="none"/>
              </w:rPr>
              <w:t xml:space="preserve"> plėtra, inovacijos </w:t>
            </w:r>
          </w:p>
        </w:tc>
      </w:tr>
      <w:tr w:rsidRPr="00B948C1" w:rsidR="00BB081A" w:rsidTr="2E260C7A" w14:paraId="339294C7" w14:textId="77777777">
        <w:tc>
          <w:tcPr>
            <w:tcW w:w="2263" w:type="dxa"/>
          </w:tcPr>
          <w:p w:rsidRPr="00B948C1" w:rsidR="00BB081A" w:rsidRDefault="00BB081A" w14:paraId="629EECDF" w14:textId="77777777">
            <w:pPr>
              <w:rPr>
                <w:rFonts w:ascii="Times New Roman" w:hAnsi="Times New Roman" w:cs="Times New Roman"/>
              </w:rPr>
            </w:pPr>
            <w:r w:rsidRPr="00B948C1">
              <w:rPr>
                <w:rFonts w:ascii="Times New Roman" w:hAnsi="Times New Roman" w:cs="Times New Roman"/>
              </w:rPr>
              <w:t>MTI</w:t>
            </w:r>
          </w:p>
        </w:tc>
        <w:tc>
          <w:tcPr>
            <w:tcW w:w="6747" w:type="dxa"/>
          </w:tcPr>
          <w:p w:rsidRPr="00B948C1" w:rsidR="00BB081A" w:rsidRDefault="00BB081A" w14:paraId="05F21815" w14:textId="77777777">
            <w:pPr>
              <w:rPr>
                <w:rFonts w:ascii="Times New Roman" w:hAnsi="Times New Roman" w:cs="Times New Roman"/>
              </w:rPr>
            </w:pPr>
            <w:r w:rsidRPr="00B948C1">
              <w:rPr>
                <w:rFonts w:ascii="Times New Roman" w:hAnsi="Times New Roman" w:cs="Times New Roman"/>
              </w:rPr>
              <w:t>Mokslinių tyrimų infrastruktūros</w:t>
            </w:r>
          </w:p>
        </w:tc>
      </w:tr>
      <w:tr w:rsidRPr="00B948C1" w:rsidR="00186375" w:rsidTr="2E260C7A" w14:paraId="6630EEBB" w14:textId="77777777">
        <w:trPr>
          <w:trHeight w:val="300"/>
        </w:trPr>
        <w:tc>
          <w:tcPr>
            <w:tcW w:w="2263" w:type="dxa"/>
          </w:tcPr>
          <w:p w:rsidR="00186375" w:rsidP="5458FC99" w:rsidRDefault="00186375" w14:paraId="2D80F25D" w14:textId="5E56B72F">
            <w:pPr>
              <w:rPr>
                <w:rFonts w:ascii="Times New Roman" w:hAnsi="Times New Roman" w:eastAsia="Aptos" w:cs="Times New Roman"/>
              </w:rPr>
            </w:pPr>
            <w:r w:rsidRPr="2E260C7A">
              <w:rPr>
                <w:rFonts w:ascii="Times New Roman" w:hAnsi="Times New Roman" w:cs="Times New Roman"/>
              </w:rPr>
              <w:t>NORF</w:t>
            </w:r>
          </w:p>
        </w:tc>
        <w:tc>
          <w:tcPr>
            <w:tcW w:w="6747" w:type="dxa"/>
          </w:tcPr>
          <w:p w:rsidRPr="00B013D8" w:rsidR="00186375" w:rsidP="5458FC99" w:rsidRDefault="00186375" w14:paraId="46DEA371" w14:textId="462C089E">
            <w:pPr>
              <w:rPr>
                <w:rFonts w:ascii="Times New Roman" w:hAnsi="Times New Roman" w:eastAsia="Aptos" w:cs="Times New Roman"/>
              </w:rPr>
            </w:pPr>
            <w:r w:rsidRPr="2E260C7A">
              <w:rPr>
                <w:rFonts w:ascii="Times New Roman" w:hAnsi="Times New Roman" w:cs="Times New Roman"/>
              </w:rPr>
              <w:t xml:space="preserve">Nacionalinis atvirojo mokslo forumas (angl. </w:t>
            </w:r>
            <w:r w:rsidRPr="2E260C7A">
              <w:rPr>
                <w:rFonts w:ascii="Times New Roman" w:hAnsi="Times New Roman" w:cs="Times New Roman"/>
                <w:i/>
                <w:iCs/>
              </w:rPr>
              <w:t>National Open Research Forum</w:t>
            </w:r>
            <w:r w:rsidRPr="2E260C7A">
              <w:rPr>
                <w:rFonts w:ascii="Times New Roman" w:hAnsi="Times New Roman" w:cs="Times New Roman"/>
              </w:rPr>
              <w:t>)</w:t>
            </w:r>
          </w:p>
        </w:tc>
      </w:tr>
      <w:tr w:rsidRPr="00B948C1" w:rsidR="00555777" w:rsidTr="2E260C7A" w14:paraId="67C8466C" w14:textId="77777777">
        <w:trPr>
          <w:trHeight w:val="300"/>
        </w:trPr>
        <w:tc>
          <w:tcPr>
            <w:tcW w:w="2263" w:type="dxa"/>
          </w:tcPr>
          <w:p w:rsidRPr="00B948C1" w:rsidR="00555777" w:rsidP="5458FC99" w:rsidRDefault="00555777" w14:paraId="79E80E19" w14:textId="676E85A1">
            <w:pPr>
              <w:rPr>
                <w:rFonts w:ascii="Times New Roman" w:hAnsi="Times New Roman" w:eastAsia="Aptos" w:cs="Times New Roman"/>
              </w:rPr>
            </w:pPr>
            <w:r>
              <w:rPr>
                <w:rFonts w:ascii="Times New Roman" w:hAnsi="Times New Roman" w:eastAsia="Aptos" w:cs="Times New Roman"/>
              </w:rPr>
              <w:t>NVI</w:t>
            </w:r>
          </w:p>
        </w:tc>
        <w:tc>
          <w:tcPr>
            <w:tcW w:w="6747" w:type="dxa"/>
          </w:tcPr>
          <w:p w:rsidRPr="00B948C1" w:rsidR="00555777" w:rsidP="5458FC99" w:rsidRDefault="00555777" w14:paraId="5671D369" w14:textId="7FFEC611">
            <w:pPr>
              <w:rPr>
                <w:rFonts w:ascii="Times New Roman" w:hAnsi="Times New Roman" w:cs="Times New Roman"/>
              </w:rPr>
            </w:pPr>
            <w:r w:rsidRPr="00B013D8">
              <w:rPr>
                <w:rFonts w:ascii="Times New Roman" w:hAnsi="Times New Roman" w:eastAsia="Aptos" w:cs="Times New Roman"/>
              </w:rPr>
              <w:t>Nacionalinis vėžio institutas</w:t>
            </w:r>
          </w:p>
        </w:tc>
      </w:tr>
      <w:tr w:rsidRPr="00B948C1" w:rsidR="004F63CA" w:rsidTr="2E260C7A" w14:paraId="6F89C827" w14:textId="77777777">
        <w:trPr>
          <w:trHeight w:val="300"/>
        </w:trPr>
        <w:tc>
          <w:tcPr>
            <w:tcW w:w="2263" w:type="dxa"/>
          </w:tcPr>
          <w:p w:rsidRPr="00B948C1" w:rsidR="004F63CA" w:rsidP="5458FC99" w:rsidRDefault="004F63CA" w14:paraId="1C11FC7C" w14:textId="6397A28F">
            <w:pPr>
              <w:rPr>
                <w:rFonts w:ascii="Times New Roman" w:hAnsi="Times New Roman" w:eastAsia="Aptos" w:cs="Times New Roman"/>
              </w:rPr>
            </w:pPr>
            <w:r>
              <w:rPr>
                <w:rFonts w:ascii="Times New Roman" w:hAnsi="Times New Roman" w:eastAsia="Aptos" w:cs="Times New Roman"/>
              </w:rPr>
              <w:t>PID</w:t>
            </w:r>
          </w:p>
        </w:tc>
        <w:tc>
          <w:tcPr>
            <w:tcW w:w="6747" w:type="dxa"/>
          </w:tcPr>
          <w:p w:rsidRPr="00B948C1" w:rsidR="004F63CA" w:rsidP="5458FC99" w:rsidRDefault="004F63CA" w14:paraId="790FD5CB" w14:textId="55BB751F">
            <w:pPr>
              <w:rPr>
                <w:rStyle w:val="Grietas"/>
                <w:rFonts w:ascii="Times New Roman" w:hAnsi="Times New Roman" w:cs="Times New Roman"/>
                <w:b w:val="0"/>
                <w:bCs w:val="0"/>
                <w:color w:val="000000" w:themeColor="text1"/>
              </w:rPr>
            </w:pPr>
            <w:r>
              <w:rPr>
                <w:rFonts w:ascii="Times New Roman" w:hAnsi="Times New Roman" w:cs="Times New Roman"/>
              </w:rPr>
              <w:t>N</w:t>
            </w:r>
            <w:r w:rsidRPr="2E260C7A">
              <w:rPr>
                <w:rFonts w:ascii="Times New Roman" w:hAnsi="Times New Roman" w:cs="Times New Roman"/>
              </w:rPr>
              <w:t>ekintan</w:t>
            </w:r>
            <w:r>
              <w:rPr>
                <w:rFonts w:ascii="Times New Roman" w:hAnsi="Times New Roman" w:cs="Times New Roman"/>
              </w:rPr>
              <w:t>tis</w:t>
            </w:r>
            <w:r w:rsidRPr="2E260C7A">
              <w:rPr>
                <w:rFonts w:ascii="Times New Roman" w:hAnsi="Times New Roman" w:cs="Times New Roman"/>
              </w:rPr>
              <w:t xml:space="preserve"> identifikatori</w:t>
            </w:r>
            <w:r>
              <w:rPr>
                <w:rFonts w:ascii="Times New Roman" w:hAnsi="Times New Roman" w:cs="Times New Roman"/>
              </w:rPr>
              <w:t>us</w:t>
            </w:r>
            <w:r w:rsidRPr="2E260C7A">
              <w:rPr>
                <w:rFonts w:ascii="Times New Roman" w:hAnsi="Times New Roman" w:cs="Times New Roman"/>
              </w:rPr>
              <w:t xml:space="preserve"> (angl. </w:t>
            </w:r>
            <w:r w:rsidRPr="2E260C7A">
              <w:rPr>
                <w:rFonts w:ascii="Times New Roman" w:hAnsi="Times New Roman" w:cs="Times New Roman"/>
                <w:i/>
                <w:iCs/>
              </w:rPr>
              <w:t>persistent identifier</w:t>
            </w:r>
            <w:r w:rsidRPr="2E260C7A">
              <w:rPr>
                <w:rFonts w:ascii="Times New Roman" w:hAnsi="Times New Roman" w:cs="Times New Roman"/>
              </w:rPr>
              <w:t xml:space="preserve">) </w:t>
            </w:r>
          </w:p>
        </w:tc>
      </w:tr>
      <w:tr w:rsidRPr="00B948C1" w:rsidR="00B948C1" w:rsidTr="2E260C7A" w14:paraId="38740615" w14:textId="77777777">
        <w:trPr>
          <w:trHeight w:val="300"/>
        </w:trPr>
        <w:tc>
          <w:tcPr>
            <w:tcW w:w="2263" w:type="dxa"/>
          </w:tcPr>
          <w:p w:rsidRPr="00B948C1" w:rsidR="00B948C1" w:rsidP="5458FC99" w:rsidRDefault="00B948C1" w14:paraId="72B80B20" w14:textId="3C6EE615">
            <w:pPr>
              <w:rPr>
                <w:rFonts w:ascii="Times New Roman" w:hAnsi="Times New Roman" w:eastAsia="Aptos" w:cs="Times New Roman"/>
              </w:rPr>
            </w:pPr>
            <w:r w:rsidRPr="00B948C1">
              <w:rPr>
                <w:rFonts w:ascii="Times New Roman" w:hAnsi="Times New Roman" w:eastAsia="Aptos" w:cs="Times New Roman"/>
              </w:rPr>
              <w:t>RML</w:t>
            </w:r>
          </w:p>
        </w:tc>
        <w:tc>
          <w:tcPr>
            <w:tcW w:w="6747" w:type="dxa"/>
          </w:tcPr>
          <w:p w:rsidRPr="00B948C1" w:rsidR="00B948C1" w:rsidP="5458FC99" w:rsidRDefault="00B948C1" w14:paraId="198FB088" w14:textId="0EB83ABA">
            <w:pPr>
              <w:rPr>
                <w:rFonts w:ascii="Times New Roman" w:hAnsi="Times New Roman" w:cs="Times New Roman"/>
              </w:rPr>
            </w:pPr>
            <w:r w:rsidRPr="00B948C1">
              <w:rPr>
                <w:rStyle w:val="Grietas"/>
                <w:rFonts w:ascii="Times New Roman" w:hAnsi="Times New Roman" w:cs="Times New Roman"/>
                <w:b w:val="0"/>
                <w:bCs w:val="0"/>
                <w:color w:val="000000" w:themeColor="text1"/>
              </w:rPr>
              <w:t xml:space="preserve">Teisių žymėjimo kalba (angl. </w:t>
            </w:r>
            <w:r w:rsidRPr="00B948C1">
              <w:rPr>
                <w:rStyle w:val="Grietas"/>
                <w:rFonts w:ascii="Times New Roman" w:hAnsi="Times New Roman" w:cs="Times New Roman"/>
                <w:b w:val="0"/>
                <w:bCs w:val="0"/>
                <w:i/>
                <w:iCs/>
                <w:color w:val="000000" w:themeColor="text1"/>
              </w:rPr>
              <w:t>Rights Markup Language</w:t>
            </w:r>
            <w:r w:rsidRPr="00B948C1">
              <w:rPr>
                <w:rStyle w:val="Grietas"/>
                <w:rFonts w:ascii="Times New Roman" w:hAnsi="Times New Roman" w:cs="Times New Roman"/>
                <w:b w:val="0"/>
                <w:bCs w:val="0"/>
                <w:color w:val="000000" w:themeColor="text1"/>
              </w:rPr>
              <w:t xml:space="preserve">) </w:t>
            </w:r>
          </w:p>
        </w:tc>
      </w:tr>
      <w:tr w:rsidRPr="00B948C1" w:rsidR="5458FC99" w:rsidTr="2E260C7A" w14:paraId="0D6DD8E4" w14:textId="77777777">
        <w:trPr>
          <w:trHeight w:val="300"/>
        </w:trPr>
        <w:tc>
          <w:tcPr>
            <w:tcW w:w="2263" w:type="dxa"/>
          </w:tcPr>
          <w:p w:rsidRPr="00B948C1" w:rsidR="271AB2FE" w:rsidP="5458FC99" w:rsidRDefault="3CC4AC64" w14:paraId="437A5F32" w14:textId="4E3ED64F">
            <w:pPr>
              <w:rPr>
                <w:rFonts w:ascii="Times New Roman" w:hAnsi="Times New Roman" w:eastAsia="Aptos" w:cs="Times New Roman"/>
              </w:rPr>
            </w:pPr>
            <w:r w:rsidRPr="00B948C1">
              <w:rPr>
                <w:rFonts w:ascii="Times New Roman" w:hAnsi="Times New Roman" w:eastAsia="Aptos" w:cs="Times New Roman"/>
              </w:rPr>
              <w:t>SLA</w:t>
            </w:r>
          </w:p>
        </w:tc>
        <w:tc>
          <w:tcPr>
            <w:tcW w:w="6747" w:type="dxa"/>
          </w:tcPr>
          <w:p w:rsidRPr="00B948C1" w:rsidR="271AB2FE" w:rsidP="5458FC99" w:rsidRDefault="3CC4AC64" w14:paraId="712D74E6" w14:textId="6C836033">
            <w:pPr>
              <w:rPr>
                <w:rFonts w:ascii="Times New Roman" w:hAnsi="Times New Roman" w:cs="Times New Roman"/>
              </w:rPr>
            </w:pPr>
            <w:r w:rsidRPr="00B948C1">
              <w:rPr>
                <w:rFonts w:ascii="Times New Roman" w:hAnsi="Times New Roman" w:cs="Times New Roman"/>
              </w:rPr>
              <w:t>Paslaugų lygio susitarima</w:t>
            </w:r>
            <w:r w:rsidRPr="00B948C1" w:rsidR="002F1085">
              <w:rPr>
                <w:rFonts w:ascii="Times New Roman" w:hAnsi="Times New Roman" w:cs="Times New Roman"/>
              </w:rPr>
              <w:t>s</w:t>
            </w:r>
            <w:r w:rsidRPr="00B948C1">
              <w:rPr>
                <w:rFonts w:ascii="Times New Roman" w:hAnsi="Times New Roman" w:cs="Times New Roman"/>
              </w:rPr>
              <w:t xml:space="preserve"> (angl.</w:t>
            </w:r>
            <w:r w:rsidRPr="00B948C1">
              <w:rPr>
                <w:rFonts w:ascii="Times New Roman" w:hAnsi="Times New Roman" w:cs="Times New Roman"/>
                <w:i/>
                <w:iCs/>
              </w:rPr>
              <w:t xml:space="preserve"> Service Level Agreement</w:t>
            </w:r>
            <w:r w:rsidRPr="00B948C1">
              <w:rPr>
                <w:rFonts w:ascii="Times New Roman" w:hAnsi="Times New Roman" w:cs="Times New Roman"/>
              </w:rPr>
              <w:t>)</w:t>
            </w:r>
          </w:p>
        </w:tc>
      </w:tr>
      <w:tr w:rsidRPr="00B948C1" w:rsidR="00020559" w:rsidTr="2E260C7A" w14:paraId="7EEE3A5E" w14:textId="77777777">
        <w:tc>
          <w:tcPr>
            <w:tcW w:w="2263" w:type="dxa"/>
          </w:tcPr>
          <w:p w:rsidRPr="00B948C1" w:rsidR="00020559" w:rsidRDefault="00020559" w14:paraId="53DD2077" w14:textId="1D3DA8CF">
            <w:pPr>
              <w:rPr>
                <w:rFonts w:ascii="Times New Roman" w:hAnsi="Times New Roman" w:eastAsia="Aptos" w:cs="Times New Roman"/>
              </w:rPr>
            </w:pPr>
            <w:r w:rsidRPr="00B948C1">
              <w:rPr>
                <w:rFonts w:ascii="Times New Roman" w:hAnsi="Times New Roman" w:eastAsia="Aptos" w:cs="Times New Roman"/>
              </w:rPr>
              <w:t>SSGG</w:t>
            </w:r>
          </w:p>
        </w:tc>
        <w:tc>
          <w:tcPr>
            <w:tcW w:w="6747" w:type="dxa"/>
          </w:tcPr>
          <w:p w:rsidRPr="00B948C1" w:rsidR="00020559" w:rsidRDefault="00020559" w14:paraId="65335FC7" w14:textId="61378A0E">
            <w:pPr>
              <w:rPr>
                <w:rFonts w:ascii="Times New Roman" w:hAnsi="Times New Roman" w:cs="Times New Roman"/>
              </w:rPr>
            </w:pPr>
            <w:r w:rsidRPr="00B948C1">
              <w:rPr>
                <w:rFonts w:ascii="Times New Roman" w:hAnsi="Times New Roman" w:eastAsia="Calibri" w:cs="Times New Roman"/>
              </w:rPr>
              <w:t xml:space="preserve">Stiprybių, silpnybių, galimybių ir grėsmių analizė </w:t>
            </w:r>
            <w:r w:rsidRPr="00B948C1">
              <w:rPr>
                <w:rFonts w:ascii="Times New Roman" w:hAnsi="Times New Roman" w:eastAsia="Aptos" w:cs="Times New Roman"/>
              </w:rPr>
              <w:t xml:space="preserve">(angl. </w:t>
            </w:r>
            <w:r w:rsidRPr="00B948C1">
              <w:rPr>
                <w:rFonts w:ascii="Times New Roman" w:hAnsi="Times New Roman" w:eastAsia="Aptos" w:cs="Times New Roman"/>
                <w:i/>
                <w:iCs/>
              </w:rPr>
              <w:t>SWOT</w:t>
            </w:r>
            <w:r w:rsidRPr="00B948C1">
              <w:rPr>
                <w:rFonts w:ascii="Times New Roman" w:hAnsi="Times New Roman" w:eastAsia="Aptos" w:cs="Times New Roman"/>
              </w:rPr>
              <w:t>)</w:t>
            </w:r>
          </w:p>
        </w:tc>
      </w:tr>
      <w:tr w:rsidRPr="00B948C1" w:rsidR="00BB081A" w:rsidTr="2E260C7A" w14:paraId="2F4F5558" w14:textId="77777777">
        <w:tc>
          <w:tcPr>
            <w:tcW w:w="2263" w:type="dxa"/>
          </w:tcPr>
          <w:p w:rsidRPr="00B948C1" w:rsidR="00BB081A" w:rsidRDefault="00BB081A" w14:paraId="3107DBE6" w14:textId="77777777">
            <w:pPr>
              <w:rPr>
                <w:rFonts w:ascii="Times New Roman" w:hAnsi="Times New Roman" w:cs="Times New Roman"/>
              </w:rPr>
            </w:pPr>
            <w:r w:rsidRPr="00B948C1">
              <w:rPr>
                <w:rFonts w:ascii="Times New Roman" w:hAnsi="Times New Roman" w:eastAsia="Aptos" w:cs="Times New Roman"/>
              </w:rPr>
              <w:t>ŠMSM</w:t>
            </w:r>
          </w:p>
        </w:tc>
        <w:tc>
          <w:tcPr>
            <w:tcW w:w="6747" w:type="dxa"/>
          </w:tcPr>
          <w:p w:rsidRPr="00B948C1" w:rsidR="00BB081A" w:rsidRDefault="00BB081A" w14:paraId="158BCD4A" w14:textId="77777777">
            <w:pPr>
              <w:rPr>
                <w:rFonts w:ascii="Times New Roman" w:hAnsi="Times New Roman" w:cs="Times New Roman"/>
              </w:rPr>
            </w:pPr>
            <w:r w:rsidRPr="00B948C1">
              <w:rPr>
                <w:rFonts w:ascii="Times New Roman" w:hAnsi="Times New Roman" w:cs="Times New Roman"/>
              </w:rPr>
              <w:t>Lietuvos Respublikos švietimo, mokslo ir sporto ministerija</w:t>
            </w:r>
          </w:p>
        </w:tc>
      </w:tr>
      <w:tr w:rsidRPr="00B948C1" w:rsidR="00BB081A" w:rsidTr="2E260C7A" w14:paraId="1BB89D10" w14:textId="77777777">
        <w:tc>
          <w:tcPr>
            <w:tcW w:w="2263" w:type="dxa"/>
          </w:tcPr>
          <w:p w:rsidRPr="00B948C1" w:rsidR="00BB081A" w:rsidRDefault="00BB081A" w14:paraId="1189D30F" w14:textId="77777777">
            <w:pPr>
              <w:rPr>
                <w:rFonts w:ascii="Times New Roman" w:hAnsi="Times New Roman" w:cs="Times New Roman"/>
              </w:rPr>
            </w:pPr>
            <w:r w:rsidRPr="00B948C1">
              <w:rPr>
                <w:rFonts w:ascii="Times New Roman" w:hAnsi="Times New Roman" w:cs="Times New Roman"/>
              </w:rPr>
              <w:t>URL</w:t>
            </w:r>
          </w:p>
        </w:tc>
        <w:tc>
          <w:tcPr>
            <w:tcW w:w="6747" w:type="dxa"/>
          </w:tcPr>
          <w:p w:rsidRPr="00B948C1" w:rsidR="00BB081A" w:rsidRDefault="004F6707" w14:paraId="6F72A1DD" w14:textId="075073F5">
            <w:pPr>
              <w:rPr>
                <w:rFonts w:ascii="Times New Roman" w:hAnsi="Times New Roman" w:cs="Times New Roman"/>
              </w:rPr>
            </w:pPr>
            <w:ins w:author="Jolanta Šinkūnienė" w:date="2026-03-25T13:09:00Z" w:id="180">
              <w:r w:rsidRPr="00B948C1">
                <w:rPr>
                  <w:rFonts w:ascii="Times New Roman" w:hAnsi="Times New Roman" w:cs="Times New Roman"/>
                </w:rPr>
                <w:t xml:space="preserve">Unifikuotas interneto ištekliaus adresas (angl. </w:t>
              </w:r>
            </w:ins>
            <w:r w:rsidRPr="00B948C1" w:rsidR="00BB081A">
              <w:rPr>
                <w:rFonts w:ascii="Times New Roman" w:hAnsi="Times New Roman" w:cs="Times New Roman"/>
                <w:i/>
                <w:iCs/>
              </w:rPr>
              <w:t>Uniform Resource Locator</w:t>
            </w:r>
            <w:r w:rsidRPr="00B948C1">
              <w:rPr>
                <w:rFonts w:ascii="Times New Roman" w:hAnsi="Times New Roman" w:cs="Times New Roman"/>
              </w:rPr>
              <w:t>)</w:t>
            </w:r>
          </w:p>
        </w:tc>
      </w:tr>
      <w:tr w:rsidRPr="00B948C1" w:rsidR="00555777" w:rsidTr="2E260C7A" w14:paraId="34755ABC" w14:textId="77777777">
        <w:tc>
          <w:tcPr>
            <w:tcW w:w="2263" w:type="dxa"/>
          </w:tcPr>
          <w:p w:rsidR="00555777" w:rsidRDefault="00555777" w14:paraId="3AE6AF0B" w14:textId="01853B49">
            <w:pPr>
              <w:rPr>
                <w:rFonts w:ascii="Times New Roman" w:hAnsi="Times New Roman" w:cs="Times New Roman"/>
              </w:rPr>
            </w:pPr>
            <w:r>
              <w:rPr>
                <w:rFonts w:ascii="Times New Roman" w:hAnsi="Times New Roman" w:cs="Times New Roman"/>
              </w:rPr>
              <w:t>VDA</w:t>
            </w:r>
          </w:p>
        </w:tc>
        <w:tc>
          <w:tcPr>
            <w:tcW w:w="6747" w:type="dxa"/>
          </w:tcPr>
          <w:p w:rsidR="00555777" w:rsidRDefault="00555777" w14:paraId="3ED60B1E" w14:textId="72B598FD">
            <w:pPr>
              <w:rPr>
                <w:rFonts w:ascii="Times New Roman" w:hAnsi="Times New Roman" w:cs="Times New Roman"/>
              </w:rPr>
            </w:pPr>
            <w:r>
              <w:rPr>
                <w:rFonts w:ascii="Times New Roman" w:hAnsi="Times New Roman" w:cs="Times New Roman"/>
              </w:rPr>
              <w:t>Vilniaus dailės akademija</w:t>
            </w:r>
          </w:p>
        </w:tc>
      </w:tr>
      <w:tr w:rsidRPr="00B948C1" w:rsidR="00C15A23" w:rsidTr="2E260C7A" w14:paraId="55B046A7" w14:textId="77777777">
        <w:tc>
          <w:tcPr>
            <w:tcW w:w="2263" w:type="dxa"/>
          </w:tcPr>
          <w:p w:rsidR="00C15A23" w:rsidP="00C15A23" w:rsidRDefault="00C15A23" w14:paraId="288C1668" w14:textId="12C6ED8C">
            <w:pPr>
              <w:rPr>
                <w:rFonts w:ascii="Times New Roman" w:hAnsi="Times New Roman" w:cs="Times New Roman"/>
              </w:rPr>
            </w:pPr>
            <w:r>
              <w:rPr>
                <w:rFonts w:ascii="Times New Roman" w:hAnsi="Times New Roman" w:cs="Times New Roman"/>
              </w:rPr>
              <w:t>VDU</w:t>
            </w:r>
          </w:p>
        </w:tc>
        <w:tc>
          <w:tcPr>
            <w:tcW w:w="6747" w:type="dxa"/>
          </w:tcPr>
          <w:p w:rsidR="00C15A23" w:rsidP="00C15A23" w:rsidRDefault="00C15A23" w14:paraId="21445652" w14:textId="7493DD70">
            <w:pPr>
              <w:rPr>
                <w:rFonts w:ascii="Times New Roman" w:hAnsi="Times New Roman" w:eastAsia="Aptos" w:cs="Times New Roman"/>
              </w:rPr>
            </w:pPr>
            <w:r>
              <w:rPr>
                <w:rFonts w:ascii="Times New Roman" w:hAnsi="Times New Roman" w:cs="Times New Roman"/>
              </w:rPr>
              <w:t>Vytauto Didžiojo universitetas</w:t>
            </w:r>
          </w:p>
        </w:tc>
      </w:tr>
      <w:tr w:rsidRPr="00B948C1" w:rsidR="007A3C1B" w:rsidTr="2E260C7A" w14:paraId="0E99F647" w14:textId="77777777">
        <w:tc>
          <w:tcPr>
            <w:tcW w:w="2263" w:type="dxa"/>
          </w:tcPr>
          <w:p w:rsidR="007A3C1B" w:rsidRDefault="007A3C1B" w14:paraId="40D3FE3A" w14:textId="72A9C32C">
            <w:pPr>
              <w:rPr>
                <w:rFonts w:ascii="Times New Roman" w:hAnsi="Times New Roman" w:cs="Times New Roman"/>
              </w:rPr>
            </w:pPr>
            <w:r>
              <w:rPr>
                <w:rFonts w:ascii="Times New Roman" w:hAnsi="Times New Roman" w:cs="Times New Roman"/>
              </w:rPr>
              <w:t>VIKO</w:t>
            </w:r>
          </w:p>
        </w:tc>
        <w:tc>
          <w:tcPr>
            <w:tcW w:w="6747" w:type="dxa"/>
          </w:tcPr>
          <w:p w:rsidR="007A3C1B" w:rsidRDefault="007A3C1B" w14:paraId="1FCCCB24" w14:textId="69D7D481">
            <w:pPr>
              <w:rPr>
                <w:rFonts w:ascii="Times New Roman" w:hAnsi="Times New Roman" w:cs="Times New Roman"/>
              </w:rPr>
            </w:pPr>
            <w:r>
              <w:rPr>
                <w:rFonts w:ascii="Times New Roman" w:hAnsi="Times New Roman" w:eastAsia="Aptos" w:cs="Times New Roman"/>
              </w:rPr>
              <w:t>Vilniaus kolegija</w:t>
            </w:r>
          </w:p>
        </w:tc>
      </w:tr>
      <w:tr w:rsidRPr="00B948C1" w:rsidR="00BB081A" w:rsidTr="2E260C7A" w14:paraId="638B814C" w14:textId="77777777">
        <w:tc>
          <w:tcPr>
            <w:tcW w:w="2263" w:type="dxa"/>
          </w:tcPr>
          <w:p w:rsidRPr="00B948C1" w:rsidR="00BB081A" w:rsidRDefault="00555777" w14:paraId="146E395E" w14:textId="4DB5EC70">
            <w:pPr>
              <w:rPr>
                <w:rFonts w:ascii="Times New Roman" w:hAnsi="Times New Roman" w:cs="Times New Roman"/>
              </w:rPr>
            </w:pPr>
            <w:r>
              <w:rPr>
                <w:rFonts w:ascii="Times New Roman" w:hAnsi="Times New Roman" w:cs="Times New Roman"/>
              </w:rPr>
              <w:t>VU</w:t>
            </w:r>
          </w:p>
        </w:tc>
        <w:tc>
          <w:tcPr>
            <w:tcW w:w="6747" w:type="dxa"/>
          </w:tcPr>
          <w:p w:rsidRPr="00B948C1" w:rsidR="00BB081A" w:rsidRDefault="00555777" w14:paraId="639B9AB8" w14:textId="16F3B8FF">
            <w:pPr>
              <w:rPr>
                <w:rFonts w:ascii="Times New Roman" w:hAnsi="Times New Roman" w:cs="Times New Roman"/>
              </w:rPr>
            </w:pPr>
            <w:r>
              <w:rPr>
                <w:rFonts w:ascii="Times New Roman" w:hAnsi="Times New Roman" w:cs="Times New Roman"/>
              </w:rPr>
              <w:t>Vilniaus universitetas</w:t>
            </w:r>
          </w:p>
        </w:tc>
      </w:tr>
    </w:tbl>
    <w:p w:rsidR="5458FC99" w:rsidP="5458FC99" w:rsidRDefault="5458FC99" w14:paraId="6E0E02A5" w14:textId="59992B11">
      <w:pPr>
        <w:rPr>
          <w:rFonts w:ascii="Times New Roman" w:hAnsi="Times New Roman" w:cs="Times New Roman"/>
        </w:rPr>
      </w:pPr>
    </w:p>
    <w:p w:rsidRPr="00BB081A" w:rsidR="005C4FF8" w:rsidP="00347F54" w:rsidRDefault="658FE83E" w14:paraId="62F79151" w14:textId="45F646F0">
      <w:pPr>
        <w:pStyle w:val="Antrat1"/>
        <w:rPr>
          <w:rFonts w:ascii="Times New Roman" w:hAnsi="Times New Roman" w:cs="Times New Roman"/>
        </w:rPr>
      </w:pPr>
      <w:bookmarkStart w:name="_Toc225450954" w:id="181"/>
      <w:r>
        <w:t>Įvadas</w:t>
      </w:r>
      <w:bookmarkEnd w:id="181"/>
    </w:p>
    <w:p w:rsidRPr="00BB081A" w:rsidR="00654CD0" w:rsidP="007A6193" w:rsidRDefault="00654CD0" w14:paraId="7BBB064F" w14:textId="77777777">
      <w:pPr>
        <w:rPr>
          <w:rFonts w:ascii="Times New Roman" w:hAnsi="Times New Roman" w:cs="Times New Roman"/>
        </w:rPr>
      </w:pPr>
    </w:p>
    <w:p w:rsidRPr="00BB081A" w:rsidR="00347F54" w:rsidP="00347F54" w:rsidRDefault="741E1623" w14:paraId="6C3C1AC4" w14:textId="5C434C5B">
      <w:pPr>
        <w:ind w:firstLine="567"/>
        <w:rPr>
          <w:rFonts w:ascii="Times New Roman" w:hAnsi="Times New Roman" w:cs="Times New Roman"/>
        </w:rPr>
      </w:pPr>
      <w:r w:rsidRPr="00BB081A">
        <w:rPr>
          <w:rFonts w:ascii="Times New Roman" w:hAnsi="Times New Roman" w:cs="Times New Roman"/>
        </w:rPr>
        <w:t xml:space="preserve">Atvirasis mokslas (toliau – AM) yra vienas svarbiausių šiuolaikinės mokslinių tyrimų </w:t>
      </w:r>
      <w:r w:rsidRPr="00BB081A" w:rsidR="00347F54">
        <w:rPr>
          <w:rFonts w:ascii="Times New Roman" w:hAnsi="Times New Roman" w:cs="Times New Roman"/>
        </w:rPr>
        <w:t>ekosistemos veikimo elementų, skatinančių tvarų keitimąsi mokslo rezultatais ir pakartotinį jų panaudojimą, mokslininkų bendradarbiavimą, piliečių įsitraukimą į mokslą. AM rekomendacijos, gairės ir strategijos Europos Sąjungoje apima ne tik atvirosios prieigos (toliau – AP) prie mokslinių publikacijų, duomenų, metodų, infrastruktūrų aspektus, bet glaudžiai siejasi su gerokai platesnėmis mokslo politikai ir strategijai svarbiomis sritimis, tokiomis kaip mokslinių tyrimų kultūra, mokslo komunikacija, visuomenės pasitikėjimas mokslu, mokslo vertinimo reforma, mokslinių tyrimų etika ir sąžiningumas, mokslininkų įgūdžių stiprinimas ir mokslinės karjeros plėtra. Kaip pažymi tarptautinė asociacija „Mokslo Europa“, vienijanti daugiau nei 40 pagrindinių mokslinius tyrimus finansuojančių ir vykdančių Europos institucijų, AM iniciatyvų tikslai – stiprinti bendradarbiavimą mokslo bendruomenės viduje ir supažindinti visuomenę su mokslo žinių kūrimo procesais, mokslo vertinimu ir sklaida. Siekiant šių tikslų, ne tik didinamas mokslinių tyrimų pajėgumas spręsti šiuolaikinius iššūkius visuomenei, bet ir suteikiama papildoma nauda visuomenei tuo metu, kai tam tikrose šalyse auga visuomenės nepasitikėjimas bei politinis spaudimas, ribojantis mokslinių tyrimų laisvę.</w:t>
      </w:r>
      <w:r w:rsidRPr="00BB081A" w:rsidR="00347F54">
        <w:rPr>
          <w:rStyle w:val="Puslapioinaosnuoroda"/>
          <w:rFonts w:ascii="Times New Roman" w:hAnsi="Times New Roman" w:cs="Times New Roman"/>
        </w:rPr>
        <w:footnoteReference w:id="1"/>
      </w:r>
    </w:p>
    <w:p w:rsidRPr="00BB081A" w:rsidR="00347F54" w:rsidP="00347F54" w:rsidRDefault="00347F54" w14:paraId="58DBBEE6" w14:textId="77777777">
      <w:pPr>
        <w:ind w:firstLine="567"/>
        <w:rPr>
          <w:rFonts w:ascii="Times New Roman" w:hAnsi="Times New Roman" w:cs="Times New Roman"/>
        </w:rPr>
      </w:pPr>
      <w:r w:rsidRPr="00BB081A">
        <w:rPr>
          <w:rFonts w:ascii="Times New Roman" w:hAnsi="Times New Roman" w:cs="Times New Roman"/>
        </w:rPr>
        <w:t xml:space="preserve">Nepaisant akivaizdžios AM principų svarbos ir atnešamos naudos, jų taikymas sukelia ir nemažai iššūkių, susijusių su ekonominiais, finansiniais, teisiniais aspektais, šiuo metu paplitusiais mokslo vertinimo ir publikavimo modeliais, publikacijų ir duomenų rinkinių atvėrimo rizikomis ir grėsmėmis, intelektinės nuosavybės teisių bei etikos klausimais. Dažnai minimos kliūtys AM iniciatyvoms įgyvendinti, ypač mokslinių tyrimų duomenims (toliau – MTD) atverti, yra susijusios su tam pritaikytos mokslo duomenų e-infrastruktūros  modernizavimo poreikiu ir su kvalifikuotų duomenų stiuardų (angl. </w:t>
      </w:r>
      <w:r w:rsidRPr="2E260C7A">
        <w:rPr>
          <w:rFonts w:ascii="Times New Roman" w:hAnsi="Times New Roman" w:cs="Times New Roman"/>
          <w:i/>
          <w:iCs/>
        </w:rPr>
        <w:t>data stewards</w:t>
      </w:r>
      <w:r w:rsidRPr="00BB081A">
        <w:rPr>
          <w:rFonts w:ascii="Times New Roman" w:hAnsi="Times New Roman" w:cs="Times New Roman"/>
        </w:rPr>
        <w:t xml:space="preserve">) trūkumu, </w:t>
      </w:r>
      <w:r w:rsidRPr="00BB081A">
        <w:rPr>
          <w:rFonts w:ascii="Times New Roman" w:hAnsi="Times New Roman" w:cs="Times New Roman"/>
        </w:rPr>
        <w:t>jų rengimo programų būtinybe, mokslo bendruomenės narių suinteresuotumu bei mokslo sričių specifika (plačiau apie AM iššūkius žr. Europos universitetų asociacijos atvirojo mokslo veiksmų planą 2025</w:t>
      </w:r>
      <w:r w:rsidRPr="00BB081A">
        <w:rPr>
          <w:rStyle w:val="Puslapioinaosnuoroda"/>
          <w:rFonts w:ascii="Times New Roman" w:hAnsi="Times New Roman" w:cs="Times New Roman"/>
        </w:rPr>
        <w:footnoteReference w:id="2"/>
      </w:r>
      <w:r w:rsidRPr="00BB081A">
        <w:rPr>
          <w:rFonts w:ascii="Times New Roman" w:hAnsi="Times New Roman" w:cs="Times New Roman"/>
        </w:rPr>
        <w:t>).</w:t>
      </w:r>
    </w:p>
    <w:p w:rsidRPr="002D2C52" w:rsidR="00347F54" w:rsidP="00347F54" w:rsidRDefault="00347F54" w14:paraId="01375467" w14:textId="60A9E278">
      <w:pPr>
        <w:ind w:firstLine="709"/>
        <w:rPr>
          <w:rFonts w:ascii="Times New Roman" w:hAnsi="Times New Roman" w:eastAsia="Times New Roman" w:cs="Times New Roman"/>
          <w:color w:val="000000" w:themeColor="text1"/>
        </w:rPr>
      </w:pPr>
      <w:r w:rsidRPr="002D2C52">
        <w:rPr>
          <w:rFonts w:ascii="Times New Roman" w:hAnsi="Times New Roman" w:eastAsia="Times New Roman" w:cs="Times New Roman"/>
          <w:color w:val="000000" w:themeColor="text1"/>
        </w:rPr>
        <w:t xml:space="preserve">Europos atvirojo mokslo debesis (angl. </w:t>
      </w:r>
      <w:r w:rsidRPr="002D2C52">
        <w:rPr>
          <w:rFonts w:ascii="Times New Roman" w:hAnsi="Times New Roman" w:eastAsia="Times New Roman" w:cs="Times New Roman"/>
          <w:i/>
          <w:iCs/>
          <w:color w:val="000000" w:themeColor="text1"/>
        </w:rPr>
        <w:t>European Open Science Cloud</w:t>
      </w:r>
      <w:r w:rsidRPr="002D2C52">
        <w:rPr>
          <w:rFonts w:ascii="Times New Roman" w:hAnsi="Times New Roman" w:eastAsia="Times New Roman" w:cs="Times New Roman"/>
          <w:color w:val="000000" w:themeColor="text1"/>
        </w:rPr>
        <w:t>)</w:t>
      </w:r>
      <w:r w:rsidRPr="002D2C52">
        <w:rPr>
          <w:rFonts w:ascii="Times New Roman" w:hAnsi="Times New Roman" w:eastAsia="Times New Roman" w:cs="Times New Roman"/>
          <w:i/>
          <w:iCs/>
          <w:color w:val="000000" w:themeColor="text1"/>
        </w:rPr>
        <w:t xml:space="preserve"> </w:t>
      </w:r>
      <w:r w:rsidRPr="002D2C52">
        <w:rPr>
          <w:rFonts w:ascii="Times New Roman" w:hAnsi="Times New Roman" w:eastAsia="Times New Roman" w:cs="Times New Roman"/>
          <w:color w:val="000000" w:themeColor="text1"/>
        </w:rPr>
        <w:t xml:space="preserve"> (toliau – EOSC</w:t>
      </w:r>
      <w:r>
        <w:rPr>
          <w:rStyle w:val="Puslapioinaosnuoroda"/>
          <w:rFonts w:ascii="Times New Roman" w:hAnsi="Times New Roman" w:eastAsia="Times New Roman" w:cs="Times New Roman"/>
          <w:color w:val="000000" w:themeColor="text1"/>
        </w:rPr>
        <w:footnoteReference w:id="3"/>
      </w:r>
      <w:r w:rsidRPr="002D2C52">
        <w:rPr>
          <w:rFonts w:ascii="Times New Roman" w:hAnsi="Times New Roman" w:eastAsia="Times New Roman" w:cs="Times New Roman"/>
          <w:color w:val="000000" w:themeColor="text1"/>
        </w:rPr>
        <w:t>) yra ambicinga Europos Komisijos</w:t>
      </w:r>
      <w:r>
        <w:rPr>
          <w:rFonts w:ascii="Times New Roman" w:hAnsi="Times New Roman" w:eastAsia="Times New Roman" w:cs="Times New Roman"/>
          <w:color w:val="000000" w:themeColor="text1"/>
        </w:rPr>
        <w:t xml:space="preserve"> </w:t>
      </w:r>
      <w:r w:rsidRPr="2E260C7A">
        <w:rPr>
          <w:rFonts w:ascii="Times New Roman" w:hAnsi="Times New Roman" w:cs="Times New Roman"/>
        </w:rPr>
        <w:t>(toliau – EK)</w:t>
      </w:r>
      <w:r w:rsidRPr="002D2C52">
        <w:rPr>
          <w:rFonts w:ascii="Times New Roman" w:hAnsi="Times New Roman" w:eastAsia="Times New Roman" w:cs="Times New Roman"/>
          <w:color w:val="000000" w:themeColor="text1"/>
        </w:rPr>
        <w:t xml:space="preserve"> iniciatyva, kurios tikslas – sukurti virtualią aplinką mokslininkams ir tyrėjams saugoti, valdyti, analizuoti ir pakartotinai naudoti MTD. Tokia aplinka ne tik skatintų mokslinių tyrimų pažangą bei inovacijas, didesnę investicijų į mokslą grąžą bei bendradarbiavimą tarp mokslininkų, mokslo institucijų ir mokslo sričių, bet ir reikšmingai prisidėtų siekiant įveikti svarbiausius iššūkius visuomenei, stiprintų visuomenės pasitikėjimą mokslu, bei Europos mokslinių tyrimų ekosistemos konkurencingumą ir vieningumą.</w:t>
      </w:r>
    </w:p>
    <w:p w:rsidRPr="00955FC3" w:rsidR="00347F54" w:rsidP="00347F54" w:rsidRDefault="00347F54" w14:paraId="42AD9489" w14:textId="51F6E8B2">
      <w:pPr>
        <w:ind w:firstLine="567"/>
        <w:rPr>
          <w:rFonts w:ascii="Times New Roman" w:hAnsi="Times New Roman" w:eastAsia="Times New Roman" w:cs="Times New Roman"/>
          <w:lang w:eastAsia="lt-LT"/>
        </w:rPr>
      </w:pPr>
      <w:r w:rsidRPr="2E260C7A">
        <w:rPr>
          <w:rFonts w:ascii="Times New Roman" w:hAnsi="Times New Roman" w:cs="Times New Roman"/>
        </w:rPr>
        <w:t>EOSC siekiama skatinti sąveiką ir bendradarbiavimą tarp</w:t>
      </w:r>
      <w:r w:rsidR="00FD3B03">
        <w:rPr>
          <w:rFonts w:ascii="Times New Roman" w:hAnsi="Times New Roman" w:cs="Times New Roman"/>
        </w:rPr>
        <w:t xml:space="preserve"> mokslinių tyrimų infrastruktūrų </w:t>
      </w:r>
      <w:r w:rsidRPr="2E260C7A" w:rsidR="00FD3B03">
        <w:rPr>
          <w:rFonts w:ascii="Times New Roman" w:hAnsi="Times New Roman" w:cs="Times New Roman"/>
        </w:rPr>
        <w:t>(toliau – MTI)</w:t>
      </w:r>
      <w:r w:rsidR="00FD3B03">
        <w:rPr>
          <w:rFonts w:ascii="Times New Roman" w:hAnsi="Times New Roman" w:cs="Times New Roman"/>
        </w:rPr>
        <w:t xml:space="preserve"> </w:t>
      </w:r>
      <w:r w:rsidRPr="2E260C7A">
        <w:rPr>
          <w:rFonts w:ascii="Times New Roman" w:hAnsi="Times New Roman" w:cs="Times New Roman"/>
        </w:rPr>
        <w:t xml:space="preserve">visoje Europoje. </w:t>
      </w:r>
      <w:r>
        <w:rPr>
          <w:rFonts w:ascii="Times New Roman" w:hAnsi="Times New Roman" w:cs="Times New Roman"/>
        </w:rPr>
        <w:t>EK</w:t>
      </w:r>
      <w:r w:rsidRPr="2E260C7A">
        <w:rPr>
          <w:rFonts w:ascii="Times New Roman" w:hAnsi="Times New Roman" w:cs="Times New Roman"/>
        </w:rPr>
        <w:t xml:space="preserve"> inicijuotas EOSC siekia užtikrinti prieigą prie MTD ir su jais susijusių paslaugų, taip skatinant AM principus tarp tyrėjų,</w:t>
      </w:r>
      <w:r w:rsidR="00126569">
        <w:rPr>
          <w:rFonts w:ascii="Times New Roman" w:hAnsi="Times New Roman" w:cs="Times New Roman"/>
        </w:rPr>
        <w:t xml:space="preserve"> mokslo ir studijų institucijų </w:t>
      </w:r>
      <w:r w:rsidRPr="2E260C7A" w:rsidR="00126569">
        <w:rPr>
          <w:rFonts w:ascii="Times New Roman" w:hAnsi="Times New Roman" w:cs="Times New Roman"/>
        </w:rPr>
        <w:t>(toliau – M</w:t>
      </w:r>
      <w:r w:rsidR="00126569">
        <w:rPr>
          <w:rFonts w:ascii="Times New Roman" w:hAnsi="Times New Roman" w:cs="Times New Roman"/>
        </w:rPr>
        <w:t>S</w:t>
      </w:r>
      <w:r w:rsidRPr="2E260C7A" w:rsidR="00126569">
        <w:rPr>
          <w:rFonts w:ascii="Times New Roman" w:hAnsi="Times New Roman" w:cs="Times New Roman"/>
        </w:rPr>
        <w:t>I)</w:t>
      </w:r>
      <w:r w:rsidRPr="2E260C7A">
        <w:rPr>
          <w:rFonts w:ascii="Times New Roman" w:hAnsi="Times New Roman" w:cs="Times New Roman"/>
        </w:rPr>
        <w:t xml:space="preserve"> bei verslo. </w:t>
      </w:r>
      <w:r w:rsidRPr="2E260C7A">
        <w:rPr>
          <w:rFonts w:ascii="Times New Roman" w:hAnsi="Times New Roman" w:eastAsia="Times New Roman" w:cs="Times New Roman"/>
        </w:rPr>
        <w:t>EOSC</w:t>
      </w:r>
      <w:r>
        <w:rPr>
          <w:rFonts w:ascii="Times New Roman" w:hAnsi="Times New Roman" w:eastAsia="Times New Roman" w:cs="Times New Roman"/>
        </w:rPr>
        <w:t xml:space="preserve"> </w:t>
      </w:r>
      <w:r w:rsidRPr="2E260C7A">
        <w:rPr>
          <w:rFonts w:ascii="Times New Roman" w:hAnsi="Times New Roman" w:eastAsia="Times New Roman" w:cs="Times New Roman"/>
        </w:rPr>
        <w:t xml:space="preserve">apibrėžiamas kaip atvira, patikima, daugiadalykė aplinka, suteikianti tyrėjams galimybę publikuoti, rasti ir pakartotinai naudoti duomenis, įrankius ir paslaugas. Pagrindiniai EOSC strateginiai tikslai: sukurti federuotų duomenų surinkimo pagrindu veikiančią sistemą, kurioje duomenys ir paslaugos yra tarpusavyje sąveikūs ir standartizuoti. </w:t>
      </w:r>
      <w:r w:rsidRPr="2E260C7A">
        <w:rPr>
          <w:rFonts w:ascii="Times New Roman" w:hAnsi="Times New Roman" w:cs="Times New Roman"/>
        </w:rPr>
        <w:t>Integruodama</w:t>
      </w:r>
      <w:r w:rsidR="004B1591">
        <w:rPr>
          <w:rFonts w:ascii="Times New Roman" w:hAnsi="Times New Roman" w:cs="Times New Roman"/>
        </w:rPr>
        <w:t>s</w:t>
      </w:r>
      <w:r w:rsidRPr="2E260C7A">
        <w:rPr>
          <w:rFonts w:ascii="Times New Roman" w:hAnsi="Times New Roman" w:cs="Times New Roman"/>
        </w:rPr>
        <w:t xml:space="preserve"> įvairias duomenų saugyklas ir gerindama</w:t>
      </w:r>
      <w:r w:rsidR="004B1591">
        <w:rPr>
          <w:rFonts w:ascii="Times New Roman" w:hAnsi="Times New Roman" w:cs="Times New Roman"/>
        </w:rPr>
        <w:t>s</w:t>
      </w:r>
      <w:r w:rsidRPr="2E260C7A">
        <w:rPr>
          <w:rFonts w:ascii="Times New Roman" w:hAnsi="Times New Roman" w:cs="Times New Roman"/>
        </w:rPr>
        <w:t xml:space="preserve"> duomenų dalijimosi praktiką, EOSC siekia sukurti visapusišką infrastruktūrą, kuri apimtų visą mokslinių tyrimų ciklą, nuo MTD generavimo iki publikavimo ir toliau, iki jų pakartotinio panaudojimo. </w:t>
      </w:r>
      <w:r w:rsidRPr="2E260C7A">
        <w:rPr>
          <w:rFonts w:ascii="Times New Roman" w:hAnsi="Times New Roman" w:eastAsia="Times New Roman" w:cs="Times New Roman"/>
        </w:rPr>
        <w:t>EOSC</w:t>
      </w:r>
      <w:r w:rsidR="0080407D">
        <w:rPr>
          <w:rFonts w:ascii="Times New Roman" w:hAnsi="Times New Roman" w:eastAsia="Times New Roman" w:cs="Times New Roman"/>
        </w:rPr>
        <w:t>,</w:t>
      </w:r>
      <w:r w:rsidRPr="2E260C7A">
        <w:rPr>
          <w:rFonts w:ascii="Times New Roman" w:hAnsi="Times New Roman" w:eastAsia="Times New Roman" w:cs="Times New Roman"/>
        </w:rPr>
        <w:t xml:space="preserve"> kaip bendroji Europos tyrimų ir inovacijų duomenų erdvė</w:t>
      </w:r>
      <w:r w:rsidR="0080407D">
        <w:rPr>
          <w:rFonts w:ascii="Times New Roman" w:hAnsi="Times New Roman" w:eastAsia="Times New Roman" w:cs="Times New Roman"/>
        </w:rPr>
        <w:t>,</w:t>
      </w:r>
      <w:r w:rsidR="004B1591">
        <w:rPr>
          <w:rFonts w:ascii="Times New Roman" w:hAnsi="Times New Roman" w:eastAsia="Times New Roman" w:cs="Times New Roman"/>
        </w:rPr>
        <w:t xml:space="preserve"> yra</w:t>
      </w:r>
      <w:r w:rsidRPr="2E260C7A">
        <w:rPr>
          <w:rFonts w:ascii="Times New Roman" w:hAnsi="Times New Roman" w:eastAsia="Times New Roman" w:cs="Times New Roman"/>
        </w:rPr>
        <w:t xml:space="preserve"> sujungta su kitomis sektorių duomenų erdvėmis pagal</w:t>
      </w:r>
      <w:r w:rsidR="004B1591">
        <w:rPr>
          <w:rFonts w:ascii="Times New Roman" w:hAnsi="Times New Roman" w:eastAsia="Times New Roman" w:cs="Times New Roman"/>
        </w:rPr>
        <w:t xml:space="preserve"> Europos Sąjungos (</w:t>
      </w:r>
      <w:r w:rsidRPr="2E260C7A" w:rsidR="004B1591">
        <w:rPr>
          <w:rFonts w:ascii="Times New Roman" w:hAnsi="Times New Roman" w:cs="Times New Roman"/>
        </w:rPr>
        <w:t xml:space="preserve">toliau – </w:t>
      </w:r>
      <w:r w:rsidRPr="2E260C7A">
        <w:rPr>
          <w:rFonts w:ascii="Times New Roman" w:hAnsi="Times New Roman" w:eastAsia="Times New Roman" w:cs="Times New Roman"/>
        </w:rPr>
        <w:t>ES</w:t>
      </w:r>
      <w:r w:rsidR="004B1591">
        <w:rPr>
          <w:rFonts w:ascii="Times New Roman" w:hAnsi="Times New Roman" w:eastAsia="Times New Roman" w:cs="Times New Roman"/>
        </w:rPr>
        <w:t>)</w:t>
      </w:r>
      <w:r w:rsidRPr="2E260C7A">
        <w:rPr>
          <w:rFonts w:ascii="Times New Roman" w:hAnsi="Times New Roman" w:eastAsia="Times New Roman" w:cs="Times New Roman"/>
        </w:rPr>
        <w:t xml:space="preserve"> duomenų strategiją.</w:t>
      </w:r>
    </w:p>
    <w:p w:rsidRPr="00955FC3" w:rsidR="00347F54" w:rsidP="00347F54" w:rsidRDefault="00347F54" w14:paraId="1828308D" w14:textId="59FB2610">
      <w:pPr>
        <w:ind w:firstLine="567"/>
        <w:rPr>
          <w:rFonts w:ascii="Times New Roman" w:hAnsi="Times New Roman" w:cs="Times New Roman"/>
        </w:rPr>
      </w:pPr>
      <w:r w:rsidRPr="2E260C7A">
        <w:rPr>
          <w:rFonts w:ascii="Times New Roman" w:hAnsi="Times New Roman" w:cs="Times New Roman"/>
        </w:rPr>
        <w:t xml:space="preserve">EOSC sistemos pagrindą sudaro įsipareigojimas laikytis FAIR principų – surandamumo, prieinamumo, sąveikumo ir pakartotinio panaudojimo </w:t>
      </w:r>
      <w:r w:rsidRPr="002D2C52">
        <w:rPr>
          <w:rFonts w:ascii="Times New Roman" w:hAnsi="Times New Roman" w:cs="Times New Roman"/>
          <w:highlight w:val="yellow"/>
        </w:rPr>
        <w:t>(</w:t>
      </w:r>
      <w:r w:rsidR="00316289">
        <w:rPr>
          <w:rFonts w:ascii="Times New Roman" w:hAnsi="Times New Roman" w:cs="Times New Roman"/>
          <w:highlight w:val="yellow"/>
        </w:rPr>
        <w:t xml:space="preserve">plačiau </w:t>
      </w:r>
      <w:r w:rsidRPr="002D2C52">
        <w:rPr>
          <w:rFonts w:ascii="Times New Roman" w:hAnsi="Times New Roman" w:cs="Times New Roman"/>
          <w:highlight w:val="yellow"/>
        </w:rPr>
        <w:t xml:space="preserve">žr. </w:t>
      </w:r>
      <w:r w:rsidR="0080407D">
        <w:rPr>
          <w:rFonts w:ascii="Times New Roman" w:hAnsi="Times New Roman" w:cs="Times New Roman"/>
          <w:highlight w:val="yellow"/>
        </w:rPr>
        <w:t>X</w:t>
      </w:r>
      <w:r w:rsidRPr="002D2C52">
        <w:rPr>
          <w:rFonts w:ascii="Times New Roman" w:hAnsi="Times New Roman" w:cs="Times New Roman"/>
          <w:highlight w:val="yellow"/>
        </w:rPr>
        <w:t xml:space="preserve"> skyrių</w:t>
      </w:r>
      <w:r w:rsidRPr="2E260C7A">
        <w:rPr>
          <w:rFonts w:ascii="Times New Roman" w:hAnsi="Times New Roman" w:cs="Times New Roman"/>
        </w:rPr>
        <w:t>) – užtikrinant, kad mokslinių tyrimų rezultatai būtų lengvai surandami ir naudojami įvairių suinteresuotųjų šalių. EOSC siekia standartizuotų duomenų ir metaduomenų formatų, kurie yra būtini bendradarbiaujant skirtingų šalių ir mokslo sričių atstovams. Sukurdama</w:t>
      </w:r>
      <w:r w:rsidR="00E3435C">
        <w:rPr>
          <w:rFonts w:ascii="Times New Roman" w:hAnsi="Times New Roman" w:cs="Times New Roman"/>
        </w:rPr>
        <w:t>s</w:t>
      </w:r>
      <w:r w:rsidRPr="2E260C7A">
        <w:rPr>
          <w:rFonts w:ascii="Times New Roman" w:hAnsi="Times New Roman" w:cs="Times New Roman"/>
        </w:rPr>
        <w:t xml:space="preserve"> struktūruotą aplinką MTD tvarkymui, EOSC siekia stiprinti mokslinį bendradarbiavimą, mažinti mokslinių tyrimų dubliavimąsi ir galiausiai sutrumpinti kelią į mokslinius atradimus. </w:t>
      </w:r>
    </w:p>
    <w:p w:rsidRPr="00955FC3" w:rsidR="00347F54" w:rsidP="00347F54" w:rsidRDefault="00347F54" w14:paraId="58DB5BED" w14:textId="6D8F8936">
      <w:pPr>
        <w:ind w:firstLine="567"/>
        <w:rPr>
          <w:rFonts w:ascii="Times New Roman" w:hAnsi="Times New Roman" w:cs="Times New Roman"/>
        </w:rPr>
      </w:pPr>
      <w:r w:rsidRPr="2E260C7A">
        <w:rPr>
          <w:rFonts w:ascii="Times New Roman" w:hAnsi="Times New Roman" w:cs="Times New Roman"/>
        </w:rPr>
        <w:t>Be to, EOSC infrastruktūra yra numatyta kaip inovacijų katalizatorius, skatinantis kurti naujas priemones ir paslaugas. Sukurdama</w:t>
      </w:r>
      <w:r w:rsidR="00E3435C">
        <w:rPr>
          <w:rFonts w:ascii="Times New Roman" w:hAnsi="Times New Roman" w:cs="Times New Roman"/>
        </w:rPr>
        <w:t>s</w:t>
      </w:r>
      <w:r w:rsidRPr="2E260C7A">
        <w:rPr>
          <w:rFonts w:ascii="Times New Roman" w:hAnsi="Times New Roman" w:cs="Times New Roman"/>
        </w:rPr>
        <w:t xml:space="preserve"> tvirtą ekosistemą, kurioje mokslininkai gali dalytis ir naudotis duomenimis, EOSC ne tik didina Europos mokslinių tyrimų matomumą ir poveikį, bet ir prisideda prie AM įsitvirtinimo pasauliniu mastu. EOSC gali iš esmės pakeisti mokslinių tyrimų vykdymo ir sklaidos būdus, sustiprindama</w:t>
      </w:r>
      <w:r w:rsidR="00E3435C">
        <w:rPr>
          <w:rFonts w:ascii="Times New Roman" w:hAnsi="Times New Roman" w:cs="Times New Roman"/>
        </w:rPr>
        <w:t>s</w:t>
      </w:r>
      <w:r w:rsidRPr="2E260C7A">
        <w:rPr>
          <w:rFonts w:ascii="Times New Roman" w:hAnsi="Times New Roman" w:cs="Times New Roman"/>
        </w:rPr>
        <w:t xml:space="preserve"> skaidrumo ir mokslinių tyrimų rezultatų pakartojamumo svarbą moksliniuose projektuose. Tuo pačiu EOSC leidžia spręsti keletą pagrindinių dabartinės mokslinių tyrimų srities problemų, įskaitant MTD fragmentaciją, ribotą prieigą prie mokslinių tyrimų rezultatų ir būtinybę stiprinti bendradarbiavimą tarp mokslininkų Europoje ir už jos ribų. </w:t>
      </w:r>
    </w:p>
    <w:p w:rsidRPr="00955FC3" w:rsidR="00347F54" w:rsidP="00347F54" w:rsidRDefault="00347F54" w14:paraId="7262709B" w14:textId="4F75C814">
      <w:pPr>
        <w:ind w:firstLine="567"/>
        <w:rPr>
          <w:rFonts w:ascii="Times New Roman" w:hAnsi="Times New Roman" w:cs="Times New Roman"/>
        </w:rPr>
      </w:pPr>
      <w:r w:rsidRPr="2E260C7A">
        <w:rPr>
          <w:rFonts w:ascii="Times New Roman" w:hAnsi="Times New Roman" w:cs="Times New Roman"/>
        </w:rPr>
        <w:t>Sukurdama</w:t>
      </w:r>
      <w:r w:rsidR="00E3435C">
        <w:rPr>
          <w:rFonts w:ascii="Times New Roman" w:hAnsi="Times New Roman" w:cs="Times New Roman"/>
        </w:rPr>
        <w:t>s</w:t>
      </w:r>
      <w:r w:rsidRPr="2E260C7A">
        <w:rPr>
          <w:rFonts w:ascii="Times New Roman" w:hAnsi="Times New Roman" w:cs="Times New Roman"/>
        </w:rPr>
        <w:t xml:space="preserve"> vieningą skaitmeninę platformą, EOSC siekia užpildyti spragas tarp įvairių mokslinių tyrimų sričių ir nacionalinių infrastruktūrų, įgalindama</w:t>
      </w:r>
      <w:r w:rsidR="00E3435C">
        <w:rPr>
          <w:rFonts w:ascii="Times New Roman" w:hAnsi="Times New Roman" w:cs="Times New Roman"/>
        </w:rPr>
        <w:t>s</w:t>
      </w:r>
      <w:r w:rsidRPr="2E260C7A">
        <w:rPr>
          <w:rFonts w:ascii="Times New Roman" w:hAnsi="Times New Roman" w:cs="Times New Roman"/>
        </w:rPr>
        <w:t xml:space="preserve"> labiau integruotą požiūrį į mokslinius tyrimus. Ši iniciatyva yra ypač svarbi dabar, kai MTD apimtis toliau auga eksponentiškai, todėl būtina veiksmingai valdyti ir dalytis duomenimis, kad iš šio informacijos šaltinio būtų galima gauti vertingų įžvalgų. Pažymėtina, kad dirbtinio intelekto ir mašininio mokymosi integravimas į EOSC sistemą dar labiau padidina jos potencialą, leidžia atlikti pažangią duomenų analizę. EOSC plečiant ir tobulinant tikimasi, kad jo </w:t>
      </w:r>
      <w:r w:rsidRPr="2E260C7A">
        <w:rPr>
          <w:rFonts w:ascii="Times New Roman" w:hAnsi="Times New Roman" w:cs="Times New Roman"/>
        </w:rPr>
        <w:t>poveikis mokslinių tyrimų ekosistemai didės ir iš esmės pakeis mokslo žinių kūrimo, dalijimosi jomis ir naudojimo būdus</w:t>
      </w:r>
      <w:r>
        <w:rPr>
          <w:rFonts w:ascii="Times New Roman" w:hAnsi="Times New Roman" w:cs="Times New Roman"/>
        </w:rPr>
        <w:t>.</w:t>
      </w:r>
    </w:p>
    <w:p w:rsidRPr="00CC3790" w:rsidR="00347F54" w:rsidP="00347F54" w:rsidRDefault="00347F54" w14:paraId="4586DE86" w14:textId="77777777">
      <w:pPr>
        <w:rPr>
          <w:rFonts w:ascii="Times New Roman" w:hAnsi="Times New Roman" w:cs="Times New Roman"/>
          <w:b/>
          <w:bCs/>
        </w:rPr>
      </w:pPr>
    </w:p>
    <w:p w:rsidRPr="00CC3790" w:rsidR="00347F54" w:rsidP="00CC3790" w:rsidRDefault="00347F54" w14:paraId="62138A07" w14:textId="77777777">
      <w:pPr>
        <w:rPr>
          <w:rFonts w:ascii="Times New Roman" w:hAnsi="Times New Roman" w:cs="Times New Roman"/>
          <w:b/>
          <w:bCs/>
        </w:rPr>
      </w:pPr>
      <w:r w:rsidRPr="00CC3790">
        <w:rPr>
          <w:rFonts w:ascii="Times New Roman" w:hAnsi="Times New Roman" w:cs="Times New Roman"/>
          <w:b/>
          <w:bCs/>
        </w:rPr>
        <w:t>EOSC istorija ir perspektyva</w:t>
      </w:r>
    </w:p>
    <w:p w:rsidRPr="00BB081A" w:rsidR="00347F54" w:rsidP="00347F54" w:rsidRDefault="00347F54" w14:paraId="22A31619" w14:textId="77777777">
      <w:pPr>
        <w:rPr>
          <w:rFonts w:ascii="Times New Roman" w:hAnsi="Times New Roman" w:cs="Times New Roman"/>
        </w:rPr>
      </w:pPr>
    </w:p>
    <w:p w:rsidRPr="00955FC3" w:rsidR="00347F54" w:rsidP="00347F54" w:rsidRDefault="00347F54" w14:paraId="6593719B" w14:textId="3493B4FD">
      <w:pPr>
        <w:ind w:firstLine="567"/>
        <w:rPr>
          <w:rFonts w:ascii="Times New Roman" w:hAnsi="Times New Roman" w:cs="Times New Roman"/>
        </w:rPr>
      </w:pPr>
      <w:r w:rsidRPr="2E260C7A">
        <w:rPr>
          <w:rFonts w:ascii="Times New Roman" w:hAnsi="Times New Roman" w:cs="Times New Roman"/>
        </w:rPr>
        <w:t>EOSC iniciatyva buvo oficialiai pradėta 2016 m. kaip dalis platesnės EK strategijos, skirtos skatinti AM ir stiprinti mokslinių tyrimų bendradarbiavimą visoje Europoje. EOSC sukūrimą paskatino supratimas, kad didėjant MTD kiekiui reikalinga nuosekli jų dalijimosi ir valdymo sistema. Pirminėse diskusijose buvo pabrėžta, kad MTD yra išsibarstę po įvairias saugyklas ir platformas, o tai trukdo prieinamumui ir sąveikai. Todėl EK inicijavo konsultacijų ir seminarų su akademinės bendruomenės, pramonės ir vyriausybinių institucijų atstovais seriją, siekdama apibrėžti EOSC viziją ir tikslus. EOSC buvo kuriama</w:t>
      </w:r>
      <w:r w:rsidR="00E3435C">
        <w:rPr>
          <w:rFonts w:ascii="Times New Roman" w:hAnsi="Times New Roman" w:cs="Times New Roman"/>
        </w:rPr>
        <w:t>s</w:t>
      </w:r>
      <w:r w:rsidRPr="2E260C7A">
        <w:rPr>
          <w:rFonts w:ascii="Times New Roman" w:hAnsi="Times New Roman" w:cs="Times New Roman"/>
        </w:rPr>
        <w:t xml:space="preserve"> kaip turimų </w:t>
      </w:r>
      <w:r w:rsidR="00E3435C">
        <w:rPr>
          <w:rFonts w:ascii="Times New Roman" w:hAnsi="Times New Roman" w:cs="Times New Roman"/>
        </w:rPr>
        <w:t>MTD</w:t>
      </w:r>
      <w:r w:rsidRPr="2E260C7A">
        <w:rPr>
          <w:rFonts w:ascii="Times New Roman" w:hAnsi="Times New Roman" w:cs="Times New Roman"/>
        </w:rPr>
        <w:t xml:space="preserve"> (drauge su publikacijomis ir programine įranga) infrastruktūrų federacija, siekianti sukurti FAIR duomenų ir su jais susijusių paslaugų tinklą</w:t>
      </w:r>
      <w:r>
        <w:rPr>
          <w:rStyle w:val="Puslapioinaosnuoroda"/>
          <w:rFonts w:ascii="Times New Roman" w:hAnsi="Times New Roman" w:cs="Times New Roman"/>
        </w:rPr>
        <w:footnoteReference w:id="4"/>
      </w:r>
      <w:r w:rsidRPr="2E260C7A">
        <w:rPr>
          <w:rFonts w:ascii="Times New Roman" w:hAnsi="Times New Roman" w:cs="Times New Roman"/>
        </w:rPr>
        <w:t xml:space="preserve">. Per pradinę EOSC kūrimo fazę 2016-2018 buvo paremti 35 projektai, 2018 m. </w:t>
      </w:r>
      <w:commentRangeStart w:id="182"/>
      <w:commentRangeStart w:id="183"/>
      <w:r w:rsidRPr="2E260C7A">
        <w:rPr>
          <w:rFonts w:ascii="Times New Roman" w:hAnsi="Times New Roman" w:cs="Times New Roman"/>
        </w:rPr>
        <w:t>buvo sukurta trišalė EOSC valdymo struktūra</w:t>
      </w:r>
      <w:commentRangeEnd w:id="182"/>
      <w:r w:rsidRPr="2E260C7A">
        <w:rPr>
          <w:rStyle w:val="Komentaronuoroda"/>
          <w:rFonts w:ascii="Times New Roman" w:hAnsi="Times New Roman" w:cs="Times New Roman"/>
          <w:sz w:val="24"/>
          <w:szCs w:val="24"/>
        </w:rPr>
        <w:commentReference w:id="182"/>
      </w:r>
      <w:commentRangeEnd w:id="183"/>
      <w:r>
        <w:rPr>
          <w:rStyle w:val="CommentReference"/>
        </w:rPr>
        <w:commentReference w:id="183"/>
      </w:r>
      <w:r w:rsidRPr="2E260C7A">
        <w:rPr>
          <w:rFonts w:ascii="Times New Roman" w:hAnsi="Times New Roman" w:cs="Times New Roman"/>
        </w:rPr>
        <w:t>, susidedanti iš ES, atstovaujamos EK, EOSC asociacijos bei valstybių narių ir asocijuotų šalių, atstovaujamų per dalyvavimą EOSC valdymo taryboje. Vėliau iš šių grupių buvo suformuotos valdymo ir įgyvendinimo tarybos bei socialinių partnerių forumas, atskiro projekto teisėmis įsteigtas sekretoriatas. Šio pereinamojo laikotarpio EOSC valdymo organai įsteigė EOSC asociaciją, palaikančią partnerystės idėją.</w:t>
      </w:r>
    </w:p>
    <w:p w:rsidRPr="00955FC3" w:rsidR="00347F54" w:rsidP="00347F54" w:rsidRDefault="00347F54" w14:paraId="647A2DCF" w14:textId="3B60B68F">
      <w:pPr>
        <w:ind w:firstLine="567"/>
        <w:rPr>
          <w:rFonts w:ascii="Times New Roman" w:hAnsi="Times New Roman" w:cs="Times New Roman"/>
        </w:rPr>
      </w:pPr>
      <w:r w:rsidRPr="2E260C7A">
        <w:rPr>
          <w:rFonts w:ascii="Times New Roman" w:hAnsi="Times New Roman" w:cs="Times New Roman"/>
        </w:rPr>
        <w:t>EK parengė EOSC kelrodį</w:t>
      </w:r>
      <w:r>
        <w:rPr>
          <w:rStyle w:val="Puslapioinaosnuoroda"/>
          <w:rFonts w:ascii="Times New Roman" w:hAnsi="Times New Roman" w:cs="Times New Roman"/>
        </w:rPr>
        <w:footnoteReference w:id="5"/>
      </w:r>
      <w:r w:rsidRPr="2E260C7A">
        <w:rPr>
          <w:rFonts w:ascii="Times New Roman" w:hAnsi="Times New Roman" w:cs="Times New Roman"/>
        </w:rPr>
        <w:t xml:space="preserve">, apėmusį pirmąjį įgyvendinimo etapą 2018-2020 m., dar galiojant </w:t>
      </w:r>
      <w:r w:rsidR="00ED7A66">
        <w:rPr>
          <w:rFonts w:ascii="Times New Roman" w:hAnsi="Times New Roman" w:cs="Times New Roman"/>
        </w:rPr>
        <w:t>„</w:t>
      </w:r>
      <w:r w:rsidRPr="2E260C7A">
        <w:rPr>
          <w:rFonts w:ascii="Times New Roman" w:hAnsi="Times New Roman" w:cs="Times New Roman"/>
        </w:rPr>
        <w:t>Horizontas 2020</w:t>
      </w:r>
      <w:r w:rsidR="00ED7A66">
        <w:rPr>
          <w:rFonts w:ascii="Times New Roman" w:hAnsi="Times New Roman" w:cs="Times New Roman"/>
        </w:rPr>
        <w:t>“</w:t>
      </w:r>
      <w:r w:rsidRPr="2E260C7A">
        <w:rPr>
          <w:rFonts w:ascii="Times New Roman" w:hAnsi="Times New Roman" w:cs="Times New Roman"/>
        </w:rPr>
        <w:t xml:space="preserve"> programai, o taip pat naujosios programos </w:t>
      </w:r>
      <w:r w:rsidR="00ED7A66">
        <w:rPr>
          <w:rFonts w:ascii="Times New Roman" w:hAnsi="Times New Roman" w:cs="Times New Roman"/>
        </w:rPr>
        <w:t>„</w:t>
      </w:r>
      <w:r w:rsidRPr="2E260C7A">
        <w:rPr>
          <w:rFonts w:ascii="Times New Roman" w:hAnsi="Times New Roman" w:cs="Times New Roman"/>
        </w:rPr>
        <w:t>Europos Horizontas</w:t>
      </w:r>
      <w:r w:rsidR="00ED7A66">
        <w:rPr>
          <w:rFonts w:ascii="Times New Roman" w:hAnsi="Times New Roman" w:cs="Times New Roman"/>
        </w:rPr>
        <w:t>“</w:t>
      </w:r>
      <w:r w:rsidRPr="2E260C7A">
        <w:rPr>
          <w:rFonts w:ascii="Times New Roman" w:hAnsi="Times New Roman" w:cs="Times New Roman"/>
        </w:rPr>
        <w:t xml:space="preserve"> 2021-2027 metų laikotarpiui – antroji įgyvendinimo fazė. Jame buvo numatyta EOSC federacija kaip esminis struktūrinis principas.</w:t>
      </w:r>
    </w:p>
    <w:p w:rsidRPr="00955FC3" w:rsidR="00347F54" w:rsidP="0042544D" w:rsidRDefault="00347F54" w14:paraId="3E3C4A9F" w14:textId="3C25EAFD">
      <w:pPr>
        <w:ind w:firstLine="567"/>
        <w:rPr>
          <w:rFonts w:ascii="Times New Roman" w:hAnsi="Times New Roman" w:eastAsia="Times New Roman" w:cs="Times New Roman"/>
          <w:lang w:eastAsia="lt-LT"/>
        </w:rPr>
      </w:pPr>
      <w:r w:rsidRPr="2E260C7A">
        <w:rPr>
          <w:rFonts w:ascii="Times New Roman" w:hAnsi="Times New Roman" w:cs="Times New Roman"/>
        </w:rPr>
        <w:t>2020 m. buvo oficialiai įsteigta EOSC vykdomoji valdyba ir sukurta EOSC asociacija</w:t>
      </w:r>
      <w:r>
        <w:rPr>
          <w:rStyle w:val="Puslapioinaosnuoroda"/>
          <w:rFonts w:ascii="Times New Roman" w:hAnsi="Times New Roman" w:cs="Times New Roman"/>
        </w:rPr>
        <w:footnoteReference w:id="6"/>
      </w:r>
      <w:r w:rsidRPr="2E260C7A">
        <w:rPr>
          <w:rFonts w:ascii="Times New Roman" w:hAnsi="Times New Roman" w:cs="Times New Roman"/>
        </w:rPr>
        <w:t xml:space="preserve"> kaip federacinė ekosistema, integruojanti įvairias duomenų infrastruktūras ir paslaugas. Ji tapo viena iš trijų trišalio</w:t>
      </w:r>
      <w:r>
        <w:rPr>
          <w:rStyle w:val="Puslapioinaosnuoroda"/>
          <w:rFonts w:ascii="Times New Roman" w:hAnsi="Times New Roman" w:cs="Times New Roman"/>
        </w:rPr>
        <w:footnoteReference w:id="7"/>
      </w:r>
      <w:r w:rsidRPr="2E260C7A">
        <w:rPr>
          <w:rFonts w:ascii="Times New Roman" w:hAnsi="Times New Roman" w:cs="Times New Roman"/>
        </w:rPr>
        <w:t xml:space="preserve"> </w:t>
      </w:r>
      <w:r w:rsidRPr="2E260C7A">
        <w:rPr>
          <w:rFonts w:ascii="Times New Roman" w:hAnsi="Times New Roman" w:eastAsia="Times New Roman" w:cs="Times New Roman"/>
        </w:rPr>
        <w:t xml:space="preserve"> (angl. </w:t>
      </w:r>
      <w:r w:rsidRPr="00372D59">
        <w:rPr>
          <w:rFonts w:ascii="Times New Roman" w:hAnsi="Times New Roman" w:eastAsia="Times New Roman" w:cs="Times New Roman"/>
          <w:i/>
          <w:iCs/>
        </w:rPr>
        <w:t>tripartite</w:t>
      </w:r>
      <w:r w:rsidRPr="2E260C7A">
        <w:rPr>
          <w:rFonts w:ascii="Times New Roman" w:hAnsi="Times New Roman" w:eastAsia="Times New Roman" w:cs="Times New Roman"/>
        </w:rPr>
        <w:t>) valdymo narių – EK, iš valstybių narių ir asocijuotų šalių atstovų sudarytos valdymo tarybos (</w:t>
      </w:r>
      <w:r w:rsidR="00372D59">
        <w:rPr>
          <w:rFonts w:ascii="Times New Roman" w:hAnsi="Times New Roman" w:eastAsia="Times New Roman" w:cs="Times New Roman"/>
        </w:rPr>
        <w:t xml:space="preserve">angl. </w:t>
      </w:r>
      <w:r w:rsidRPr="00372D59">
        <w:rPr>
          <w:rFonts w:ascii="Times New Roman" w:hAnsi="Times New Roman" w:eastAsia="Times New Roman" w:cs="Times New Roman"/>
          <w:i/>
          <w:iCs/>
        </w:rPr>
        <w:t>EOSC Steering Board</w:t>
      </w:r>
      <w:r w:rsidRPr="2E260C7A">
        <w:rPr>
          <w:rFonts w:ascii="Times New Roman" w:hAnsi="Times New Roman" w:eastAsia="Times New Roman" w:cs="Times New Roman"/>
        </w:rPr>
        <w:t>) ir mokslinės bendruomenės - MSI: tikrųjų narių ar stebėtojų. Trišalė valdymo schema buvo parinkta tam, kad būtų užtikrinta ES ir nacionalinių politikų darna.</w:t>
      </w:r>
    </w:p>
    <w:p w:rsidR="00347F54" w:rsidP="00347F54" w:rsidRDefault="00347F54" w14:paraId="7E28839B" w14:textId="77777777">
      <w:pPr>
        <w:ind w:firstLine="567"/>
        <w:rPr>
          <w:rFonts w:ascii="Times New Roman" w:hAnsi="Times New Roman" w:cs="Times New Roman"/>
        </w:rPr>
      </w:pPr>
    </w:p>
    <w:p w:rsidR="00347F54" w:rsidP="00347F54" w:rsidRDefault="00347F54" w14:paraId="734DD614" w14:textId="77777777">
      <w:pPr>
        <w:ind w:firstLine="567"/>
      </w:pPr>
      <w:r>
        <w:rPr>
          <w:noProof/>
        </w:rPr>
        <w:drawing>
          <wp:inline distT="0" distB="0" distL="0" distR="0" wp14:anchorId="54336773" wp14:editId="53147959">
            <wp:extent cx="3429297" cy="3223539"/>
            <wp:effectExtent l="0" t="0" r="0" b="0"/>
            <wp:docPr id="1707430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975" name="Picture 77260975"/>
                    <pic:cNvPicPr/>
                  </pic:nvPicPr>
                  <pic:blipFill>
                    <a:blip r:embed="rId12">
                      <a:extLst>
                        <a:ext uri="{28A0092B-C50C-407E-A947-70E740481C1C}">
                          <a14:useLocalDpi xmlns:a14="http://schemas.microsoft.com/office/drawing/2010/main"/>
                        </a:ext>
                      </a:extLst>
                    </a:blip>
                    <a:stretch>
                      <a:fillRect/>
                    </a:stretch>
                  </pic:blipFill>
                  <pic:spPr>
                    <a:xfrm>
                      <a:off x="0" y="0"/>
                      <a:ext cx="3429297" cy="3223539"/>
                    </a:xfrm>
                    <a:prstGeom prst="rect">
                      <a:avLst/>
                    </a:prstGeom>
                  </pic:spPr>
                </pic:pic>
              </a:graphicData>
            </a:graphic>
          </wp:inline>
        </w:drawing>
      </w:r>
    </w:p>
    <w:p w:rsidRPr="00097619" w:rsidR="007E46A1" w:rsidP="00347F54" w:rsidRDefault="007E46A1" w14:paraId="04A02514" w14:textId="5DE2CD9A">
      <w:pPr>
        <w:ind w:firstLine="567"/>
        <w:rPr>
          <w:rFonts w:ascii="Times New Roman" w:hAnsi="Times New Roman" w:cs="Times New Roman"/>
        </w:rPr>
      </w:pPr>
      <w:r w:rsidRPr="00097619">
        <w:rPr>
          <w:rFonts w:ascii="Times New Roman" w:hAnsi="Times New Roman" w:cs="Times New Roman"/>
          <w:highlight w:val="yellow"/>
        </w:rPr>
        <w:t>X pav.</w:t>
      </w:r>
      <w:r w:rsidRPr="00097619">
        <w:rPr>
          <w:rFonts w:ascii="Times New Roman" w:hAnsi="Times New Roman" w:cs="Times New Roman"/>
        </w:rPr>
        <w:t xml:space="preserve"> </w:t>
      </w:r>
      <w:r w:rsidR="00097619">
        <w:rPr>
          <w:rFonts w:ascii="Times New Roman" w:hAnsi="Times New Roman" w:cs="Times New Roman"/>
        </w:rPr>
        <w:t>T</w:t>
      </w:r>
      <w:r w:rsidRPr="00097619" w:rsidR="00097619">
        <w:rPr>
          <w:rFonts w:ascii="Times New Roman" w:hAnsi="Times New Roman" w:cs="Times New Roman"/>
        </w:rPr>
        <w:t>rišalė</w:t>
      </w:r>
      <w:r w:rsidR="00097619">
        <w:rPr>
          <w:rFonts w:ascii="Times New Roman" w:hAnsi="Times New Roman" w:cs="Times New Roman"/>
        </w:rPr>
        <w:t xml:space="preserve"> </w:t>
      </w:r>
      <w:r w:rsidRPr="00097619" w:rsidR="00097619">
        <w:rPr>
          <w:rFonts w:ascii="Times New Roman" w:hAnsi="Times New Roman" w:cs="Times New Roman"/>
        </w:rPr>
        <w:t>EOSC valdymo schema</w:t>
      </w:r>
      <w:r w:rsidR="00713755">
        <w:rPr>
          <w:rFonts w:ascii="Times New Roman" w:hAnsi="Times New Roman" w:cs="Times New Roman"/>
        </w:rPr>
        <w:t xml:space="preserve"> </w:t>
      </w:r>
      <w:r w:rsidRPr="002F62FE" w:rsidR="00713755">
        <w:rPr>
          <w:rFonts w:ascii="Times New Roman" w:hAnsi="Times New Roman" w:cs="Times New Roman"/>
          <w:highlight w:val="green"/>
        </w:rPr>
        <w:t>(</w:t>
      </w:r>
      <w:r w:rsidR="00235A4B">
        <w:rPr>
          <w:rFonts w:ascii="Times New Roman" w:hAnsi="Times New Roman" w:cs="Times New Roman"/>
          <w:highlight w:val="green"/>
        </w:rPr>
        <w:t xml:space="preserve">šaltinis: </w:t>
      </w:r>
      <w:r w:rsidRPr="002F62FE" w:rsidR="00713755">
        <w:rPr>
          <w:rFonts w:ascii="Times New Roman" w:hAnsi="Times New Roman" w:cs="Times New Roman"/>
          <w:highlight w:val="green"/>
        </w:rPr>
        <w:t>Bucksch 2024)</w:t>
      </w:r>
    </w:p>
    <w:p w:rsidR="007E46A1" w:rsidP="00347F54" w:rsidRDefault="007E46A1" w14:paraId="3EB2A68A" w14:textId="77777777">
      <w:pPr>
        <w:ind w:firstLine="567"/>
      </w:pPr>
    </w:p>
    <w:p w:rsidR="00347F54" w:rsidP="392D3DFA" w:rsidRDefault="00347F54" w14:paraId="781FFF22" w14:textId="71284D1F">
      <w:pPr>
        <w:pStyle w:val="prastasis"/>
        <w:ind/>
        <w:rPr>
          <w:rFonts w:ascii="Times New Roman" w:hAnsi="Times New Roman" w:cs="Times New Roman"/>
          <w:highlight w:val="yellow"/>
        </w:rPr>
      </w:pPr>
    </w:p>
    <w:p w:rsidRPr="00955FC3" w:rsidR="00097619" w:rsidP="00097619" w:rsidRDefault="00097619" w14:paraId="6AB70994" w14:textId="77777777">
      <w:pPr>
        <w:ind w:firstLine="567"/>
        <w:rPr>
          <w:rFonts w:ascii="Times New Roman" w:hAnsi="Times New Roman" w:cs="Times New Roman"/>
        </w:rPr>
      </w:pPr>
      <w:r w:rsidRPr="2E260C7A">
        <w:rPr>
          <w:rFonts w:ascii="Times New Roman" w:hAnsi="Times New Roman" w:cs="Times New Roman"/>
        </w:rPr>
        <w:t xml:space="preserve">Iniciatyvai vystantis, finansavimas buvo skiriamas per įvairias Europos programas, įskaitant „Horizontas 2020“, siekiant remti EOSC portalo ir susijusių paslaugų plėtrą. Iki 2021 m. EOSC išplėtė savo veiklos sritį ir įtraukė daug suinteresuotųjų šalių. Tai leido įgyvendinti bandomuosius projektus ir užmegzti partnerinius ryšius, kurių metu buvo išbandyti įvairūs EOSC infrastruktūros aspektai, įskaitant duomenų sąveiką, paslaugų integraciją ir vartotojų įtrauktį. Šie projektai buvo labai svarbūs siekiant įrodyti, kad yra įmanoma sukurti federacinę </w:t>
      </w:r>
      <w:r>
        <w:rPr>
          <w:rFonts w:ascii="Times New Roman" w:hAnsi="Times New Roman" w:cs="Times New Roman"/>
        </w:rPr>
        <w:t>MTD</w:t>
      </w:r>
      <w:r w:rsidRPr="2E260C7A">
        <w:rPr>
          <w:rFonts w:ascii="Times New Roman" w:hAnsi="Times New Roman" w:cs="Times New Roman"/>
        </w:rPr>
        <w:t xml:space="preserve"> aplinką, pritaikytą moksliniams tyrimams.</w:t>
      </w:r>
    </w:p>
    <w:p w:rsidR="00097619" w:rsidP="00347F54" w:rsidRDefault="00097619" w14:paraId="6647C756" w14:textId="77777777">
      <w:pPr>
        <w:ind w:firstLine="567"/>
        <w:rPr>
          <w:rFonts w:ascii="Times New Roman" w:hAnsi="Times New Roman" w:cs="Times New Roman"/>
        </w:rPr>
      </w:pPr>
    </w:p>
    <w:p w:rsidRPr="00955FC3" w:rsidR="00347F54" w:rsidP="00347F54" w:rsidRDefault="00347F54" w14:paraId="7E8BA765" w14:textId="5E68420D">
      <w:pPr>
        <w:ind w:firstLine="567"/>
        <w:rPr>
          <w:rFonts w:ascii="Times New Roman" w:hAnsi="Times New Roman" w:cs="Times New Roman"/>
        </w:rPr>
      </w:pPr>
      <w:r w:rsidRPr="2E260C7A">
        <w:rPr>
          <w:rFonts w:ascii="Times New Roman" w:hAnsi="Times New Roman" w:cs="Times New Roman"/>
        </w:rPr>
        <w:t xml:space="preserve">Trečiajame XXI a. dešimtmetyje EOSC tapo labiau struktūrizuotu ir veikiančiu subjektu, o EOSC asociacija ėmė atlikti pagrindinį vaidmenį valdymo ir suinteresuotųjų šalių įtraukimo srityje. Ši asociacija apima nacionalinių mokslinių tyrimų organizacijų, universitetų ir privačiojo sektoriaus subjektų atstovus, užtikrinančius, kad EOSC atspindėtų įvairius mokslinių tyrimų bendruomenės poreikius. EOSC portalas buvo sukurtas kaip centrinis prieigos taškas, kur mokslininkai gali rasti ir naudotis įvairiomis paslaugomis, duomenų rinkiniais ir įrankiais, taip dar labiau didinant bendradarbiavimo galimybes debesyje. EOSC taip pat pabrėžė mokymo ir paramos mokslininkams svarbą, </w:t>
      </w:r>
      <w:r w:rsidR="007E46A1">
        <w:rPr>
          <w:rFonts w:ascii="Times New Roman" w:hAnsi="Times New Roman" w:cs="Times New Roman"/>
        </w:rPr>
        <w:t>siekiant palengvinti</w:t>
      </w:r>
      <w:r w:rsidRPr="2E260C7A">
        <w:rPr>
          <w:rFonts w:ascii="Times New Roman" w:hAnsi="Times New Roman" w:cs="Times New Roman"/>
        </w:rPr>
        <w:t xml:space="preserve"> įgūdžių ugdymą </w:t>
      </w:r>
      <w:r w:rsidR="007E46A1">
        <w:rPr>
          <w:rFonts w:ascii="Times New Roman" w:hAnsi="Times New Roman" w:cs="Times New Roman"/>
        </w:rPr>
        <w:t>MTD</w:t>
      </w:r>
      <w:r w:rsidRPr="2E260C7A">
        <w:rPr>
          <w:rFonts w:ascii="Times New Roman" w:hAnsi="Times New Roman" w:cs="Times New Roman"/>
        </w:rPr>
        <w:t xml:space="preserve"> valdymo praktikoje </w:t>
      </w:r>
      <w:r w:rsidRPr="008C7C8E">
        <w:rPr>
          <w:rFonts w:ascii="Times New Roman" w:hAnsi="Times New Roman" w:cs="Times New Roman"/>
        </w:rPr>
        <w:t>ir AM metodikos</w:t>
      </w:r>
      <w:r w:rsidR="008C7C8E">
        <w:rPr>
          <w:rFonts w:ascii="Times New Roman" w:hAnsi="Times New Roman" w:cs="Times New Roman"/>
        </w:rPr>
        <w:t xml:space="preserve"> vystymo</w:t>
      </w:r>
      <w:r w:rsidRPr="008C7C8E">
        <w:rPr>
          <w:rFonts w:ascii="Times New Roman" w:hAnsi="Times New Roman" w:cs="Times New Roman"/>
        </w:rPr>
        <w:t xml:space="preserve"> srityje</w:t>
      </w:r>
      <w:r w:rsidRPr="2E260C7A">
        <w:rPr>
          <w:rFonts w:ascii="Times New Roman" w:hAnsi="Times New Roman" w:cs="Times New Roman"/>
        </w:rPr>
        <w:t xml:space="preserve">. 2025 metų pabaigoje per EOSC simpoziumą </w:t>
      </w:r>
      <w:commentRangeStart w:id="185"/>
      <w:commentRangeStart w:id="186"/>
      <w:r w:rsidRPr="2E260C7A">
        <w:rPr>
          <w:rFonts w:ascii="Times New Roman" w:hAnsi="Times New Roman" w:cs="Times New Roman"/>
        </w:rPr>
        <w:t>buvo įkurta EOSC federacija. Jos organizacinė struktūra, veikimo principai ir techniniai reikalavimai pristatyti EOSC federacijos vadove  (EOSC Faderation Handbook</w:t>
      </w:r>
      <w:r>
        <w:rPr>
          <w:rStyle w:val="Puslapioinaosnuoroda"/>
          <w:rFonts w:ascii="Times New Roman" w:hAnsi="Times New Roman" w:cs="Times New Roman"/>
        </w:rPr>
        <w:footnoteReference w:id="8"/>
      </w:r>
      <w:r w:rsidRPr="2E260C7A">
        <w:rPr>
          <w:rFonts w:ascii="Times New Roman" w:hAnsi="Times New Roman" w:cs="Times New Roman"/>
        </w:rPr>
        <w:t>).</w:t>
      </w:r>
      <w:commentRangeEnd w:id="185"/>
      <w:r w:rsidRPr="00955FC3">
        <w:rPr>
          <w:rStyle w:val="Komentaronuoroda"/>
          <w:rFonts w:ascii="Times New Roman" w:hAnsi="Times New Roman" w:cs="Times New Roman"/>
          <w:sz w:val="24"/>
          <w:szCs w:val="24"/>
        </w:rPr>
        <w:commentReference w:id="185"/>
      </w:r>
      <w:commentRangeEnd w:id="186"/>
      <w:r>
        <w:rPr>
          <w:rStyle w:val="CommentReference"/>
        </w:rPr>
        <w:commentReference w:id="186"/>
      </w:r>
    </w:p>
    <w:p w:rsidR="00347F54" w:rsidP="00347F54" w:rsidRDefault="00347F54" w14:paraId="4EA1CB0C" w14:textId="77777777">
      <w:pPr>
        <w:ind w:firstLine="567"/>
        <w:rPr>
          <w:rFonts w:ascii="Times New Roman" w:hAnsi="Times New Roman" w:eastAsia="Times New Roman" w:cs="Times New Roman"/>
          <w:lang w:eastAsia="lt-LT"/>
        </w:rPr>
      </w:pPr>
      <w:r w:rsidRPr="2E260C7A">
        <w:rPr>
          <w:rFonts w:ascii="Times New Roman" w:hAnsi="Times New Roman" w:eastAsia="Times New Roman" w:cs="Times New Roman"/>
        </w:rPr>
        <w:t xml:space="preserve">EOSC federacijos vadovas apima nuosekliai susietas temas, kurios padeda suprasti federacijos veikimo principus ir reikalavimus: pirmame skyriuje pristatomi pagrindai – federacijos tikslas, pagrindiniai naudotojai, privalumai ir sėkmės kriterijai; antrame aptariama valdymo ir teisinė struktūra, komunikacija su kitomis iniciatyvomis bei rizikų valdymas, taip </w:t>
      </w:r>
      <w:r w:rsidRPr="2E260C7A">
        <w:rPr>
          <w:rFonts w:ascii="Times New Roman" w:hAnsi="Times New Roman" w:eastAsia="Times New Roman" w:cs="Times New Roman"/>
        </w:rPr>
        <w:t>pat nustatomos valdymo funkcijos federacijai ir galimiems mazgams. Trečiasis skyrius apibrėžia operacinę struktūrą ir reikalavimus, kuriuos turi atitikti EOSC mazgai, o ketvirtasis detaliai nagrinėja jų architektūrą, paslaugų integravimą ir sąveiką su ES EOSC mazgu. Penktajame skyriuje pateikiama FAIR duomenų ir mokslinių išteklių, galimų teikti per federaciją, klasifikacija, o šeštasis skyrius aprašo mazgų įtraukimo į federaciją ir naujų paslaugų prijungimo procesus.</w:t>
      </w:r>
    </w:p>
    <w:p w:rsidRPr="00955FC3" w:rsidR="00347F54" w:rsidP="00347F54" w:rsidRDefault="00347F54" w14:paraId="2FF760DB" w14:textId="77777777">
      <w:pPr>
        <w:ind w:firstLine="567"/>
        <w:rPr>
          <w:rFonts w:ascii="Times New Roman" w:hAnsi="Times New Roman" w:cs="Times New Roman"/>
        </w:rPr>
      </w:pPr>
      <w:r w:rsidRPr="2E260C7A">
        <w:rPr>
          <w:rFonts w:ascii="Times New Roman" w:hAnsi="Times New Roman" w:cs="Times New Roman"/>
        </w:rPr>
        <w:t>Šiuo metu vyksta intensyvios konsultacijos su EOSC asociacijos nariais ir stebėtojais dėl naujojo ES finansinio laikotarpio perspektyvų: EOSC valdymo struktūros ir finansavimo modelių bei EOSC vietos bendrojoje ES duomenų erdvėje. EOSC siekia išlaikyti partneryste paremtą struktūros modelį ir pagrindinius tikslus: didinti MTD bei paslaugų pasiekiamumą ir sąveikumą, sukurti bendradarbiavimo ekosistemą, įtraukiant mokslininkus, institucijas, verslą ir viešojo sektoriaus suinteresuotas šalis, įgyvendinti FAIR principus, suteikti tyrėjams būtinus įgūdžius ir žinias ir kt. Konkreti EOSCo situacija ir jo vieta po 2027 metų dar nėra aiški.</w:t>
      </w:r>
    </w:p>
    <w:p w:rsidRPr="00BB081A" w:rsidR="00347F54" w:rsidP="00347F54" w:rsidRDefault="00347F54" w14:paraId="404B6EB3" w14:textId="77777777"/>
    <w:p w:rsidRPr="00CC3790" w:rsidR="00347F54" w:rsidP="00CC3790" w:rsidRDefault="00347F54" w14:paraId="28E2AB43" w14:textId="77777777">
      <w:pPr>
        <w:rPr>
          <w:rFonts w:ascii="Times New Roman" w:hAnsi="Times New Roman" w:cs="Times New Roman"/>
          <w:b/>
          <w:bCs/>
        </w:rPr>
      </w:pPr>
      <w:r w:rsidRPr="00CC3790">
        <w:rPr>
          <w:rFonts w:ascii="Times New Roman" w:hAnsi="Times New Roman" w:cs="Times New Roman"/>
          <w:b/>
          <w:bCs/>
        </w:rPr>
        <w:t>EOSC struktūra ir plėtra</w:t>
      </w:r>
    </w:p>
    <w:p w:rsidRPr="00BB081A" w:rsidR="00347F54" w:rsidP="00347F54" w:rsidRDefault="00347F54" w14:paraId="1AD0E1D7" w14:textId="77777777">
      <w:pPr>
        <w:rPr>
          <w:rFonts w:ascii="Times New Roman" w:hAnsi="Times New Roman" w:cs="Times New Roman"/>
        </w:rPr>
      </w:pPr>
    </w:p>
    <w:p w:rsidRPr="00BB081A" w:rsidR="00347F54" w:rsidP="00347F54" w:rsidRDefault="00347F54" w14:paraId="5A74A6EE" w14:textId="6B21663F"/>
    <w:p w:rsidR="007E46A1" w:rsidP="00347F54" w:rsidRDefault="00347F54" w14:paraId="23F50497" w14:textId="07A80B5A">
      <w:pPr>
        <w:ind w:firstLine="567"/>
        <w:rPr>
          <w:rFonts w:ascii="Times New Roman" w:hAnsi="Times New Roman" w:cs="Times New Roman"/>
        </w:rPr>
      </w:pPr>
      <w:commentRangeStart w:id="187"/>
      <w:commentRangeStart w:id="188"/>
      <w:r w:rsidRPr="2E260C7A">
        <w:rPr>
          <w:rFonts w:ascii="Times New Roman" w:hAnsi="Times New Roman" w:cs="Times New Roman"/>
        </w:rPr>
        <w:t xml:space="preserve">EOSC įgyvendinama kaip federacinė infrastruktūra – sistemų sistema, jungianti kelis autonominius infrastruktūros „mazgus“ (angl. </w:t>
      </w:r>
      <w:r w:rsidRPr="2E260C7A">
        <w:rPr>
          <w:rFonts w:ascii="Times New Roman" w:hAnsi="Times New Roman" w:cs="Times New Roman"/>
          <w:i/>
          <w:iCs/>
        </w:rPr>
        <w:t>nodes</w:t>
      </w:r>
      <w:r w:rsidRPr="2E260C7A">
        <w:rPr>
          <w:rFonts w:ascii="Times New Roman" w:hAnsi="Times New Roman" w:cs="Times New Roman"/>
        </w:rPr>
        <w:t>),</w:t>
      </w:r>
      <w:commentRangeEnd w:id="187"/>
      <w:r w:rsidRPr="2E260C7A">
        <w:rPr>
          <w:rStyle w:val="Komentaronuoroda"/>
          <w:rFonts w:ascii="Times New Roman" w:hAnsi="Times New Roman" w:cs="Times New Roman"/>
          <w:sz w:val="24"/>
          <w:szCs w:val="24"/>
        </w:rPr>
        <w:commentReference w:id="187"/>
      </w:r>
      <w:commentRangeEnd w:id="188"/>
      <w:r>
        <w:rPr>
          <w:rStyle w:val="CommentReference"/>
        </w:rPr>
        <w:commentReference w:id="188"/>
      </w:r>
      <w:r w:rsidRPr="2E260C7A">
        <w:rPr>
          <w:rFonts w:ascii="Times New Roman" w:hAnsi="Times New Roman" w:cs="Times New Roman"/>
        </w:rPr>
        <w:t xml:space="preserve"> kurie suteikia prieigą prie FAIR mokslinių tyrimų duomenų, skaičiavimo paslaugų, įrankių ir susijusių išteklių visoje Europoje</w:t>
      </w:r>
      <w:r w:rsidR="007E46A1">
        <w:rPr>
          <w:rFonts w:ascii="Times New Roman" w:hAnsi="Times New Roman" w:cs="Times New Roman"/>
        </w:rPr>
        <w:t xml:space="preserve"> (</w:t>
      </w:r>
      <w:r w:rsidRPr="007E46A1" w:rsidR="007E46A1">
        <w:rPr>
          <w:rFonts w:ascii="Times New Roman" w:hAnsi="Times New Roman" w:cs="Times New Roman"/>
          <w:highlight w:val="yellow"/>
        </w:rPr>
        <w:t>žr. pav. X</w:t>
      </w:r>
      <w:r w:rsidR="007E46A1">
        <w:rPr>
          <w:rFonts w:ascii="Times New Roman" w:hAnsi="Times New Roman" w:cs="Times New Roman"/>
        </w:rPr>
        <w:t>)</w:t>
      </w:r>
      <w:r w:rsidRPr="2E260C7A">
        <w:rPr>
          <w:rFonts w:ascii="Times New Roman" w:hAnsi="Times New Roman" w:cs="Times New Roman"/>
        </w:rPr>
        <w:t xml:space="preserve">. </w:t>
      </w:r>
    </w:p>
    <w:p w:rsidR="007E46A1" w:rsidP="00347F54" w:rsidRDefault="007E46A1" w14:paraId="548C8A94" w14:textId="77777777">
      <w:pPr>
        <w:ind w:firstLine="567"/>
        <w:rPr>
          <w:rFonts w:ascii="Times New Roman" w:hAnsi="Times New Roman" w:cs="Times New Roman"/>
        </w:rPr>
      </w:pPr>
    </w:p>
    <w:p w:rsidR="007E46A1" w:rsidP="00347F54" w:rsidRDefault="007E46A1" w14:paraId="46CE1233" w14:textId="77777777">
      <w:pPr>
        <w:ind w:firstLine="567"/>
        <w:rPr>
          <w:rFonts w:ascii="Times New Roman" w:hAnsi="Times New Roman" w:cs="Times New Roman"/>
        </w:rPr>
      </w:pPr>
    </w:p>
    <w:p w:rsidR="007E46A1" w:rsidP="00347F54" w:rsidRDefault="0021279B" w14:paraId="27C3B3E3" w14:textId="3D23E06A">
      <w:pPr>
        <w:ind w:firstLine="567"/>
        <w:rPr>
          <w:rFonts w:ascii="Times New Roman" w:hAnsi="Times New Roman" w:cs="Times New Roman"/>
        </w:rPr>
      </w:pPr>
      <w:r>
        <w:rPr>
          <w:rFonts w:ascii="Times New Roman" w:hAnsi="Times New Roman" w:cs="Times New Roman"/>
          <w:noProof/>
        </w:rPr>
        <w:drawing>
          <wp:inline distT="0" distB="0" distL="0" distR="0" wp14:anchorId="24651EF9" wp14:editId="64412A0D">
            <wp:extent cx="5727700" cy="2519045"/>
            <wp:effectExtent l="0" t="0" r="0" b="0"/>
            <wp:docPr id="116286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65709" name="Picture 11628657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2519045"/>
                    </a:xfrm>
                    <a:prstGeom prst="rect">
                      <a:avLst/>
                    </a:prstGeom>
                  </pic:spPr>
                </pic:pic>
              </a:graphicData>
            </a:graphic>
          </wp:inline>
        </w:drawing>
      </w:r>
    </w:p>
    <w:p w:rsidR="007E46A1" w:rsidP="00347F54" w:rsidRDefault="007E46A1" w14:paraId="2FA5813C" w14:textId="77777777">
      <w:pPr>
        <w:ind w:firstLine="567"/>
        <w:rPr>
          <w:rFonts w:ascii="Times New Roman" w:hAnsi="Times New Roman" w:cs="Times New Roman"/>
        </w:rPr>
      </w:pPr>
    </w:p>
    <w:p w:rsidR="007E46A1" w:rsidP="00347F54" w:rsidRDefault="007E46A1" w14:paraId="070E2FD3" w14:textId="77777777">
      <w:pPr>
        <w:ind w:firstLine="567"/>
        <w:rPr>
          <w:rFonts w:ascii="Times New Roman" w:hAnsi="Times New Roman" w:cs="Times New Roman"/>
        </w:rPr>
      </w:pPr>
    </w:p>
    <w:p w:rsidRPr="00097619" w:rsidR="0021279B" w:rsidP="0021279B" w:rsidRDefault="0021279B" w14:paraId="1818909B" w14:textId="72721A47">
      <w:pPr>
        <w:ind w:firstLine="567"/>
        <w:rPr>
          <w:rFonts w:ascii="Times New Roman" w:hAnsi="Times New Roman" w:cs="Times New Roman"/>
        </w:rPr>
      </w:pPr>
      <w:r w:rsidRPr="392D3DFA" w:rsidR="5058DFAD">
        <w:rPr>
          <w:rFonts w:ascii="Times New Roman" w:hAnsi="Times New Roman" w:cs="Times New Roman"/>
          <w:highlight w:val="yellow"/>
        </w:rPr>
        <w:t>X pav.</w:t>
      </w:r>
      <w:r w:rsidRPr="392D3DFA" w:rsidR="5058DFAD">
        <w:rPr>
          <w:rFonts w:ascii="Times New Roman" w:hAnsi="Times New Roman" w:cs="Times New Roman"/>
        </w:rPr>
        <w:t xml:space="preserve"> </w:t>
      </w:r>
      <w:r w:rsidRPr="392D3DFA" w:rsidR="5058DFAD">
        <w:rPr>
          <w:rFonts w:ascii="Times New Roman" w:hAnsi="Times New Roman" w:cs="Times New Roman"/>
          <w:highlight w:val="cyan"/>
        </w:rPr>
        <w:t xml:space="preserve">EOSC </w:t>
      </w:r>
      <w:r w:rsidRPr="392D3DFA" w:rsidR="17AB7C57">
        <w:rPr>
          <w:rFonts w:ascii="Times New Roman" w:hAnsi="Times New Roman" w:cs="Times New Roman"/>
          <w:highlight w:val="cyan"/>
        </w:rPr>
        <w:t>federacinė</w:t>
      </w:r>
      <w:r w:rsidRPr="392D3DFA" w:rsidR="17AB7C57">
        <w:rPr>
          <w:rFonts w:ascii="Times New Roman" w:hAnsi="Times New Roman" w:cs="Times New Roman"/>
          <w:highlight w:val="cyan"/>
        </w:rPr>
        <w:t xml:space="preserve"> infrastruktūra </w:t>
      </w:r>
      <w:r w:rsidRPr="392D3DFA" w:rsidR="4FBB7440">
        <w:rPr>
          <w:rFonts w:ascii="Times New Roman" w:hAnsi="Times New Roman" w:cs="Times New Roman"/>
          <w:highlight w:val="green"/>
        </w:rPr>
        <w:t>(</w:t>
      </w:r>
      <w:r w:rsidRPr="392D3DFA" w:rsidR="17AB7C57">
        <w:rPr>
          <w:rFonts w:ascii="Times New Roman" w:hAnsi="Times New Roman" w:cs="Times New Roman"/>
          <w:highlight w:val="green"/>
        </w:rPr>
        <w:t xml:space="preserve">šaltinis: </w:t>
      </w:r>
      <w:r w:rsidRPr="392D3DFA" w:rsidR="17AB7C57">
        <w:rPr>
          <w:rFonts w:ascii="Times New Roman" w:hAnsi="Times New Roman" w:cs="Times New Roman"/>
          <w:highlight w:val="green"/>
        </w:rPr>
        <w:t>Szegedi</w:t>
      </w:r>
      <w:r w:rsidRPr="392D3DFA" w:rsidR="4FBB7440">
        <w:rPr>
          <w:rFonts w:ascii="Times New Roman" w:hAnsi="Times New Roman" w:cs="Times New Roman"/>
          <w:highlight w:val="green"/>
        </w:rPr>
        <w:t xml:space="preserve"> 2024)</w:t>
      </w:r>
    </w:p>
    <w:p w:rsidR="0021279B" w:rsidP="0021279B" w:rsidRDefault="0021279B" w14:paraId="0170541E" w14:textId="77777777">
      <w:pPr>
        <w:ind w:firstLine="567"/>
      </w:pPr>
    </w:p>
    <w:p w:rsidR="0021279B" w:rsidP="00347F54" w:rsidRDefault="0021279B" w14:paraId="7A6F8DDF" w14:textId="77777777">
      <w:pPr>
        <w:ind w:firstLine="567"/>
        <w:rPr>
          <w:rFonts w:ascii="Times New Roman" w:hAnsi="Times New Roman" w:cs="Times New Roman"/>
        </w:rPr>
      </w:pPr>
    </w:p>
    <w:p w:rsidR="0021279B" w:rsidP="00347F54" w:rsidRDefault="0021279B" w14:paraId="0B0D4B90" w14:textId="77777777">
      <w:pPr>
        <w:ind w:firstLine="567"/>
        <w:rPr>
          <w:rFonts w:ascii="Times New Roman" w:hAnsi="Times New Roman" w:cs="Times New Roman"/>
        </w:rPr>
      </w:pPr>
    </w:p>
    <w:p w:rsidR="00347F54" w:rsidP="00BE1458" w:rsidRDefault="00347F54" w14:paraId="78A5B300" w14:textId="1D8DE8C7">
      <w:pPr>
        <w:ind w:firstLine="567"/>
        <w:rPr>
          <w:ins w:author="Jolanta Šinkūnienė" w:date="2026-03-22T18:57:00Z" w:id="190"/>
          <w:rFonts w:ascii="Times New Roman" w:hAnsi="Times New Roman" w:cs="Times New Roman"/>
        </w:rPr>
      </w:pPr>
      <w:r w:rsidRPr="2E260C7A">
        <w:rPr>
          <w:rFonts w:ascii="Times New Roman" w:hAnsi="Times New Roman" w:cs="Times New Roman"/>
        </w:rPr>
        <w:t xml:space="preserve">Kiekvienas EOSC mazgas veikia kaip patekimo į EOSC federaciją garantas, leidžiantis vartotojams, ypač tyrėjams, išsaugoti, naudotis, apdoroti, analizuoti ir pakartotinai naudoti mokslinių tyrimų rezultatus, pvz., duomenis, leidinius ir programinę įrangą, laikantis FAIR principų. EOSC konstrukciniai blokai yra paremti naujausiomis žiniomis, prisitaikant prie įsitvirtinusių ir gerai veikiančių struktūrų. Šiuo metu EOSC pereina iš parengiamojo etapo į veiklos režimą: </w:t>
      </w:r>
      <w:r w:rsidR="001674C6">
        <w:rPr>
          <w:rFonts w:ascii="Times New Roman" w:hAnsi="Times New Roman" w:cs="Times New Roman"/>
        </w:rPr>
        <w:t>EK</w:t>
      </w:r>
      <w:r w:rsidRPr="2E260C7A">
        <w:rPr>
          <w:rFonts w:ascii="Times New Roman" w:hAnsi="Times New Roman" w:cs="Times New Roman"/>
        </w:rPr>
        <w:t xml:space="preserve"> užsakytos paslaugos EOSC platformai yra rengiamos ir palaipsniui </w:t>
      </w:r>
      <w:r w:rsidRPr="2E260C7A">
        <w:rPr>
          <w:rFonts w:ascii="Times New Roman" w:hAnsi="Times New Roman" w:cs="Times New Roman"/>
        </w:rPr>
        <w:t>pradeda veikti. Europos lėšomis remiamos mokslo sričių bendruomenės ir nacionalinės iniciatyvos brandina savo infrastruktūras ir paslaugas, kad pasiektų EOSC reikiamą lygį</w:t>
      </w:r>
      <w:r w:rsidR="00BE1458">
        <w:rPr>
          <w:rFonts w:ascii="Times New Roman" w:hAnsi="Times New Roman" w:cs="Times New Roman"/>
        </w:rPr>
        <w:t>.</w:t>
      </w:r>
    </w:p>
    <w:p w:rsidR="00BE1458" w:rsidP="00BE1458" w:rsidRDefault="00347F54" w14:paraId="5F95B30F" w14:textId="1EA60DDC">
      <w:pPr>
        <w:ind w:firstLine="567"/>
        <w:rPr>
          <w:rFonts w:ascii="Times New Roman" w:hAnsi="Times New Roman" w:cs="Times New Roman"/>
        </w:rPr>
      </w:pPr>
      <w:r w:rsidRPr="2E260C7A">
        <w:rPr>
          <w:rFonts w:ascii="Times New Roman" w:hAnsi="Times New Roman" w:cs="Times New Roman"/>
        </w:rPr>
        <w:t>Numatoma pradėti nuo pradinės kritinės EOSC mazgų masės, kurią sudarys:  nacionaliniai mazgai, susiję su tam tikra šalimi ir/ar tauta, teminiai ar atskirų mokslo sričių mazgai, mokslinių tyrimų infrastruktūros arba e. infrastruktūros mazgai. Per 2025 metus į EOSC buvo priimta 13 įvairių tipų pirmosios bangos mazgų</w:t>
      </w:r>
      <w:r w:rsidR="00BE1458">
        <w:rPr>
          <w:rFonts w:ascii="Times New Roman" w:hAnsi="Times New Roman" w:cs="Times New Roman"/>
        </w:rPr>
        <w:t xml:space="preserve"> </w:t>
      </w:r>
      <w:r w:rsidRPr="00E85B1D" w:rsidR="00BE1458">
        <w:rPr>
          <w:rFonts w:ascii="Times New Roman" w:hAnsi="Times New Roman" w:cs="Times New Roman"/>
          <w:highlight w:val="yellow"/>
        </w:rPr>
        <w:t>(žr. pav. X):</w:t>
      </w:r>
    </w:p>
    <w:p w:rsidR="00BE1458" w:rsidP="00BE1458" w:rsidRDefault="00BE1458" w14:paraId="0D033F63" w14:textId="77777777">
      <w:pPr>
        <w:ind w:firstLine="567"/>
        <w:rPr>
          <w:rFonts w:ascii="Times New Roman" w:hAnsi="Times New Roman" w:cs="Times New Roman"/>
        </w:rPr>
      </w:pPr>
    </w:p>
    <w:p w:rsidR="00BE1458" w:rsidP="00BE1458" w:rsidRDefault="00BE1458" w14:paraId="50A372E2" w14:textId="77777777">
      <w:pPr>
        <w:ind w:firstLine="567"/>
        <w:rPr>
          <w:rFonts w:ascii="Times New Roman" w:hAnsi="Times New Roman" w:cs="Times New Roman"/>
        </w:rPr>
      </w:pPr>
      <w:r>
        <w:rPr>
          <w:rFonts w:ascii="Times New Roman" w:hAnsi="Times New Roman" w:cs="Times New Roman"/>
          <w:noProof/>
        </w:rPr>
        <w:drawing>
          <wp:inline distT="0" distB="0" distL="0" distR="0" wp14:anchorId="4F09A7AF" wp14:editId="4072CF92">
            <wp:extent cx="5727700" cy="3274695"/>
            <wp:effectExtent l="0" t="0" r="0" b="1905"/>
            <wp:docPr id="114807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1134" name="Picture 1148071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274695"/>
                    </a:xfrm>
                    <a:prstGeom prst="rect">
                      <a:avLst/>
                    </a:prstGeom>
                  </pic:spPr>
                </pic:pic>
              </a:graphicData>
            </a:graphic>
          </wp:inline>
        </w:drawing>
      </w:r>
    </w:p>
    <w:p w:rsidRPr="00955FC3" w:rsidR="00BE1458" w:rsidP="00BE1458" w:rsidRDefault="00BE1458" w14:paraId="297B319A" w14:textId="77777777">
      <w:pPr>
        <w:ind w:firstLine="567"/>
        <w:rPr>
          <w:rFonts w:ascii="Times New Roman" w:hAnsi="Times New Roman" w:cs="Times New Roman"/>
          <w:lang w:val="es-ES"/>
        </w:rPr>
      </w:pPr>
    </w:p>
    <w:p w:rsidR="00BE1458" w:rsidP="00BE1458" w:rsidRDefault="00BE1458" w14:paraId="762AB131" w14:textId="77777777">
      <w:pPr>
        <w:ind w:firstLine="567"/>
        <w:rPr>
          <w:ins w:author="Jolanta Šinkūnienė" w:date="2026-03-22T18:57:00Z" w16du:dateUtc="2026-03-22T18:57:00Z" w:id="2134942548"/>
          <w:rFonts w:ascii="Times New Roman" w:hAnsi="Times New Roman" w:cs="Times New Roman"/>
        </w:rPr>
      </w:pPr>
      <w:r w:rsidRPr="00E85B1D" w:rsidR="4A0B9D36">
        <w:rPr>
          <w:rFonts w:ascii="Times New Roman" w:hAnsi="Times New Roman" w:cs="Times New Roman"/>
          <w:highlight w:val="yellow"/>
        </w:rPr>
        <w:t>X pav.</w:t>
      </w:r>
      <w:r w:rsidR="4A0B9D36">
        <w:rPr>
          <w:rFonts w:ascii="Times New Roman" w:hAnsi="Times New Roman" w:cs="Times New Roman"/>
        </w:rPr>
        <w:t xml:space="preserve"> </w:t>
      </w:r>
      <w:r w:rsidRPr="00E85B1D" w:rsidR="4A0B9D36">
        <w:rPr>
          <w:rFonts w:ascii="Times New Roman" w:hAnsi="Times New Roman" w:cs="Times New Roman"/>
          <w:highlight w:val="cyan"/>
        </w:rPr>
        <w:t xml:space="preserve">EOSC </w:t>
      </w:r>
      <w:r>
        <w:rPr>
          <w:rStyle w:val="Puslapioinaosnuoroda"/>
          <w:rFonts w:ascii="Times New Roman" w:hAnsi="Times New Roman" w:cs="Times New Roman"/>
        </w:rPr>
        <w:footnoteReference w:id="9"/>
      </w:r>
      <w:r w:rsidRPr="392D3DFA">
        <w:rPr>
          <w:rStyle w:val="Puslapioinaosnuoroda"/>
          <w:rFonts w:ascii="Times New Roman" w:hAnsi="Times New Roman" w:cs="Times New Roman"/>
        </w:rPr>
        <w:footnoteReference w:id="11340"/>
      </w:r>
    </w:p>
    <w:p w:rsidR="00BE1458" w:rsidP="00BE1458" w:rsidRDefault="00BE1458" w14:paraId="04B9B1F9" w14:textId="77777777">
      <w:pPr>
        <w:rPr>
          <w:rFonts w:ascii="Times New Roman" w:hAnsi="Times New Roman" w:cs="Times New Roman"/>
        </w:rPr>
      </w:pPr>
    </w:p>
    <w:p w:rsidR="00BE1458" w:rsidP="00347F54" w:rsidRDefault="00BE1458" w14:paraId="468E63C1" w14:textId="77777777">
      <w:pPr>
        <w:ind w:firstLine="567"/>
        <w:rPr>
          <w:rFonts w:ascii="Times New Roman" w:hAnsi="Times New Roman" w:cs="Times New Roman"/>
        </w:rPr>
      </w:pPr>
    </w:p>
    <w:p w:rsidRPr="00955FC3" w:rsidR="00347F54" w:rsidP="00347F54" w:rsidRDefault="00347F54" w14:paraId="07D10B67" w14:textId="62ED5979">
      <w:pPr>
        <w:ind w:firstLine="567"/>
        <w:rPr>
          <w:rFonts w:ascii="Times New Roman" w:hAnsi="Times New Roman" w:cs="Times New Roman"/>
        </w:rPr>
      </w:pPr>
      <w:r w:rsidRPr="2E260C7A">
        <w:rPr>
          <w:rFonts w:ascii="Times New Roman" w:hAnsi="Times New Roman" w:cs="Times New Roman"/>
        </w:rPr>
        <w:t xml:space="preserve">Vėliau planuojama palaipsniui plėsti federaciją, atsižvelgiant į  potencialių mazgų geresnį pasirengimą, ir tobulinti reikalavimus, remiantis patirtimi, įgyta per parengiamąjį EOSC federacijos veikimo etapą. </w:t>
      </w:r>
    </w:p>
    <w:p w:rsidR="00347F54" w:rsidP="003D4C52" w:rsidRDefault="00347F54" w14:paraId="79AF2064" w14:textId="41F048CC">
      <w:pPr>
        <w:ind w:firstLine="567"/>
        <w:rPr>
          <w:rFonts w:ascii="Times New Roman" w:hAnsi="Times New Roman" w:cs="Times New Roman"/>
        </w:rPr>
      </w:pPr>
      <w:r w:rsidRPr="2E260C7A">
        <w:rPr>
          <w:rFonts w:ascii="Times New Roman" w:hAnsi="Times New Roman" w:cs="Times New Roman"/>
        </w:rPr>
        <w:t xml:space="preserve">Šis EOSC formavimosi laikotarpis baigsis 2027 metais drauge su </w:t>
      </w:r>
      <w:r w:rsidR="00B570E8">
        <w:rPr>
          <w:rFonts w:ascii="Times New Roman" w:hAnsi="Times New Roman" w:cs="Times New Roman"/>
        </w:rPr>
        <w:t>„</w:t>
      </w:r>
      <w:r w:rsidRPr="2E260C7A">
        <w:rPr>
          <w:rFonts w:ascii="Times New Roman" w:hAnsi="Times New Roman" w:cs="Times New Roman"/>
        </w:rPr>
        <w:t>Europos Horizontas</w:t>
      </w:r>
      <w:r w:rsidR="00B570E8">
        <w:rPr>
          <w:rFonts w:ascii="Times New Roman" w:hAnsi="Times New Roman" w:cs="Times New Roman"/>
        </w:rPr>
        <w:t>“</w:t>
      </w:r>
      <w:r w:rsidRPr="2E260C7A">
        <w:rPr>
          <w:rFonts w:ascii="Times New Roman" w:hAnsi="Times New Roman" w:cs="Times New Roman"/>
        </w:rPr>
        <w:t xml:space="preserve"> programa. Situacija po 2027 prasidėjus Darbo programos 10 (FP 10) finansavimo etapui kol kas dar nėra aiški. Per dvyliktąją EOSC asociacijos generalinę asamblėją buvo pristatyti trys galimi ateities scenarijai: </w:t>
      </w:r>
    </w:p>
    <w:p w:rsidRPr="00BB081A" w:rsidR="00347F54" w:rsidP="00347F54" w:rsidRDefault="00347F54" w14:paraId="4E7AA273" w14:textId="77777777">
      <w:pPr>
        <w:rPr>
          <w:rFonts w:ascii="Times New Roman" w:hAnsi="Times New Roman" w:cs="Times New Roman"/>
        </w:rPr>
      </w:pPr>
    </w:p>
    <w:p w:rsidRPr="00394F80" w:rsidR="00347F54" w:rsidP="00347F54" w:rsidRDefault="00347F54" w14:paraId="51B6F4DC" w14:textId="77777777">
      <w:pPr>
        <w:pStyle w:val="Sraopastraipa"/>
        <w:numPr>
          <w:ilvl w:val="0"/>
          <w:numId w:val="8"/>
        </w:numPr>
        <w:rPr>
          <w:rFonts w:ascii="Times New Roman" w:hAnsi="Times New Roman" w:cs="Times New Roman"/>
        </w:rPr>
      </w:pPr>
      <w:r w:rsidRPr="2E260C7A">
        <w:rPr>
          <w:rFonts w:ascii="Times New Roman" w:hAnsi="Times New Roman" w:cs="Times New Roman"/>
        </w:rPr>
        <w:t xml:space="preserve">Darbo programa pagrįsta partnerystė (angl. </w:t>
      </w:r>
      <w:r w:rsidRPr="2E260C7A">
        <w:rPr>
          <w:rFonts w:ascii="Times New Roman" w:hAnsi="Times New Roman" w:cs="Times New Roman"/>
          <w:i/>
          <w:iCs/>
        </w:rPr>
        <w:t>Work Programme-based Partnership</w:t>
      </w:r>
      <w:r w:rsidRPr="2E260C7A">
        <w:rPr>
          <w:rFonts w:ascii="Times New Roman" w:hAnsi="Times New Roman" w:cs="Times New Roman"/>
        </w:rPr>
        <w:t>),</w:t>
      </w:r>
    </w:p>
    <w:p w:rsidRPr="00394F80" w:rsidR="00347F54" w:rsidP="00347F54" w:rsidRDefault="00347F54" w14:paraId="72DC8904" w14:textId="77777777">
      <w:pPr>
        <w:pStyle w:val="Sraopastraipa"/>
        <w:numPr>
          <w:ilvl w:val="0"/>
          <w:numId w:val="8"/>
        </w:numPr>
        <w:rPr>
          <w:rFonts w:ascii="Times New Roman" w:hAnsi="Times New Roman" w:cs="Times New Roman"/>
        </w:rPr>
      </w:pPr>
      <w:r w:rsidRPr="2E260C7A">
        <w:rPr>
          <w:rFonts w:ascii="Times New Roman" w:hAnsi="Times New Roman" w:cs="Times New Roman"/>
        </w:rPr>
        <w:t xml:space="preserve">Bendra įmonė pagal 187 straipsnį „Institucionalizuota partnerystė“ (angl. </w:t>
      </w:r>
      <w:r w:rsidRPr="2E260C7A">
        <w:rPr>
          <w:rFonts w:ascii="Times New Roman" w:hAnsi="Times New Roman" w:cs="Times New Roman"/>
          <w:i/>
          <w:iCs/>
        </w:rPr>
        <w:t>Joint Undertaking based on Art. 187 Institutionalised Partnership</w:t>
      </w:r>
      <w:r w:rsidRPr="2E260C7A">
        <w:rPr>
          <w:rFonts w:ascii="Times New Roman" w:hAnsi="Times New Roman" w:cs="Times New Roman"/>
        </w:rPr>
        <w:t>),</w:t>
      </w:r>
    </w:p>
    <w:p w:rsidRPr="00394F80" w:rsidR="00347F54" w:rsidP="00347F54" w:rsidRDefault="00347F54" w14:paraId="11814A47" w14:textId="77777777">
      <w:pPr>
        <w:pStyle w:val="Sraopastraipa"/>
        <w:numPr>
          <w:ilvl w:val="0"/>
          <w:numId w:val="8"/>
        </w:numPr>
        <w:rPr>
          <w:rFonts w:ascii="Times New Roman" w:hAnsi="Times New Roman" w:cs="Times New Roman"/>
        </w:rPr>
      </w:pPr>
      <w:r w:rsidRPr="2E260C7A">
        <w:rPr>
          <w:rFonts w:ascii="Times New Roman" w:hAnsi="Times New Roman" w:cs="Times New Roman"/>
        </w:rPr>
        <w:t xml:space="preserve">Nėra partnerystės modelio (angl. </w:t>
      </w:r>
      <w:r w:rsidRPr="2E260C7A">
        <w:rPr>
          <w:rFonts w:ascii="Times New Roman" w:hAnsi="Times New Roman" w:cs="Times New Roman"/>
          <w:i/>
          <w:iCs/>
        </w:rPr>
        <w:t>No partnership model</w:t>
      </w:r>
      <w:r w:rsidRPr="2E260C7A">
        <w:rPr>
          <w:rFonts w:ascii="Times New Roman" w:hAnsi="Times New Roman" w:cs="Times New Roman"/>
        </w:rPr>
        <w:t>). Pastarojo buvo iškart atsisakyta, kaip neatitinkančio pagrindinio EOSC principo.</w:t>
      </w:r>
    </w:p>
    <w:p w:rsidRPr="00394F80" w:rsidR="00347F54" w:rsidP="00347F54" w:rsidRDefault="00347F54" w14:paraId="280B47F5" w14:textId="77777777">
      <w:pPr>
        <w:rPr>
          <w:rFonts w:ascii="Times New Roman" w:hAnsi="Times New Roman" w:cs="Times New Roman"/>
        </w:rPr>
      </w:pPr>
    </w:p>
    <w:p w:rsidR="00347F54" w:rsidP="00347F54" w:rsidRDefault="00347F54" w14:paraId="53D44464" w14:textId="77777777">
      <w:pPr>
        <w:rPr>
          <w:rFonts w:ascii="Times New Roman" w:hAnsi="Times New Roman" w:cs="Times New Roman"/>
        </w:rPr>
      </w:pPr>
      <w:r w:rsidRPr="2E260C7A">
        <w:rPr>
          <w:rFonts w:ascii="Times New Roman" w:hAnsi="Times New Roman" w:cs="Times New Roman"/>
        </w:rPr>
        <w:t>Į kiekvieną jų buvo modeliuojamos penkios pagrindinės užduotys 2026-2030 laikotarpiui:</w:t>
      </w:r>
    </w:p>
    <w:p w:rsidRPr="00BB081A" w:rsidR="00347F54" w:rsidP="00347F54" w:rsidRDefault="00347F54" w14:paraId="1150879F" w14:textId="77777777">
      <w:pPr>
        <w:rPr>
          <w:rFonts w:ascii="Times New Roman" w:hAnsi="Times New Roman" w:cs="Times New Roman"/>
        </w:rPr>
      </w:pPr>
    </w:p>
    <w:p w:rsidRPr="00217F8D" w:rsidR="00347F54" w:rsidP="00347F54" w:rsidRDefault="00347F54" w14:paraId="596FA9B0" w14:textId="3744D32C">
      <w:pPr>
        <w:pStyle w:val="Sraopastraipa"/>
        <w:numPr>
          <w:ilvl w:val="0"/>
          <w:numId w:val="9"/>
        </w:numPr>
        <w:rPr>
          <w:rFonts w:ascii="Times New Roman" w:hAnsi="Times New Roman" w:cs="Times New Roman"/>
        </w:rPr>
      </w:pPr>
      <w:r w:rsidRPr="2E260C7A">
        <w:rPr>
          <w:rFonts w:ascii="Times New Roman" w:hAnsi="Times New Roman" w:cs="Times New Roman"/>
        </w:rPr>
        <w:t xml:space="preserve">EOSC pagrindinio </w:t>
      </w:r>
      <w:r w:rsidR="00B570E8">
        <w:rPr>
          <w:rFonts w:ascii="Times New Roman" w:hAnsi="Times New Roman" w:cs="Times New Roman"/>
        </w:rPr>
        <w:t>ES</w:t>
      </w:r>
      <w:r w:rsidRPr="2E260C7A">
        <w:rPr>
          <w:rFonts w:ascii="Times New Roman" w:hAnsi="Times New Roman" w:cs="Times New Roman"/>
        </w:rPr>
        <w:t xml:space="preserve"> mazgo diegimas ir eksploatavimas.</w:t>
      </w:r>
    </w:p>
    <w:p w:rsidRPr="00217F8D" w:rsidR="00347F54" w:rsidP="00347F54" w:rsidRDefault="00347F54" w14:paraId="2BCDB75B" w14:textId="77777777">
      <w:pPr>
        <w:pStyle w:val="Sraopastraipa"/>
        <w:numPr>
          <w:ilvl w:val="0"/>
          <w:numId w:val="9"/>
        </w:numPr>
        <w:rPr>
          <w:rFonts w:ascii="Times New Roman" w:hAnsi="Times New Roman" w:cs="Times New Roman"/>
        </w:rPr>
      </w:pPr>
      <w:r w:rsidRPr="2E260C7A">
        <w:rPr>
          <w:rFonts w:ascii="Times New Roman" w:hAnsi="Times New Roman" w:cs="Times New Roman"/>
        </w:rPr>
        <w:t xml:space="preserve">EOSC federacijos plėtra. </w:t>
      </w:r>
    </w:p>
    <w:p w:rsidRPr="00217F8D" w:rsidR="00347F54" w:rsidP="00347F54" w:rsidRDefault="00347F54" w14:paraId="0DFFDF8D" w14:textId="77777777">
      <w:pPr>
        <w:pStyle w:val="Sraopastraipa"/>
        <w:numPr>
          <w:ilvl w:val="0"/>
          <w:numId w:val="9"/>
        </w:numPr>
        <w:rPr>
          <w:rFonts w:ascii="Times New Roman" w:hAnsi="Times New Roman" w:cs="Times New Roman"/>
        </w:rPr>
      </w:pPr>
      <w:r w:rsidRPr="2E260C7A">
        <w:rPr>
          <w:rFonts w:ascii="Times New Roman" w:hAnsi="Times New Roman" w:cs="Times New Roman"/>
        </w:rPr>
        <w:t>FAIR duomenų ir paslaugų tinklo mokslo reikmėms kūrimas.</w:t>
      </w:r>
    </w:p>
    <w:p w:rsidRPr="00217F8D" w:rsidR="00347F54" w:rsidP="00347F54" w:rsidRDefault="00347F54" w14:paraId="2C2FCE42" w14:textId="77777777">
      <w:pPr>
        <w:pStyle w:val="Sraopastraipa"/>
        <w:numPr>
          <w:ilvl w:val="0"/>
          <w:numId w:val="9"/>
        </w:numPr>
        <w:rPr>
          <w:rFonts w:ascii="Times New Roman" w:hAnsi="Times New Roman" w:cs="Times New Roman"/>
        </w:rPr>
      </w:pPr>
      <w:r w:rsidRPr="2E260C7A">
        <w:rPr>
          <w:rFonts w:ascii="Times New Roman" w:hAnsi="Times New Roman" w:cs="Times New Roman"/>
        </w:rPr>
        <w:t>EOSC federacijos naujų pajėgumų tyrimas ir prototipų kūrimas.</w:t>
      </w:r>
    </w:p>
    <w:p w:rsidR="00347F54" w:rsidP="00347F54" w:rsidRDefault="00B570E8" w14:paraId="41088FFF" w14:textId="334F77FD">
      <w:pPr>
        <w:pStyle w:val="Sraopastraipa"/>
        <w:numPr>
          <w:ilvl w:val="0"/>
          <w:numId w:val="9"/>
        </w:numPr>
        <w:rPr>
          <w:rFonts w:ascii="Times New Roman" w:hAnsi="Times New Roman" w:cs="Times New Roman"/>
        </w:rPr>
      </w:pPr>
      <w:r>
        <w:rPr>
          <w:rFonts w:ascii="Times New Roman" w:hAnsi="Times New Roman" w:cs="Times New Roman"/>
        </w:rPr>
        <w:t>AM</w:t>
      </w:r>
      <w:r w:rsidRPr="2E260C7A" w:rsidR="00347F54">
        <w:rPr>
          <w:rFonts w:ascii="Times New Roman" w:hAnsi="Times New Roman" w:cs="Times New Roman"/>
        </w:rPr>
        <w:t xml:space="preserve"> politikos ir praktikos įgyvendinimo per EOSC sąlygų sudarymas.</w:t>
      </w:r>
    </w:p>
    <w:p w:rsidRPr="00217F8D" w:rsidR="00B570E8" w:rsidP="00B570E8" w:rsidRDefault="00B570E8" w14:paraId="420E25F5" w14:textId="77777777">
      <w:pPr>
        <w:pStyle w:val="Sraopastraipa"/>
        <w:rPr>
          <w:rFonts w:ascii="Times New Roman" w:hAnsi="Times New Roman" w:cs="Times New Roman"/>
        </w:rPr>
      </w:pPr>
    </w:p>
    <w:p w:rsidR="00347F54" w:rsidP="00347F54" w:rsidRDefault="00347F54" w14:paraId="0088F133" w14:textId="33D304D7">
      <w:pPr>
        <w:rPr>
          <w:rFonts w:ascii="Times New Roman" w:hAnsi="Times New Roman" w:cs="Times New Roman"/>
        </w:rPr>
      </w:pPr>
      <w:r w:rsidRPr="2E260C7A">
        <w:rPr>
          <w:rFonts w:ascii="Times New Roman" w:hAnsi="Times New Roman" w:cs="Times New Roman"/>
        </w:rPr>
        <w:t xml:space="preserve">Iki šiol nenuspręsta dėl pirmųjų dviejų modelių, kol dar nesibaigė Darbo programos 10 derinimas. Bendras siekis šalių lygmeniu yra toks partnerystės modelis, į kurį būtų galima įtraukti EOSC asociaciją kaip visateisę narę. Šiuo metu vyksta konsultacijos su asociacijos narėmis dėl konkretaus ateities scenarijaus, derančio su Darbo programa 10 ir Daugiamečiu finansiniu planu (angl. </w:t>
      </w:r>
      <w:r w:rsidRPr="2E260C7A">
        <w:rPr>
          <w:rFonts w:ascii="Times New Roman" w:hAnsi="Times New Roman" w:cs="Times New Roman"/>
          <w:i/>
          <w:iCs/>
        </w:rPr>
        <w:t>Multi-Annual Financial Framework</w:t>
      </w:r>
      <w:r w:rsidRPr="2E260C7A">
        <w:rPr>
          <w:rFonts w:ascii="Times New Roman" w:hAnsi="Times New Roman" w:cs="Times New Roman"/>
        </w:rPr>
        <w:t>), dar iki jų paskelbimo. Sutartas scenarijus būtų tvirtinamas 13 EOSC asociacijos generalinėje asamblėjoje, vyksiančioje 2026 metų gegužės mėnesį.</w:t>
      </w:r>
    </w:p>
    <w:p w:rsidRPr="00CC3790" w:rsidR="00347F54" w:rsidP="00CC3790" w:rsidRDefault="00347F54" w14:paraId="2099D08D" w14:textId="77777777">
      <w:pPr>
        <w:rPr>
          <w:rFonts w:ascii="Times New Roman" w:hAnsi="Times New Roman" w:cs="Times New Roman"/>
        </w:rPr>
      </w:pPr>
    </w:p>
    <w:p w:rsidRPr="00CC3790" w:rsidR="00347F54" w:rsidP="00CC3790" w:rsidRDefault="00347F54" w14:paraId="47E26C58" w14:textId="77777777">
      <w:pPr>
        <w:rPr>
          <w:rFonts w:ascii="Times New Roman" w:hAnsi="Times New Roman" w:cs="Times New Roman"/>
          <w:b/>
          <w:bCs/>
          <w:color w:val="000000" w:themeColor="text1"/>
        </w:rPr>
      </w:pPr>
      <w:commentRangeStart w:id="193"/>
      <w:commentRangeStart w:id="194"/>
      <w:commentRangeStart w:id="195"/>
      <w:r w:rsidRPr="00CC3790">
        <w:rPr>
          <w:rFonts w:ascii="Times New Roman" w:hAnsi="Times New Roman" w:cs="Times New Roman"/>
          <w:b/>
          <w:bCs/>
          <w:color w:val="000000" w:themeColor="text1"/>
        </w:rPr>
        <w:t>Jungimosi į EOSC privalumai</w:t>
      </w:r>
    </w:p>
    <w:p w:rsidRPr="00955FC3" w:rsidR="00347F54" w:rsidP="00347F54" w:rsidRDefault="00347F54" w14:paraId="54633702" w14:textId="77777777">
      <w:pPr>
        <w:rPr>
          <w:rFonts w:ascii="Times New Roman" w:hAnsi="Times New Roman" w:cs="Times New Roman"/>
        </w:rPr>
      </w:pPr>
    </w:p>
    <w:p w:rsidRPr="00BB081A" w:rsidR="00347F54" w:rsidP="00347F54" w:rsidRDefault="00347F54" w14:paraId="7D423172" w14:textId="77777777">
      <w:pPr>
        <w:ind w:firstLine="567"/>
        <w:rPr>
          <w:rFonts w:ascii="Times New Roman" w:hAnsi="Times New Roman" w:cs="Times New Roman"/>
        </w:rPr>
      </w:pPr>
      <w:r w:rsidRPr="00A61AE5">
        <w:rPr>
          <w:rFonts w:ascii="Times New Roman" w:hAnsi="Times New Roman" w:cs="Times New Roman"/>
          <w:strike/>
        </w:rPr>
        <w:t>Savo veiklą kaip EOSCo mazgą įregistravusios organizacijos turės daugialypę naudą</w:t>
      </w:r>
      <w:r w:rsidRPr="2E260C7A">
        <w:rPr>
          <w:rFonts w:ascii="Times New Roman" w:hAnsi="Times New Roman" w:cs="Times New Roman"/>
        </w:rPr>
        <w:t xml:space="preserve">: </w:t>
      </w:r>
    </w:p>
    <w:p w:rsidRPr="00A61AE5" w:rsidR="00347F54" w:rsidP="00347F54" w:rsidRDefault="00347F54" w14:paraId="6F6FEDEE" w14:textId="77777777">
      <w:pPr>
        <w:rPr>
          <w:rFonts w:ascii="Times New Roman" w:hAnsi="Times New Roman" w:cs="Times New Roman"/>
          <w:strike/>
        </w:rPr>
      </w:pPr>
      <w:r w:rsidRPr="00A61AE5">
        <w:rPr>
          <w:rFonts w:ascii="Times New Roman" w:hAnsi="Times New Roman" w:cs="Times New Roman"/>
          <w:strike/>
        </w:rPr>
        <w:t>Formuojant nacionalinį mazgą bus apžvelgti ir įvertinti mokslinių tyrimų duomenų ištekliai mokslo ir studijų institucijose, jų atitiktis FAIR principams, panaudojamumas ir kiti svarbūs atvirojo mokslo aspektai;</w:t>
      </w:r>
    </w:p>
    <w:p w:rsidRPr="00A61AE5" w:rsidR="00347F54" w:rsidP="00347F54" w:rsidRDefault="00347F54" w14:paraId="3407A58B" w14:textId="77777777">
      <w:pPr>
        <w:rPr>
          <w:rFonts w:ascii="Times New Roman" w:hAnsi="Times New Roman" w:cs="Times New Roman"/>
          <w:strike/>
        </w:rPr>
      </w:pPr>
      <w:r w:rsidRPr="00A61AE5">
        <w:rPr>
          <w:rFonts w:ascii="Times New Roman" w:hAnsi="Times New Roman" w:cs="Times New Roman"/>
          <w:strike/>
        </w:rPr>
        <w:t>Taip pat atsiras paskata nacionaliniu mastu centralizuoti ir standartizuoti MTD valdymui skirtus išteklius.</w:t>
      </w:r>
    </w:p>
    <w:p w:rsidRPr="00A61AE5" w:rsidR="00347F54" w:rsidP="00347F54" w:rsidRDefault="00347F54" w14:paraId="2466967F" w14:textId="77777777">
      <w:pPr>
        <w:rPr>
          <w:rFonts w:ascii="Times New Roman" w:hAnsi="Times New Roman" w:cs="Times New Roman"/>
          <w:strike/>
        </w:rPr>
      </w:pPr>
      <w:r w:rsidRPr="00A61AE5">
        <w:rPr>
          <w:rFonts w:ascii="Times New Roman" w:hAnsi="Times New Roman" w:cs="Times New Roman"/>
          <w:strike/>
        </w:rPr>
        <w:t>Padidės sąveikumas tarp atskirose MSI kuriamų duomenų išteklių.</w:t>
      </w:r>
    </w:p>
    <w:p w:rsidRPr="00A61AE5" w:rsidR="00347F54" w:rsidP="00347F54" w:rsidRDefault="00347F54" w14:paraId="0EA8472E" w14:textId="77777777">
      <w:pPr>
        <w:rPr>
          <w:rFonts w:ascii="Times New Roman" w:hAnsi="Times New Roman" w:cs="Times New Roman"/>
          <w:strike/>
        </w:rPr>
      </w:pPr>
      <w:r w:rsidRPr="00A61AE5">
        <w:rPr>
          <w:rFonts w:ascii="Times New Roman" w:hAnsi="Times New Roman" w:cs="Times New Roman"/>
          <w:strike/>
        </w:rPr>
        <w:t>Be to, atvėrus duomenis pagerės mokslinių tyrimų situacija akademinės etikos aspektu, moksliniai tyrimai ir eksperimentai galės nesunkiai būti pakartojami kitų mokslininkų.</w:t>
      </w:r>
    </w:p>
    <w:p w:rsidR="00347F54" w:rsidP="00347F54" w:rsidRDefault="00347F54" w14:paraId="68BF564C" w14:textId="77777777">
      <w:pPr>
        <w:ind w:firstLine="567"/>
        <w:rPr>
          <w:rFonts w:ascii="Times New Roman" w:hAnsi="Times New Roman" w:cs="Times New Roman"/>
        </w:rPr>
      </w:pPr>
      <w:r w:rsidRPr="2E260C7A">
        <w:rPr>
          <w:rFonts w:ascii="Times New Roman" w:hAnsi="Times New Roman" w:cs="Times New Roman"/>
        </w:rPr>
        <w:t>Atlikus institucijų ir tyrėjų apklausas paaiškės galimybės ir sugebėjimai perpanaudoti duomenis, taupant jų išgavimui skirtus finansinius išteklius;</w:t>
      </w:r>
    </w:p>
    <w:p w:rsidR="00347F54" w:rsidP="00347F54" w:rsidRDefault="00347F54" w14:paraId="0F5E905B" w14:textId="77777777">
      <w:pPr>
        <w:ind w:firstLine="567"/>
        <w:rPr>
          <w:rFonts w:ascii="Times New Roman" w:hAnsi="Times New Roman" w:cs="Times New Roman"/>
        </w:rPr>
      </w:pPr>
      <w:r w:rsidRPr="2E260C7A">
        <w:rPr>
          <w:rFonts w:ascii="Times New Roman" w:hAnsi="Times New Roman" w:cs="Times New Roman"/>
        </w:rPr>
        <w:t>Apibendrinus situaciją (SWOT analizė) bus galima tikslingai skirti išteklius tam, kad būtų suformuotas nacionalinis mazgas, atitinkantis Europos Sąjungos atvirojo mokslo politiką ir duomenų standartus;</w:t>
      </w:r>
    </w:p>
    <w:p w:rsidR="00347F54" w:rsidP="00347F54" w:rsidRDefault="00347F54" w14:paraId="39D4B85E" w14:textId="77777777">
      <w:pPr>
        <w:ind w:firstLine="567"/>
        <w:rPr>
          <w:rFonts w:ascii="Times New Roman" w:hAnsi="Times New Roman" w:cs="Times New Roman"/>
        </w:rPr>
      </w:pPr>
      <w:r w:rsidRPr="2E260C7A">
        <w:rPr>
          <w:rFonts w:ascii="Times New Roman" w:hAnsi="Times New Roman" w:cs="Times New Roman"/>
        </w:rPr>
        <w:t>Nacionaliniam mazgui prisijungus prie EOSC,  bus sudarytos sąlygos platesnei vartotojų aprėpčiai ir geresniems ryšiams ir bendradarbiavimui su kitomis Europos duomenų erdvėmis; Lietuvos mokslininkų sukaupti ir palaikomi duomenys.</w:t>
      </w:r>
    </w:p>
    <w:p w:rsidRPr="00C27AFA" w:rsidR="00347F54" w:rsidP="00347F54" w:rsidRDefault="00347F54" w14:paraId="30B1C8AA" w14:textId="77777777">
      <w:pPr>
        <w:ind w:firstLine="567"/>
        <w:rPr>
          <w:rFonts w:ascii="Times New Roman" w:hAnsi="Times New Roman" w:cs="Times New Roman"/>
        </w:rPr>
      </w:pPr>
      <w:r w:rsidRPr="2E260C7A">
        <w:rPr>
          <w:rFonts w:ascii="Times New Roman" w:hAnsi="Times New Roman" w:eastAsia="Times New Roman" w:cs="Times New Roman"/>
        </w:rPr>
        <w:t>Siekiant Lietuvos integracijos į EOSC turėtų būti siekiama, kad nacionalinės infrastruktūros (CLARIN LT, eLABa, MIDAS ir kt., taip pat ir institucinės talpyklos, ir kt.) būtų susietos su EOSC ekosistema, o duomenų valdymo ir atvėrimo taisyklės – suderintos su EOSC strategija (The Strategi</w:t>
      </w:r>
      <w:r>
        <w:rPr>
          <w:rFonts w:ascii="Times New Roman" w:hAnsi="Times New Roman" w:eastAsia="Times New Roman" w:cs="Times New Roman"/>
        </w:rPr>
        <w:t>c</w:t>
      </w:r>
      <w:r w:rsidRPr="2E260C7A">
        <w:rPr>
          <w:rFonts w:ascii="Times New Roman" w:hAnsi="Times New Roman" w:eastAsia="Times New Roman" w:cs="Times New Roman"/>
        </w:rPr>
        <w:t xml:space="preserve"> Reseach and Innovation Agenda - SRIA), daugiamečiu kelrodžiu (Multi-Annual Roadmap) ir FAIR principais.</w:t>
      </w:r>
    </w:p>
    <w:p w:rsidR="00347F54" w:rsidP="00347F54" w:rsidRDefault="00347F54" w14:paraId="2F6BE56B" w14:textId="77777777">
      <w:pPr>
        <w:ind w:firstLine="567"/>
        <w:rPr>
          <w:rFonts w:ascii="Times New Roman" w:hAnsi="Times New Roman" w:cs="Times New Roman"/>
        </w:rPr>
      </w:pPr>
    </w:p>
    <w:p w:rsidR="00347F54" w:rsidP="00347F54" w:rsidRDefault="00347F54" w14:paraId="594D1488" w14:textId="77777777">
      <w:pPr>
        <w:rPr>
          <w:rFonts w:ascii="Times New Roman" w:hAnsi="Times New Roman" w:eastAsia="Times New Roman" w:cs="Times New Roman"/>
          <w:color w:val="000000" w:themeColor="text1"/>
        </w:rPr>
      </w:pPr>
    </w:p>
    <w:p w:rsidR="00347F54" w:rsidP="00347F54" w:rsidRDefault="00347F54" w14:paraId="7D199D5D" w14:textId="77777777">
      <w:pPr>
        <w:rPr>
          <w:rFonts w:ascii="Times New Roman" w:hAnsi="Times New Roman" w:eastAsia="Times New Roman" w:cs="Times New Roman"/>
          <w:color w:val="000000" w:themeColor="text1"/>
        </w:rPr>
      </w:pPr>
      <w:commentRangeEnd w:id="193"/>
      <w:r>
        <w:rPr>
          <w:rStyle w:val="Komentaronuoroda"/>
          <w:rFonts w:ascii="Times New Roman" w:hAnsi="Times New Roman" w:eastAsia="Times New Roman" w:cs="Times New Roman"/>
          <w:color w:val="000000" w:themeColor="text1"/>
          <w:sz w:val="24"/>
          <w:szCs w:val="24"/>
        </w:rPr>
        <w:commentReference w:id="193"/>
      </w:r>
      <w:commentRangeEnd w:id="194"/>
      <w:r>
        <w:rPr>
          <w:rStyle w:val="CommentReference"/>
        </w:rPr>
        <w:commentReference w:id="194"/>
      </w:r>
      <w:commentRangeEnd w:id="195"/>
      <w:r>
        <w:rPr>
          <w:rStyle w:val="CommentReference"/>
        </w:rPr>
        <w:commentReference w:id="195"/>
      </w:r>
    </w:p>
    <w:p w:rsidRPr="00A61AE5" w:rsidR="00347F54" w:rsidP="00347F54" w:rsidRDefault="00347F54" w14:paraId="5AB6F191" w14:textId="1C8AD5A7">
      <w:pPr>
        <w:rPr>
          <w:rFonts w:ascii="Times New Roman" w:hAnsi="Times New Roman" w:eastAsia="Times New Roman" w:cs="Times New Roman"/>
          <w:b/>
          <w:bCs/>
          <w:color w:val="000000" w:themeColor="text1"/>
          <w:lang w:val="lt"/>
        </w:rPr>
      </w:pPr>
      <w:r w:rsidRPr="00A61AE5">
        <w:rPr>
          <w:rFonts w:ascii="Times New Roman" w:hAnsi="Times New Roman" w:eastAsia="Times New Roman" w:cs="Times New Roman"/>
          <w:b/>
          <w:bCs/>
          <w:color w:val="000000" w:themeColor="text1"/>
          <w:lang w:val="lt"/>
        </w:rPr>
        <w:t>Lietuvos įsijungimo į EOSC galimybių įvertinimo svarba</w:t>
      </w:r>
    </w:p>
    <w:p w:rsidR="00347F54" w:rsidP="00347F54" w:rsidRDefault="00347F54" w14:paraId="375E4063" w14:textId="77777777">
      <w:pPr>
        <w:rPr>
          <w:rFonts w:ascii="Times New Roman" w:hAnsi="Times New Roman" w:cs="Times New Roman"/>
        </w:rPr>
      </w:pPr>
      <w:r w:rsidRPr="2E260C7A">
        <w:rPr>
          <w:rFonts w:ascii="Times New Roman" w:hAnsi="Times New Roman" w:cs="Times New Roman"/>
        </w:rPr>
        <w:t xml:space="preserve">      </w:t>
      </w:r>
    </w:p>
    <w:p w:rsidR="00347F54" w:rsidP="00347F54" w:rsidRDefault="00347F54" w14:paraId="35D8E158" w14:textId="2065FE34">
      <w:pPr>
        <w:ind w:firstLine="567"/>
        <w:rPr>
          <w:rFonts w:ascii="Times New Roman" w:hAnsi="Times New Roman" w:eastAsia="Times New Roman" w:cs="Times New Roman"/>
          <w:color w:val="000000" w:themeColor="text1"/>
        </w:rPr>
      </w:pPr>
      <w:r>
        <w:rPr>
          <w:rFonts w:ascii="Times New Roman" w:hAnsi="Times New Roman" w:cs="Times New Roman"/>
        </w:rPr>
        <w:t xml:space="preserve">Lietuvai, kaip ir kitoms Europos šalims, klausimas dėl įsijungimo į EOSC yra labai aktualus. </w:t>
      </w:r>
      <w:r w:rsidRPr="2E260C7A">
        <w:rPr>
          <w:rFonts w:ascii="Times New Roman" w:hAnsi="Times New Roman" w:cs="Times New Roman"/>
        </w:rPr>
        <w:t xml:space="preserve">AM įgyvendinimo iššūkiai, su kuriais susiduria įvairios Europos valstybės ir institucijos, neišvengiamai kyla ir Lietuvai, siekiančiai geresnio suderinamumo su tarptautinėmis AM praktikomis. 2022 m. Lietuvos mokslo tarybos (toliau – LMT) užsakymu parengtame dokumente „Atvirosios prieigos prie mokslo publikacijų ir duomenų gairių taikymo praktikos ir pasiektos pažangos vertinimo analizė“ įvardijami sunkumai, su kuriais susiduria </w:t>
      </w:r>
      <w:r w:rsidR="00DC71E3">
        <w:rPr>
          <w:rFonts w:ascii="Times New Roman" w:hAnsi="Times New Roman" w:cs="Times New Roman"/>
        </w:rPr>
        <w:t>MSI</w:t>
      </w:r>
      <w:r w:rsidRPr="2E260C7A">
        <w:rPr>
          <w:rFonts w:ascii="Times New Roman" w:hAnsi="Times New Roman" w:cs="Times New Roman"/>
        </w:rPr>
        <w:t xml:space="preserve">, bei siūlomos rekomendacijos leido susidaryti vaizdą apie AM plėtros nacionaliniu lygmeniu poreikius, finansavimo, mokslo publikacijų ir duomenų atvėrimo iššūkius, vertinimo sistemos keitimo bei AM principų įgyvendinimo stebėsenos būtinybę. </w:t>
      </w:r>
      <w:r w:rsidRPr="2E260C7A">
        <w:rPr>
          <w:rFonts w:ascii="Times New Roman" w:hAnsi="Times New Roman" w:eastAsia="Times New Roman" w:cs="Times New Roman"/>
          <w:color w:val="000000" w:themeColor="text1"/>
        </w:rPr>
        <w:t>2021–2030 metų nacionalinio pažangos plano 1 strateginiu tikslu – „Pereiti prie mokslo žiniomis, pažangiosiomis technologijomis, inovacijomis grįsto darnaus ekonomikos vystymosi ir didinti šalies tarptautinį konkurencingumą“ – pabrėžiama visos valstybės skaitmeninimo ir technologinio atsinaujinimo svarba aukštos pridėtinės vertės produktų kūrimui. Lietuvos MTD ekosistemos vystymo ir integracijos į EOSC aspektai minimi ir XVIII Lietuvos Respublikos Vyriausybės programos nuostatų įgyvendinimo veiksmų plane, įskaitant 1.5.4. veiksmą – „Parengti priemonių rinkinį, siekiant sudaryti sąlygas tyrėjams dalytis Lietuvos mokslo rezultatais per Europos atvirojo mokslo debesį (EOSC) ir naudotis tarptautiniais mokslo ištekliais (tarptautinėmis mokslo duomenų bazėmis ir infrastruktūromis), ir pradėti šias priemones įgyvendinti“.</w:t>
      </w:r>
    </w:p>
    <w:p w:rsidR="00A61AE5" w:rsidP="00A61AE5" w:rsidRDefault="00A61AE5" w14:paraId="167E67B1" w14:textId="231E0A72">
      <w:pPr>
        <w:ind w:firstLine="567"/>
        <w:rPr>
          <w:rFonts w:ascii="Times New Roman" w:hAnsi="Times New Roman" w:eastAsia="Times New Roman" w:cs="Times New Roman"/>
          <w:color w:val="000000" w:themeColor="text1"/>
        </w:rPr>
      </w:pPr>
      <w:r w:rsidRPr="2E260C7A">
        <w:rPr>
          <w:rFonts w:ascii="Times New Roman" w:hAnsi="Times New Roman" w:cs="Times New Roman"/>
        </w:rPr>
        <w:t>Savo veiklą kaip EOSCo mazgą įregistravusios organizacijos turės daugialypę naudą</w:t>
      </w:r>
      <w:r>
        <w:rPr>
          <w:rFonts w:ascii="Times New Roman" w:hAnsi="Times New Roman" w:cs="Times New Roman"/>
        </w:rPr>
        <w:t>.</w:t>
      </w:r>
    </w:p>
    <w:p w:rsidR="00A61AE5" w:rsidP="00A61AE5" w:rsidRDefault="00A61AE5" w14:paraId="1DCB080D" w14:textId="3AD073A0">
      <w:pPr>
        <w:rPr>
          <w:rFonts w:ascii="Times New Roman" w:hAnsi="Times New Roman" w:cs="Times New Roman"/>
        </w:rPr>
      </w:pPr>
      <w:r w:rsidRPr="00607251">
        <w:rPr>
          <w:rFonts w:ascii="Times New Roman" w:hAnsi="Times New Roman" w:eastAsia="Times New Roman" w:cs="Times New Roman"/>
          <w:color w:val="000000" w:themeColor="text1"/>
          <w:kern w:val="0"/>
          <w:lang w:eastAsia="en-GB"/>
          <w14:ligatures w14:val="none"/>
        </w:rPr>
        <w:t>.</w:t>
      </w:r>
      <w:r w:rsidRPr="00607251">
        <w:rPr>
          <w:rFonts w:ascii="Times New Roman" w:hAnsi="Times New Roman" w:eastAsia="Times New Roman" w:cs="Times New Roman"/>
          <w:color w:val="000000" w:themeColor="text1"/>
        </w:rPr>
        <w:t>Lietuvos</w:t>
      </w:r>
      <w:r w:rsidR="003E1599">
        <w:rPr>
          <w:rFonts w:ascii="Times New Roman" w:hAnsi="Times New Roman" w:eastAsia="Times New Roman" w:cs="Times New Roman"/>
          <w:color w:val="000000" w:themeColor="text1"/>
        </w:rPr>
        <w:t xml:space="preserve"> atveju,</w:t>
      </w:r>
      <w:r w:rsidRPr="00607251">
        <w:rPr>
          <w:rFonts w:ascii="Times New Roman" w:hAnsi="Times New Roman" w:eastAsia="Times New Roman" w:cs="Times New Roman"/>
          <w:color w:val="000000" w:themeColor="text1"/>
        </w:rPr>
        <w:t xml:space="preserve"> įsijungimas į EOSC suteiktų Lietuvos tyrėjams prieigą prie didžiausių Europos duomenų masyvų ir superkompiuterių galios, kurios išlaikymas vienai šaliai yra per brangus.</w:t>
      </w:r>
      <w:r>
        <w:rPr>
          <w:rFonts w:ascii="Times New Roman" w:hAnsi="Times New Roman" w:eastAsia="Times New Roman" w:cs="Times New Roman"/>
          <w:color w:val="000000" w:themeColor="text1"/>
        </w:rPr>
        <w:t xml:space="preserve"> </w:t>
      </w:r>
      <w:r w:rsidRPr="2E260C7A">
        <w:rPr>
          <w:rFonts w:ascii="Times New Roman" w:hAnsi="Times New Roman" w:cs="Times New Roman"/>
        </w:rPr>
        <w:t>Formuojant nacionalinį mazgą bus apžvelgti ir įvertinti mokslinių tyrimų duomenų ištekliai mokslo ir studijų institucijose, jų atitiktis FAIR principams, panaudojamumas ir kiti svarbūs atvirojo mokslo aspektai</w:t>
      </w:r>
      <w:r>
        <w:rPr>
          <w:rFonts w:ascii="Times New Roman" w:hAnsi="Times New Roman" w:cs="Times New Roman"/>
        </w:rPr>
        <w:t xml:space="preserve">. </w:t>
      </w:r>
      <w:r w:rsidRPr="2E260C7A">
        <w:rPr>
          <w:rFonts w:ascii="Times New Roman" w:hAnsi="Times New Roman" w:cs="Times New Roman"/>
        </w:rPr>
        <w:t>Taip pat atsiras paskata nacionaliniu mastu centralizuoti ir standartizuoti MTD valdymui skirtus išteklius</w:t>
      </w:r>
      <w:r>
        <w:rPr>
          <w:rFonts w:ascii="Times New Roman" w:hAnsi="Times New Roman" w:cs="Times New Roman"/>
        </w:rPr>
        <w:t>, p</w:t>
      </w:r>
      <w:r w:rsidRPr="2E260C7A">
        <w:rPr>
          <w:rFonts w:ascii="Times New Roman" w:hAnsi="Times New Roman" w:cs="Times New Roman"/>
        </w:rPr>
        <w:t>adidės sąveikumas tarp atskirose MSI kuriamų duomenų išteklių.</w:t>
      </w:r>
      <w:r>
        <w:rPr>
          <w:rFonts w:ascii="Times New Roman" w:hAnsi="Times New Roman" w:cs="Times New Roman"/>
        </w:rPr>
        <w:t xml:space="preserve"> </w:t>
      </w:r>
      <w:r w:rsidRPr="00607251">
        <w:rPr>
          <w:rFonts w:ascii="Times New Roman" w:hAnsi="Times New Roman" w:eastAsia="Times New Roman" w:cs="Times New Roman"/>
          <w:color w:val="000000" w:themeColor="text1"/>
        </w:rPr>
        <w:t>Lietuvai įsijungus į EOSC, Lietuvos mokslas atitiktų šiuolaikinius atvirumo ir pakartotinio panaudojimo standartus, būtų labiau matomas ir turėtų didesnį poveikį tarptautiniu lygiu, Lietuvos MSI būtų stiprinami duomenų valdymo gebėjimai ir infrastruktūros.</w:t>
      </w:r>
      <w:r>
        <w:rPr>
          <w:rFonts w:ascii="Times New Roman" w:hAnsi="Times New Roman" w:eastAsia="Times New Roman" w:cs="Times New Roman"/>
          <w:color w:val="000000" w:themeColor="text1"/>
        </w:rPr>
        <w:t xml:space="preserve"> </w:t>
      </w:r>
      <w:r>
        <w:rPr>
          <w:rFonts w:ascii="Times New Roman" w:hAnsi="Times New Roman" w:cs="Times New Roman"/>
        </w:rPr>
        <w:t>A</w:t>
      </w:r>
      <w:r w:rsidRPr="2E260C7A">
        <w:rPr>
          <w:rFonts w:ascii="Times New Roman" w:hAnsi="Times New Roman" w:cs="Times New Roman"/>
        </w:rPr>
        <w:t>tvėrus duomenis pagerės mokslinių tyrimų situacija akademinės etikos aspektu, moksliniai tyrimai ir eksperimentai galės nesunkiai būti pakartojami kitų mokslininkų.</w:t>
      </w:r>
    </w:p>
    <w:p w:rsidRPr="00A61AE5" w:rsidR="00A61AE5" w:rsidP="00A61AE5" w:rsidRDefault="00A61AE5" w14:paraId="44BB443F" w14:textId="7ADC28BB">
      <w:pPr>
        <w:ind w:firstLine="567"/>
        <w:rPr>
          <w:rFonts w:ascii="Times New Roman" w:hAnsi="Times New Roman" w:cs="Times New Roman"/>
        </w:rPr>
      </w:pPr>
      <w:r w:rsidRPr="00607251">
        <w:rPr>
          <w:rFonts w:ascii="Times New Roman" w:hAnsi="Times New Roman" w:cs="Times New Roman"/>
          <w:color w:val="000000" w:themeColor="text1"/>
        </w:rPr>
        <w:t xml:space="preserve">Lietuvai toliau žengiant Nacionalinio pažangos plano įgyvendinimo link ir </w:t>
      </w:r>
      <w:commentRangeStart w:id="196"/>
      <w:commentRangeStart w:id="884115231"/>
      <w:r w:rsidRPr="00B570E8">
        <w:rPr>
          <w:rFonts w:ascii="Times New Roman" w:hAnsi="Times New Roman" w:cs="Times New Roman"/>
          <w:color w:val="000000" w:themeColor="text1"/>
          <w:highlight w:val="cyan"/>
        </w:rPr>
        <w:t>planuojant panaudoti beveik 10 mln. eurų ES investiciją į AM</w:t>
      </w:r>
      <w:commentRangeEnd w:id="196"/>
      <w:r w:rsidRPr="00607251" w:rsidR="00C15A23">
        <w:rPr>
          <w:rStyle w:val="Komentaronuoroda"/>
          <w:rFonts w:ascii="Times New Roman" w:hAnsi="Times New Roman" w:cs="Times New Roman"/>
          <w:color w:val="000000" w:themeColor="text1"/>
          <w:sz w:val="24"/>
          <w:szCs w:val="24"/>
        </w:rPr>
        <w:commentReference w:id="196"/>
      </w:r>
      <w:commentRangeEnd w:id="884115231"/>
      <w:r>
        <w:rPr>
          <w:rStyle w:val="CommentReference"/>
        </w:rPr>
        <w:commentReference w:id="884115231"/>
      </w:r>
      <w:r w:rsidRPr="00607251">
        <w:rPr>
          <w:rFonts w:ascii="Times New Roman" w:hAnsi="Times New Roman" w:cs="Times New Roman"/>
          <w:color w:val="000000" w:themeColor="text1"/>
        </w:rPr>
        <w:t>, atsirado poreikis</w:t>
      </w:r>
      <w:r w:rsidR="003E1599">
        <w:rPr>
          <w:rFonts w:ascii="Times New Roman" w:hAnsi="Times New Roman" w:cs="Times New Roman"/>
          <w:color w:val="000000" w:themeColor="text1"/>
        </w:rPr>
        <w:t xml:space="preserve"> Galimybių studijai</w:t>
      </w:r>
      <w:r w:rsidR="00B05364">
        <w:rPr>
          <w:rFonts w:ascii="Times New Roman" w:hAnsi="Times New Roman" w:cs="Times New Roman"/>
          <w:color w:val="000000" w:themeColor="text1"/>
        </w:rPr>
        <w:t xml:space="preserve"> </w:t>
      </w:r>
      <w:r w:rsidR="00B05364">
        <w:rPr>
          <w:rFonts w:ascii="Times New Roman" w:hAnsi="Times New Roman" w:cs="Times New Roman"/>
        </w:rPr>
        <w:t>(toliau – GS)</w:t>
      </w:r>
      <w:r w:rsidRPr="00607251">
        <w:rPr>
          <w:rFonts w:ascii="Times New Roman" w:hAnsi="Times New Roman" w:cs="Times New Roman"/>
          <w:color w:val="000000" w:themeColor="text1"/>
        </w:rPr>
        <w:t xml:space="preserve"> išsamiai įvertin</w:t>
      </w:r>
      <w:r w:rsidR="00B05364">
        <w:rPr>
          <w:rFonts w:ascii="Times New Roman" w:hAnsi="Times New Roman" w:cs="Times New Roman"/>
          <w:color w:val="000000" w:themeColor="text1"/>
        </w:rPr>
        <w:t>siančiai</w:t>
      </w:r>
      <w:r w:rsidRPr="00607251">
        <w:rPr>
          <w:rFonts w:ascii="Times New Roman" w:hAnsi="Times New Roman" w:cs="Times New Roman"/>
          <w:color w:val="000000" w:themeColor="text1"/>
        </w:rPr>
        <w:t xml:space="preserve"> esamą Lietuvos MTD ekosistemą bei galimybes integruotis į </w:t>
      </w:r>
      <w:r w:rsidRPr="00607251">
        <w:rPr>
          <w:rFonts w:ascii="Times New Roman" w:hAnsi="Times New Roman" w:eastAsia="Times New Roman" w:cs="Times New Roman"/>
          <w:color w:val="000000" w:themeColor="text1"/>
          <w:kern w:val="0"/>
          <w:lang w:eastAsia="en-GB"/>
          <w14:ligatures w14:val="none"/>
        </w:rPr>
        <w:t>EOSC</w:t>
      </w:r>
      <w:r>
        <w:rPr>
          <w:rFonts w:ascii="Times New Roman" w:hAnsi="Times New Roman" w:eastAsia="Times New Roman" w:cs="Times New Roman"/>
          <w:color w:val="000000" w:themeColor="text1"/>
          <w:kern w:val="0"/>
          <w:lang w:eastAsia="en-GB"/>
          <w14:ligatures w14:val="none"/>
        </w:rPr>
        <w:t>.</w:t>
      </w:r>
    </w:p>
    <w:p w:rsidRPr="00607251" w:rsidR="00A61AE5" w:rsidP="00347F54" w:rsidRDefault="00A61AE5" w14:paraId="3A3AEDB8" w14:textId="77777777">
      <w:pPr>
        <w:ind w:firstLine="567"/>
        <w:rPr>
          <w:rFonts w:ascii="Times New Roman" w:hAnsi="Times New Roman" w:cs="Times New Roman"/>
        </w:rPr>
      </w:pPr>
    </w:p>
    <w:p w:rsidRPr="00AB081B" w:rsidR="00347F54" w:rsidP="00347F54" w:rsidRDefault="00347F54" w14:paraId="3E38CDC6" w14:textId="77777777">
      <w:pPr>
        <w:rPr>
          <w:rFonts w:ascii="Times New Roman" w:hAnsi="Times New Roman" w:cs="Times New Roman"/>
          <w:b/>
          <w:bCs/>
        </w:rPr>
      </w:pPr>
      <w:r w:rsidRPr="2E260C7A">
        <w:rPr>
          <w:rFonts w:ascii="Times New Roman" w:hAnsi="Times New Roman" w:cs="Times New Roman"/>
          <w:b/>
          <w:bCs/>
        </w:rPr>
        <w:t>Galimybių studijos tikslas ir uždaviniai</w:t>
      </w:r>
    </w:p>
    <w:p w:rsidRPr="00BB081A" w:rsidR="00347F54" w:rsidP="00347F54" w:rsidRDefault="00347F54" w14:paraId="243AF58E" w14:textId="77777777">
      <w:pPr>
        <w:rPr>
          <w:rFonts w:ascii="Times New Roman" w:hAnsi="Times New Roman" w:cs="Times New Roman"/>
        </w:rPr>
      </w:pPr>
    </w:p>
    <w:p w:rsidR="00347F54" w:rsidP="00347F54" w:rsidRDefault="00B05364" w14:paraId="04EB0D26" w14:textId="65DF291A">
      <w:pPr>
        <w:rPr>
          <w:rFonts w:ascii="Times New Roman" w:hAnsi="Times New Roman" w:cs="Times New Roman"/>
        </w:rPr>
      </w:pPr>
      <w:r>
        <w:rPr>
          <w:rFonts w:ascii="Times New Roman" w:hAnsi="Times New Roman" w:cs="Times New Roman"/>
        </w:rPr>
        <w:t>GS</w:t>
      </w:r>
      <w:r w:rsidR="00347F54">
        <w:rPr>
          <w:rFonts w:ascii="Times New Roman" w:hAnsi="Times New Roman" w:cs="Times New Roman"/>
        </w:rPr>
        <w:t xml:space="preserve"> </w:t>
      </w:r>
      <w:r w:rsidRPr="2E260C7A" w:rsidR="00347F54">
        <w:rPr>
          <w:rFonts w:ascii="Times New Roman" w:hAnsi="Times New Roman" w:cs="Times New Roman"/>
        </w:rPr>
        <w:t xml:space="preserve"> tikslas – nustatyti būtinus pokyčius ir parengti investicijų kryptis, reikalingas Lietuvai įsijungti į EOSC. Šiam tikslui pasiekti buvo numatyti šie uždaviniai:</w:t>
      </w:r>
    </w:p>
    <w:p w:rsidR="00347F54" w:rsidP="00347F54" w:rsidRDefault="00347F54" w14:paraId="486425FF" w14:textId="77777777">
      <w:pPr>
        <w:rPr>
          <w:rFonts w:ascii="Times New Roman" w:hAnsi="Times New Roman" w:cs="Times New Roman"/>
        </w:rPr>
      </w:pPr>
    </w:p>
    <w:p w:rsidR="00347F54" w:rsidP="00347F54" w:rsidRDefault="00347F54" w14:paraId="45129482" w14:textId="77777777">
      <w:pPr>
        <w:pStyle w:val="Sraopastraipa"/>
        <w:numPr>
          <w:ilvl w:val="0"/>
          <w:numId w:val="4"/>
        </w:numPr>
        <w:rPr>
          <w:rFonts w:ascii="Times New Roman" w:hAnsi="Times New Roman" w:eastAsia="Times New Roman" w:cs="Times New Roman"/>
          <w:color w:val="000000" w:themeColor="text1"/>
        </w:rPr>
      </w:pPr>
      <w:r w:rsidRPr="2E260C7A">
        <w:rPr>
          <w:rFonts w:ascii="Times New Roman" w:hAnsi="Times New Roman" w:eastAsia="Times New Roman" w:cs="Times New Roman"/>
          <w:color w:val="000000" w:themeColor="text1"/>
        </w:rPr>
        <w:t>Peržiūrėti, surinkti ir susisteminti nacionalinius bei tarptautinius strateginius dokumentus, teisės aktus, rekomendacijas ir gerosios praktikos pavyzdžius, susijusius su atviros prieigos, mokslinių tyrimų duomenų valdymo, duomenų vadybininkų rengimo, duomenų standartų, duomenų archyvavimo bei tarptautinės integracijos procesais.</w:t>
      </w:r>
    </w:p>
    <w:p w:rsidR="00347F54" w:rsidP="00347F54" w:rsidRDefault="00347F54" w14:paraId="74D81624" w14:textId="24DA2024">
      <w:pPr>
        <w:pStyle w:val="Sraopastraipa"/>
        <w:numPr>
          <w:ilvl w:val="0"/>
          <w:numId w:val="4"/>
        </w:numPr>
        <w:rPr>
          <w:rFonts w:ascii="Times New Roman" w:hAnsi="Times New Roman" w:eastAsia="Times New Roman" w:cs="Times New Roman"/>
          <w:color w:val="000000" w:themeColor="text1"/>
        </w:rPr>
      </w:pPr>
      <w:r w:rsidRPr="2E260C7A">
        <w:rPr>
          <w:rFonts w:ascii="Times New Roman" w:hAnsi="Times New Roman" w:eastAsia="Times New Roman" w:cs="Times New Roman"/>
          <w:color w:val="000000" w:themeColor="text1"/>
        </w:rPr>
        <w:t>Išanalizuoti ir apibendrinti EOSC dokumentus, Europos Komisijos gaires, L</w:t>
      </w:r>
      <w:r w:rsidR="008139C0">
        <w:rPr>
          <w:rFonts w:ascii="Times New Roman" w:hAnsi="Times New Roman" w:eastAsia="Times New Roman" w:cs="Times New Roman"/>
          <w:color w:val="000000" w:themeColor="text1"/>
        </w:rPr>
        <w:t>ietuvos Respublikos (toliau – LR)</w:t>
      </w:r>
      <w:r w:rsidRPr="2E260C7A">
        <w:rPr>
          <w:rFonts w:ascii="Times New Roman" w:hAnsi="Times New Roman" w:eastAsia="Times New Roman" w:cs="Times New Roman"/>
          <w:color w:val="000000" w:themeColor="text1"/>
        </w:rPr>
        <w:t xml:space="preserve"> Švietimo, mokslo ir sporto ministerijos ir kitų susijusių institucijų dokumentus reguliuojančius minimas sritis, pateikti lyginamąją analizę.</w:t>
      </w:r>
    </w:p>
    <w:p w:rsidR="00347F54" w:rsidP="00347F54" w:rsidRDefault="00347F54" w14:paraId="20D657E5" w14:textId="77777777">
      <w:pPr>
        <w:pStyle w:val="Sraopastraipa"/>
        <w:numPr>
          <w:ilvl w:val="0"/>
          <w:numId w:val="4"/>
        </w:numPr>
        <w:rPr>
          <w:rFonts w:ascii="Times New Roman" w:hAnsi="Times New Roman" w:eastAsia="Times New Roman" w:cs="Times New Roman"/>
          <w:color w:val="000000" w:themeColor="text1"/>
        </w:rPr>
      </w:pPr>
      <w:r w:rsidRPr="2E260C7A">
        <w:rPr>
          <w:rFonts w:ascii="Times New Roman" w:hAnsi="Times New Roman" w:eastAsia="Times New Roman" w:cs="Times New Roman"/>
          <w:color w:val="000000" w:themeColor="text1"/>
        </w:rPr>
        <w:t>Sukurti ir detaliai aprašyti metodiką, nurodant kaip bus atliekama Lietuvos mokslinių tyrimų duomenų ir jų infrastruktūros analizė, pagrįsti pasirinktų metodų validumą.</w:t>
      </w:r>
    </w:p>
    <w:p w:rsidRPr="00955FC3" w:rsidR="00347F54" w:rsidP="00347F54" w:rsidRDefault="00347F54" w14:paraId="59F6A68F" w14:textId="77777777">
      <w:pPr>
        <w:pStyle w:val="Sraopastraipa"/>
        <w:numPr>
          <w:ilvl w:val="0"/>
          <w:numId w:val="4"/>
        </w:numPr>
        <w:rPr>
          <w:rFonts w:ascii="Times New Roman" w:hAnsi="Times New Roman" w:cs="Times New Roman"/>
        </w:rPr>
      </w:pPr>
      <w:r w:rsidRPr="2E260C7A">
        <w:rPr>
          <w:rFonts w:ascii="Times New Roman" w:hAnsi="Times New Roman" w:cs="Times New Roman"/>
        </w:rPr>
        <w:t xml:space="preserve">Išsamiai išanalizuoti esamą MTD valdymo infrastruktūrą, duomenų tipus, lygius ir kitus svarbius parametrus. </w:t>
      </w:r>
    </w:p>
    <w:p w:rsidRPr="00955FC3" w:rsidR="00347F54" w:rsidP="00347F54" w:rsidRDefault="00347F54" w14:paraId="6660A8E5" w14:textId="77777777">
      <w:pPr>
        <w:pStyle w:val="Sraopastraipa"/>
        <w:numPr>
          <w:ilvl w:val="0"/>
          <w:numId w:val="4"/>
        </w:numPr>
        <w:rPr>
          <w:rFonts w:ascii="Times New Roman" w:hAnsi="Times New Roman" w:cs="Times New Roman"/>
        </w:rPr>
      </w:pPr>
      <w:r w:rsidRPr="2E260C7A">
        <w:rPr>
          <w:rFonts w:ascii="Times New Roman" w:hAnsi="Times New Roman" w:cs="Times New Roman"/>
        </w:rPr>
        <w:t xml:space="preserve">Ištirti ir įvertinti MSI turimas kompetencijas, reikalingas duomenų tvarkymui, saugojimui ir kitoms susijusioms veikloms, bei kitus veiksnius, turinčius įtakos mokslinių duomenų valdymui ir esamoms praktikoms. </w:t>
      </w:r>
    </w:p>
    <w:p w:rsidRPr="00955FC3" w:rsidR="00347F54" w:rsidP="00347F54" w:rsidRDefault="00347F54" w14:paraId="253C3714" w14:textId="77777777">
      <w:pPr>
        <w:pStyle w:val="Sraopastraipa"/>
        <w:numPr>
          <w:ilvl w:val="0"/>
          <w:numId w:val="4"/>
        </w:numPr>
        <w:rPr>
          <w:rFonts w:ascii="Times New Roman" w:hAnsi="Times New Roman" w:cs="Times New Roman"/>
        </w:rPr>
      </w:pPr>
      <w:r w:rsidRPr="2E260C7A">
        <w:rPr>
          <w:rFonts w:ascii="Times New Roman" w:hAnsi="Times New Roman" w:cs="Times New Roman"/>
        </w:rPr>
        <w:t xml:space="preserve">Sukurti esamos mokslinių tyrimų duomenų valdymo ekosistemos žemėlapį. </w:t>
      </w:r>
    </w:p>
    <w:p w:rsidRPr="00955FC3" w:rsidR="00347F54" w:rsidP="00347F54" w:rsidRDefault="00347F54" w14:paraId="1219C499" w14:textId="77777777">
      <w:pPr>
        <w:pStyle w:val="Sraopastraipa"/>
        <w:numPr>
          <w:ilvl w:val="0"/>
          <w:numId w:val="4"/>
        </w:numPr>
        <w:rPr>
          <w:rFonts w:ascii="Times New Roman" w:hAnsi="Times New Roman" w:cs="Times New Roman"/>
        </w:rPr>
      </w:pPr>
      <w:r w:rsidRPr="2E260C7A">
        <w:rPr>
          <w:rFonts w:ascii="Times New Roman" w:hAnsi="Times New Roman" w:cs="Times New Roman"/>
        </w:rPr>
        <w:t>Išanalizavus esamą situaciją, nustatyti poreikį ir potencialą MSI integruotis į EOSC.</w:t>
      </w:r>
    </w:p>
    <w:p w:rsidRPr="00AB081B" w:rsidR="00347F54" w:rsidP="00347F54" w:rsidRDefault="00347F54" w14:paraId="0197DC41" w14:textId="77777777">
      <w:pPr>
        <w:pStyle w:val="Sraopastraipa"/>
        <w:numPr>
          <w:ilvl w:val="0"/>
          <w:numId w:val="4"/>
        </w:numPr>
        <w:rPr>
          <w:rFonts w:ascii="Times New Roman" w:hAnsi="Times New Roman" w:cs="Times New Roman"/>
        </w:rPr>
      </w:pPr>
      <w:r w:rsidRPr="2E260C7A">
        <w:rPr>
          <w:rFonts w:ascii="Times New Roman" w:hAnsi="Times New Roman" w:cs="Times New Roman"/>
        </w:rPr>
        <w:t xml:space="preserve">Nustatyti ir pateikti aiškias investicines kryptis, reikalingas įsijungti į EOSC. </w:t>
      </w:r>
    </w:p>
    <w:p w:rsidRPr="00BB081A" w:rsidR="00347F54" w:rsidP="00347F54" w:rsidRDefault="00347F54" w14:paraId="39E965B5" w14:textId="77777777">
      <w:pPr>
        <w:rPr>
          <w:rFonts w:ascii="Times New Roman" w:hAnsi="Times New Roman" w:cs="Times New Roman"/>
        </w:rPr>
      </w:pPr>
    </w:p>
    <w:p w:rsidRPr="00BB081A" w:rsidR="00347F54" w:rsidP="00347F54" w:rsidRDefault="00347F54" w14:paraId="0503982F" w14:textId="77777777">
      <w:pPr>
        <w:rPr>
          <w:rFonts w:ascii="Times New Roman" w:hAnsi="Times New Roman" w:cs="Times New Roman"/>
        </w:rPr>
      </w:pPr>
    </w:p>
    <w:p w:rsidRPr="00AB081B" w:rsidR="00347F54" w:rsidP="00347F54" w:rsidRDefault="00347F54" w14:paraId="75F2048F" w14:textId="77777777">
      <w:pPr>
        <w:rPr>
          <w:rFonts w:ascii="Times New Roman" w:hAnsi="Times New Roman" w:cs="Times New Roman"/>
          <w:b/>
          <w:bCs/>
        </w:rPr>
      </w:pPr>
      <w:r w:rsidRPr="2E260C7A">
        <w:rPr>
          <w:rFonts w:ascii="Times New Roman" w:hAnsi="Times New Roman" w:cs="Times New Roman"/>
          <w:b/>
          <w:bCs/>
        </w:rPr>
        <w:t>Galimybių studijos rengimo etapai</w:t>
      </w:r>
    </w:p>
    <w:p w:rsidRPr="00BB081A" w:rsidR="00347F54" w:rsidP="00347F54" w:rsidRDefault="00347F54" w14:paraId="60A5D8B5" w14:textId="77777777">
      <w:pPr>
        <w:rPr>
          <w:rFonts w:ascii="Times New Roman" w:hAnsi="Times New Roman" w:cs="Times New Roman"/>
        </w:rPr>
      </w:pPr>
    </w:p>
    <w:p w:rsidRPr="00955FC3" w:rsidR="00347F54" w:rsidP="00347F54" w:rsidRDefault="00347F54" w14:paraId="55779435" w14:textId="77777777">
      <w:pPr>
        <w:ind w:firstLine="567"/>
        <w:rPr>
          <w:rFonts w:ascii="Times New Roman" w:hAnsi="Times New Roman" w:cs="Times New Roman"/>
        </w:rPr>
      </w:pPr>
      <w:r>
        <w:rPr>
          <w:rFonts w:ascii="Times New Roman" w:hAnsi="Times New Roman" w:cs="Times New Roman"/>
        </w:rPr>
        <w:t>GS</w:t>
      </w:r>
      <w:r w:rsidRPr="2E260C7A">
        <w:rPr>
          <w:rFonts w:ascii="Times New Roman" w:hAnsi="Times New Roman" w:cs="Times New Roman"/>
        </w:rPr>
        <w:t xml:space="preserve"> buvo rengiama keliais etapais. Pirmojo etapo metu buvo atlikta teorinių šaltinių analizė, t.y. peržiūrėti, surinkti ir susisteminti nacionaliniai bei tarptautiniai strateginiai dokumentai, teisės aktai, rekomendacijos ir gerosios praktikos pavyzdžiai, susiję su AP, MTD valdymo, duomenų stiuardų rengimo, duomenų standartų, duomenų archyvavimo bei tarptautinės integracijos procesais. </w:t>
      </w:r>
    </w:p>
    <w:p w:rsidRPr="00955FC3" w:rsidR="00347F54" w:rsidP="00347F54" w:rsidRDefault="00347F54" w14:paraId="677DAA24" w14:textId="77777777">
      <w:pPr>
        <w:ind w:firstLine="567"/>
        <w:rPr>
          <w:rFonts w:ascii="Times New Roman" w:hAnsi="Times New Roman" w:cs="Times New Roman"/>
        </w:rPr>
      </w:pPr>
      <w:r w:rsidRPr="2E260C7A">
        <w:rPr>
          <w:rFonts w:ascii="Times New Roman" w:hAnsi="Times New Roman" w:cs="Times New Roman"/>
        </w:rPr>
        <w:t xml:space="preserve">Antrojo etapo metu buvo sukurta ir detaliai aprašyta metodika, kuria remiantis atlikta Lietuvos MTD ir jų infrastruktūros analizė, pagrįstas pasirinktų metodų validumas. </w:t>
      </w:r>
    </w:p>
    <w:p w:rsidR="00347F54" w:rsidP="00347F54" w:rsidRDefault="00347F54" w14:paraId="5AF50EB4" w14:textId="77777777">
      <w:pPr>
        <w:ind w:firstLine="567"/>
        <w:rPr>
          <w:rFonts w:ascii="Times New Roman" w:hAnsi="Times New Roman" w:cs="Times New Roman"/>
        </w:rPr>
      </w:pPr>
      <w:r w:rsidRPr="3C1418B1">
        <w:rPr>
          <w:rFonts w:ascii="Times New Roman" w:hAnsi="Times New Roman" w:cs="Times New Roman"/>
        </w:rPr>
        <w:t>Treč</w:t>
      </w:r>
      <w:r w:rsidRPr="00BB081A">
        <w:rPr>
          <w:rFonts w:ascii="Times New Roman" w:hAnsi="Times New Roman" w:cs="Times New Roman"/>
        </w:rPr>
        <w:t xml:space="preserve">iojo etapo metu, </w:t>
      </w:r>
      <w:r w:rsidRPr="3C1418B1">
        <w:rPr>
          <w:rFonts w:ascii="Times New Roman" w:hAnsi="Times New Roman" w:cs="Times New Roman"/>
        </w:rPr>
        <w:t>siekiant surinkti išsamią informaciją iš tikslinių respondentų grupių apie infrastruktūros būklę, kompetencijų pakankamumą, FAIR principų (</w:t>
      </w:r>
      <w:r w:rsidRPr="5458FC99">
        <w:rPr>
          <w:rFonts w:ascii="Times New Roman" w:hAnsi="Times New Roman" w:cs="Times New Roman"/>
          <w:kern w:val="0"/>
        </w:rPr>
        <w:t xml:space="preserve">(angl. </w:t>
      </w:r>
      <w:r w:rsidRPr="2E260C7A">
        <w:rPr>
          <w:rFonts w:ascii="Times New Roman" w:hAnsi="Times New Roman" w:cs="Times New Roman"/>
          <w:i/>
          <w:iCs/>
          <w:kern w:val="0"/>
        </w:rPr>
        <w:t>findable</w:t>
      </w:r>
      <w:r w:rsidRPr="5458FC99">
        <w:rPr>
          <w:rFonts w:ascii="Times New Roman" w:hAnsi="Times New Roman" w:cs="Times New Roman"/>
          <w:kern w:val="0"/>
        </w:rPr>
        <w:t>,</w:t>
      </w:r>
      <w:r w:rsidRPr="2E260C7A">
        <w:rPr>
          <w:rFonts w:ascii="Times New Roman" w:hAnsi="Times New Roman" w:cs="Times New Roman"/>
          <w:i/>
          <w:iCs/>
          <w:kern w:val="0"/>
        </w:rPr>
        <w:t xml:space="preserve"> accessible</w:t>
      </w:r>
      <w:r w:rsidRPr="5458FC99">
        <w:rPr>
          <w:rFonts w:ascii="Times New Roman" w:hAnsi="Times New Roman" w:cs="Times New Roman"/>
          <w:kern w:val="0"/>
        </w:rPr>
        <w:t>,</w:t>
      </w:r>
      <w:r w:rsidRPr="2E260C7A">
        <w:rPr>
          <w:rFonts w:ascii="Times New Roman" w:hAnsi="Times New Roman" w:cs="Times New Roman"/>
          <w:i/>
          <w:iCs/>
          <w:kern w:val="0"/>
        </w:rPr>
        <w:t xml:space="preserve"> interoperable</w:t>
      </w:r>
      <w:r w:rsidRPr="5458FC99">
        <w:rPr>
          <w:rFonts w:ascii="Times New Roman" w:hAnsi="Times New Roman" w:cs="Times New Roman"/>
          <w:kern w:val="0"/>
        </w:rPr>
        <w:t>,</w:t>
      </w:r>
      <w:r w:rsidRPr="2E260C7A">
        <w:rPr>
          <w:rFonts w:ascii="Times New Roman" w:hAnsi="Times New Roman" w:cs="Times New Roman"/>
          <w:i/>
          <w:iCs/>
          <w:kern w:val="0"/>
        </w:rPr>
        <w:t xml:space="preserve"> reusable</w:t>
      </w:r>
      <w:r w:rsidRPr="5458FC99">
        <w:rPr>
          <w:rFonts w:ascii="Times New Roman" w:hAnsi="Times New Roman" w:cs="Times New Roman"/>
          <w:kern w:val="0"/>
        </w:rPr>
        <w:t>)</w:t>
      </w:r>
      <w:r w:rsidRPr="2E260C7A">
        <w:rPr>
          <w:rFonts w:ascii="Times New Roman" w:hAnsi="Times New Roman" w:cs="Times New Roman"/>
          <w:i/>
          <w:iCs/>
          <w:kern w:val="0"/>
          <w:lang w:eastAsia="en-GB"/>
          <w14:ligatures w14:val="none"/>
        </w:rPr>
        <w:t xml:space="preserve"> </w:t>
      </w:r>
      <w:r w:rsidRPr="5458FC99">
        <w:rPr>
          <w:rFonts w:ascii="Times New Roman" w:hAnsi="Times New Roman" w:eastAsia="Times New Roman" w:cs="Times New Roman"/>
          <w:lang w:eastAsia="en-GB"/>
        </w:rPr>
        <w:t>(</w:t>
      </w:r>
      <w:r w:rsidRPr="5458FC99">
        <w:rPr>
          <w:rFonts w:ascii="Times New Roman" w:hAnsi="Times New Roman" w:cs="Times New Roman"/>
          <w:kern w:val="0"/>
          <w:lang w:eastAsia="en-GB"/>
          <w14:ligatures w14:val="none"/>
        </w:rPr>
        <w:t xml:space="preserve">toliau – </w:t>
      </w:r>
      <w:r w:rsidRPr="3C1418B1">
        <w:rPr>
          <w:rFonts w:ascii="Times New Roman" w:hAnsi="Times New Roman" w:eastAsia="Times New Roman" w:cs="Times New Roman"/>
          <w:kern w:val="0"/>
          <w:lang w:eastAsia="en-GB"/>
          <w14:ligatures w14:val="none"/>
        </w:rPr>
        <w:t>FAIR</w:t>
      </w:r>
      <w:r w:rsidRPr="00BB081A">
        <w:rPr>
          <w:rFonts w:ascii="Times New Roman" w:hAnsi="Times New Roman" w:eastAsia="Times New Roman" w:cs="Times New Roman"/>
          <w:kern w:val="0"/>
          <w:lang w:eastAsia="en-GB"/>
          <w14:ligatures w14:val="none"/>
        </w:rPr>
        <w:t>)</w:t>
      </w:r>
      <w:r w:rsidRPr="5458FC99">
        <w:rPr>
          <w:rFonts w:ascii="Times New Roman" w:hAnsi="Times New Roman" w:eastAsia="Times New Roman" w:cs="Times New Roman"/>
          <w:lang w:eastAsia="en-GB"/>
        </w:rPr>
        <w:t xml:space="preserve">  žr. 3.2.1. skyrių) </w:t>
      </w:r>
      <w:r w:rsidRPr="3C1418B1">
        <w:rPr>
          <w:rFonts w:ascii="Times New Roman" w:hAnsi="Times New Roman" w:cs="Times New Roman"/>
        </w:rPr>
        <w:t xml:space="preserve">laikymąsi, </w:t>
      </w:r>
      <w:r w:rsidRPr="00BB081A">
        <w:rPr>
          <w:rFonts w:ascii="Times New Roman" w:hAnsi="Times New Roman" w:cs="Times New Roman"/>
        </w:rPr>
        <w:t>duomenų stiuardų</w:t>
      </w:r>
      <w:r w:rsidRPr="3C1418B1">
        <w:rPr>
          <w:rFonts w:ascii="Times New Roman" w:hAnsi="Times New Roman" w:cs="Times New Roman"/>
        </w:rPr>
        <w:t xml:space="preserve"> pareigybių poreikį ir kitus aktualius duomenų valdymo aspektus, buvo parengtas išsamus klausimynas bei struktūruoto interviu klausimai. Surinkti duomenys buvo</w:t>
      </w:r>
      <w:r>
        <w:rPr>
          <w:rFonts w:ascii="Times New Roman" w:hAnsi="Times New Roman" w:cs="Times New Roman"/>
        </w:rPr>
        <w:t xml:space="preserve"> sistemingai dokumentuojami, struktūrizuojami ir analizuojami, jų pagrindu parengti galimi EOSC-LT organizacinės valdymo schemos scenarijai ir investicijų kryptys</w:t>
      </w:r>
      <w:r w:rsidRPr="5458FC99">
        <w:rPr>
          <w:rFonts w:ascii="Times New Roman" w:hAnsi="Times New Roman" w:cs="Times New Roman"/>
        </w:rPr>
        <w:t>, reikalingos įsijungti į EOSC.</w:t>
      </w:r>
    </w:p>
    <w:p w:rsidRPr="003A41A1" w:rsidR="00347F54" w:rsidP="00347F54" w:rsidRDefault="00347F54" w14:paraId="0641F140" w14:textId="4749775B">
      <w:pPr>
        <w:ind w:firstLine="567"/>
        <w:rPr>
          <w:rFonts w:ascii="Times New Roman" w:hAnsi="Times New Roman" w:cs="Times New Roman"/>
          <w:color w:val="000000" w:themeColor="text1"/>
        </w:rPr>
      </w:pPr>
      <w:r w:rsidRPr="003A41A1">
        <w:rPr>
          <w:rFonts w:ascii="Times New Roman" w:hAnsi="Times New Roman" w:cs="Times New Roman"/>
          <w:color w:val="000000" w:themeColor="text1"/>
        </w:rPr>
        <w:t xml:space="preserve">GS, jos tikslai ir preliminarūs rezultatai buvo aptarti kelių renginių metu. Pirmasis renginys </w:t>
      </w:r>
      <w:r w:rsidR="003A41A1">
        <w:rPr>
          <w:rFonts w:ascii="Times New Roman" w:hAnsi="Times New Roman" w:cs="Times New Roman"/>
          <w:color w:val="000000" w:themeColor="text1"/>
        </w:rPr>
        <w:t>organizuotas</w:t>
      </w:r>
      <w:r w:rsidRPr="003A41A1">
        <w:rPr>
          <w:rFonts w:ascii="Times New Roman" w:hAnsi="Times New Roman" w:cs="Times New Roman"/>
          <w:color w:val="000000" w:themeColor="text1"/>
        </w:rPr>
        <w:t xml:space="preserve"> </w:t>
      </w:r>
      <w:r w:rsidR="003A41A1">
        <w:rPr>
          <w:rFonts w:ascii="Times New Roman" w:hAnsi="Times New Roman" w:cs="Times New Roman"/>
          <w:color w:val="000000" w:themeColor="text1"/>
        </w:rPr>
        <w:t xml:space="preserve">kaip </w:t>
      </w:r>
      <w:r w:rsidRPr="003A41A1">
        <w:rPr>
          <w:rFonts w:ascii="Times New Roman" w:hAnsi="Times New Roman" w:cs="Times New Roman"/>
          <w:color w:val="000000" w:themeColor="text1"/>
        </w:rPr>
        <w:t xml:space="preserve">diskusijų forumas </w:t>
      </w:r>
      <w:r w:rsidRPr="003A41A1">
        <w:rPr>
          <w:rFonts w:ascii="Times New Roman" w:hAnsi="Times New Roman" w:cs="Times New Roman"/>
          <w:color w:val="000000" w:themeColor="text1"/>
          <w:bdr w:val="none" w:color="auto" w:sz="0" w:space="0" w:frame="1"/>
        </w:rPr>
        <w:t>Renginio metu buvo pristatomi GS tikslai, aptariami pirminės MSI apklausos rezultatai, diskutuojama apie Lietuvos įsijungimo į EOSC galimybes.</w:t>
      </w:r>
      <w:r w:rsidRPr="003A41A1" w:rsidR="003A41A1">
        <w:rPr>
          <w:rFonts w:ascii="Times New Roman" w:hAnsi="Times New Roman" w:cs="Times New Roman"/>
          <w:color w:val="000000" w:themeColor="text1"/>
          <w:bdr w:val="none" w:color="auto" w:sz="0" w:space="0" w:frame="1"/>
        </w:rPr>
        <w:t xml:space="preserve"> </w:t>
      </w:r>
      <w:r w:rsidRPr="003A41A1" w:rsidR="003A41A1">
        <w:rPr>
          <w:rFonts w:ascii="Times New Roman" w:hAnsi="Times New Roman" w:cs="Times New Roman"/>
          <w:color w:val="000000"/>
        </w:rPr>
        <w:t>Antr</w:t>
      </w:r>
      <w:r w:rsidR="003A41A1">
        <w:rPr>
          <w:rFonts w:ascii="Times New Roman" w:hAnsi="Times New Roman" w:cs="Times New Roman"/>
          <w:color w:val="000000"/>
        </w:rPr>
        <w:t>ajame renginyje</w:t>
      </w:r>
      <w:r w:rsidRPr="003A41A1" w:rsidR="003A41A1">
        <w:rPr>
          <w:rFonts w:ascii="Times New Roman" w:hAnsi="Times New Roman" w:cs="Times New Roman"/>
          <w:color w:val="000000"/>
        </w:rPr>
        <w:t xml:space="preserve"> pristatyta parengta </w:t>
      </w:r>
      <w:r w:rsidR="003A41A1">
        <w:rPr>
          <w:rFonts w:ascii="Times New Roman" w:hAnsi="Times New Roman" w:cs="Times New Roman"/>
          <w:color w:val="000000"/>
        </w:rPr>
        <w:t>GS</w:t>
      </w:r>
      <w:r w:rsidRPr="003A41A1" w:rsidR="003A41A1">
        <w:rPr>
          <w:rFonts w:ascii="Times New Roman" w:hAnsi="Times New Roman" w:cs="Times New Roman"/>
          <w:color w:val="000000"/>
        </w:rPr>
        <w:t xml:space="preserve">, </w:t>
      </w:r>
      <w:r w:rsidR="00C15A23">
        <w:rPr>
          <w:rFonts w:ascii="Times New Roman" w:hAnsi="Times New Roman" w:cs="Times New Roman"/>
          <w:color w:val="000000"/>
        </w:rPr>
        <w:t xml:space="preserve">atlikta </w:t>
      </w:r>
      <w:r w:rsidRPr="003A41A1" w:rsidR="003A41A1">
        <w:rPr>
          <w:rFonts w:ascii="Times New Roman" w:hAnsi="Times New Roman" w:cs="Times New Roman"/>
          <w:color w:val="000000"/>
        </w:rPr>
        <w:t xml:space="preserve">analizė, </w:t>
      </w:r>
      <w:r w:rsidR="00C15A23">
        <w:rPr>
          <w:rFonts w:ascii="Times New Roman" w:hAnsi="Times New Roman" w:cs="Times New Roman"/>
          <w:color w:val="000000"/>
        </w:rPr>
        <w:t>Lietuvos įsi</w:t>
      </w:r>
      <w:r w:rsidRPr="003A41A1" w:rsidR="003A41A1">
        <w:rPr>
          <w:rFonts w:ascii="Times New Roman" w:hAnsi="Times New Roman" w:cs="Times New Roman"/>
          <w:color w:val="000000"/>
        </w:rPr>
        <w:t>jungimo</w:t>
      </w:r>
      <w:r w:rsidR="00C15A23">
        <w:rPr>
          <w:rFonts w:ascii="Times New Roman" w:hAnsi="Times New Roman" w:cs="Times New Roman"/>
          <w:color w:val="000000"/>
        </w:rPr>
        <w:t xml:space="preserve"> į EOSC</w:t>
      </w:r>
      <w:r w:rsidRPr="003A41A1" w:rsidR="003A41A1">
        <w:rPr>
          <w:rFonts w:ascii="Times New Roman" w:hAnsi="Times New Roman" w:cs="Times New Roman"/>
          <w:color w:val="000000"/>
        </w:rPr>
        <w:t xml:space="preserve"> scenarijai</w:t>
      </w:r>
      <w:r w:rsidR="00C15A23">
        <w:rPr>
          <w:rFonts w:ascii="Times New Roman" w:hAnsi="Times New Roman" w:cs="Times New Roman"/>
          <w:color w:val="000000"/>
        </w:rPr>
        <w:t>.</w:t>
      </w:r>
    </w:p>
    <w:p w:rsidR="00347F54" w:rsidP="00347F54" w:rsidRDefault="00347F54" w14:paraId="2AD0E045" w14:textId="77777777"/>
    <w:p w:rsidRPr="00955FC3" w:rsidR="00EB3D3B" w:rsidP="001F7D2A" w:rsidRDefault="00574882" w14:paraId="761DED16" w14:textId="2A387D80">
      <w:pPr>
        <w:pStyle w:val="Antrat1"/>
        <w:rPr>
          <w:lang w:val="es-ES"/>
        </w:rPr>
      </w:pPr>
      <w:bookmarkStart w:name="_Toc225450955" w:id="197"/>
      <w:r>
        <w:t>1</w:t>
      </w:r>
      <w:r w:rsidR="00EB3D3B">
        <w:t>.</w:t>
      </w:r>
      <w:r w:rsidR="00D459F6">
        <w:t xml:space="preserve"> Galimybių studijos rengimo metodika</w:t>
      </w:r>
      <w:r w:rsidR="00EB3D3B">
        <w:t xml:space="preserve"> </w:t>
      </w:r>
      <w:r w:rsidR="00DE732E">
        <w:t>ir šaltini</w:t>
      </w:r>
      <w:r w:rsidR="00667FAC">
        <w:t>ų atranka</w:t>
      </w:r>
      <w:bookmarkEnd w:id="197"/>
    </w:p>
    <w:p w:rsidRPr="00955FC3" w:rsidR="00242141" w:rsidP="007A6193" w:rsidRDefault="00242141" w14:paraId="389E221F" w14:textId="77777777">
      <w:pPr>
        <w:rPr>
          <w:rFonts w:ascii="Times New Roman" w:hAnsi="Times New Roman" w:cs="Times New Roman"/>
          <w:lang w:val="es-ES"/>
        </w:rPr>
      </w:pPr>
    </w:p>
    <w:p w:rsidRPr="004168F1" w:rsidR="00242141" w:rsidP="004168F1" w:rsidRDefault="00574882" w14:paraId="1B1B2586" w14:textId="21861282">
      <w:pPr>
        <w:pStyle w:val="Antrat2"/>
        <w:rPr>
          <w:lang w:val="es-ES"/>
        </w:rPr>
      </w:pPr>
      <w:bookmarkStart w:name="_Toc225450956" w:id="198"/>
      <w:r>
        <w:t>1</w:t>
      </w:r>
      <w:r w:rsidR="00DE732E">
        <w:t xml:space="preserve">.1. </w:t>
      </w:r>
      <w:r w:rsidR="00737AED">
        <w:t>Bendras metodologinis požiūris</w:t>
      </w:r>
      <w:r>
        <w:t xml:space="preserve"> ir taikytų metodų visuma</w:t>
      </w:r>
      <w:bookmarkEnd w:id="198"/>
      <w:r w:rsidR="00737AED">
        <w:t xml:space="preserve"> </w:t>
      </w:r>
    </w:p>
    <w:p w:rsidRPr="00955FC3" w:rsidR="00D3726A" w:rsidP="00BB081A" w:rsidRDefault="00D3726A" w14:paraId="57897E00" w14:textId="387EB312">
      <w:pPr>
        <w:pStyle w:val="Antrat3"/>
        <w:rPr>
          <w:lang w:val="es-ES"/>
        </w:rPr>
      </w:pPr>
      <w:bookmarkStart w:name="_Toc225450957" w:id="199"/>
      <w:r>
        <w:t>1.1.1. Bendras metodologinis požiūris</w:t>
      </w:r>
      <w:bookmarkEnd w:id="199"/>
    </w:p>
    <w:p w:rsidRPr="00955FC3" w:rsidR="00C80D4E" w:rsidP="00720131" w:rsidRDefault="00C80D4E" w14:paraId="5D7E2FF7" w14:textId="4610A912">
      <w:pPr>
        <w:tabs>
          <w:tab w:val="left" w:pos="709"/>
        </w:tabs>
        <w:ind w:firstLine="567"/>
        <w:rPr>
          <w:rFonts w:ascii="Times New Roman" w:hAnsi="Times New Roman" w:cs="Times New Roman"/>
          <w:shd w:val="clear" w:color="auto" w:fill="FFFFFF"/>
        </w:rPr>
      </w:pPr>
      <w:r w:rsidRPr="3C1418B1">
        <w:rPr>
          <w:rFonts w:ascii="Times New Roman" w:hAnsi="Times New Roman" w:cs="Times New Roman"/>
        </w:rPr>
        <w:t xml:space="preserve">Šios </w:t>
      </w:r>
      <w:r w:rsidR="001C6406">
        <w:rPr>
          <w:rFonts w:ascii="Times New Roman" w:hAnsi="Times New Roman" w:cs="Times New Roman"/>
        </w:rPr>
        <w:t xml:space="preserve">GS </w:t>
      </w:r>
      <w:r w:rsidRPr="3C1418B1">
        <w:rPr>
          <w:rFonts w:ascii="Times New Roman" w:hAnsi="Times New Roman" w:cs="Times New Roman"/>
        </w:rPr>
        <w:t xml:space="preserve">rengimas grindžiamas sekvenciniu mišrių metodų tyrimo dizainu (angl. </w:t>
      </w:r>
      <w:r w:rsidRPr="2E260C7A">
        <w:rPr>
          <w:rFonts w:ascii="Times New Roman" w:hAnsi="Times New Roman" w:cs="Times New Roman"/>
          <w:i/>
          <w:iCs/>
        </w:rPr>
        <w:t>sequential mixed-methods design</w:t>
      </w:r>
      <w:r w:rsidRPr="3C1418B1">
        <w:rPr>
          <w:rFonts w:ascii="Times New Roman" w:hAnsi="Times New Roman" w:cs="Times New Roman"/>
        </w:rPr>
        <w:t xml:space="preserve">), kuris sistemiškai jungia teorinę-normatyvinę analizę, esamos situacijos </w:t>
      </w:r>
      <w:commentRangeStart w:id="200"/>
      <w:r w:rsidRPr="00764E2D">
        <w:rPr>
          <w:rFonts w:ascii="Times New Roman" w:hAnsi="Times New Roman" w:cs="Times New Roman"/>
          <w:highlight w:val="cyan"/>
        </w:rPr>
        <w:t>a</w:t>
      </w:r>
      <w:commentRangeEnd w:id="200"/>
      <w:r w:rsidRPr="00764E2D" w:rsidR="00C15A23">
        <w:rPr>
          <w:rStyle w:val="Komentaronuoroda"/>
          <w:rFonts w:ascii="Times New Roman" w:hAnsi="Times New Roman" w:cs="Times New Roman"/>
          <w:sz w:val="24"/>
          <w:szCs w:val="24"/>
          <w:highlight w:val="cyan"/>
        </w:rPr>
        <w:commentReference w:id="200"/>
      </w:r>
      <w:r w:rsidRPr="00764E2D">
        <w:rPr>
          <w:rFonts w:ascii="Times New Roman" w:hAnsi="Times New Roman" w:cs="Times New Roman"/>
          <w:highlight w:val="cyan"/>
        </w:rPr>
        <w:t>uditą</w:t>
      </w:r>
      <w:r w:rsidRPr="3C1418B1">
        <w:rPr>
          <w:rFonts w:ascii="Times New Roman" w:hAnsi="Times New Roman" w:cs="Times New Roman"/>
        </w:rPr>
        <w:t xml:space="preserve"> ir strateginį scenarijų modeliavimą. </w:t>
      </w:r>
      <w:r w:rsidRPr="3C1418B1" w:rsidR="00737AED">
        <w:rPr>
          <w:rFonts w:ascii="Times New Roman" w:hAnsi="Times New Roman" w:cs="Times New Roman"/>
        </w:rPr>
        <w:t>Pagal</w:t>
      </w:r>
      <w:r w:rsidRPr="3C1418B1">
        <w:rPr>
          <w:rFonts w:ascii="Times New Roman" w:hAnsi="Times New Roman" w:cs="Times New Roman"/>
        </w:rPr>
        <w:t xml:space="preserve"> Creswell ir Plano Clark (2017)</w:t>
      </w:r>
      <w:r w:rsidRPr="3C1418B1" w:rsidR="00737AED">
        <w:rPr>
          <w:rFonts w:ascii="Times New Roman" w:hAnsi="Times New Roman" w:cs="Times New Roman"/>
        </w:rPr>
        <w:t xml:space="preserve"> darb</w:t>
      </w:r>
      <w:r w:rsidRPr="00BB081A" w:rsidR="00737AED">
        <w:rPr>
          <w:rFonts w:ascii="Times New Roman" w:hAnsi="Times New Roman" w:cs="Times New Roman"/>
        </w:rPr>
        <w:t>ą</w:t>
      </w:r>
      <w:r w:rsidRPr="3C1418B1" w:rsidR="00737AED">
        <w:rPr>
          <w:rFonts w:ascii="Times New Roman" w:hAnsi="Times New Roman" w:cs="Times New Roman"/>
        </w:rPr>
        <w:t xml:space="preserve"> pasirinktas požiūris</w:t>
      </w:r>
      <w:r w:rsidRPr="3C1418B1">
        <w:rPr>
          <w:rFonts w:ascii="Times New Roman" w:hAnsi="Times New Roman" w:cs="Times New Roman"/>
        </w:rPr>
        <w:t xml:space="preserve"> leidžia integruoti skirtingus duomenų šaltinius per trianguliacijos principą (Noble ir Heale, 2019), užtikrinant, kad techniniai infrastruktūros parametrai būtų vertinami kartu su socialiniais-vadybiniais veiksniais. Tyrimas orientuotas į Lietuvos MTD ekosistemos parengtumą integracijai į EOSC. Kiekvienas tyrimo etapas informuoja būsimą: pavyzdžiui, teorinėje analizėje identifikuoti</w:t>
      </w:r>
      <w:r w:rsidRPr="3C1418B1" w:rsidR="00BA3885">
        <w:rPr>
          <w:rFonts w:ascii="Times New Roman" w:hAnsi="Times New Roman" w:cs="Times New Roman"/>
        </w:rPr>
        <w:t xml:space="preserve"> </w:t>
      </w:r>
      <w:r w:rsidRPr="3C1418B1" w:rsidR="00BA3885">
        <w:rPr>
          <w:rFonts w:ascii="Times New Roman" w:hAnsi="Times New Roman" w:cs="Times New Roman"/>
          <w:shd w:val="clear" w:color="auto" w:fill="FFFFFF"/>
        </w:rPr>
        <w:t>EOSC sąveikumo sistemos</w:t>
      </w:r>
      <w:r w:rsidRPr="3C1418B1" w:rsidR="00720131">
        <w:rPr>
          <w:rFonts w:ascii="Times New Roman" w:hAnsi="Times New Roman" w:cs="Times New Roman"/>
          <w:shd w:val="clear" w:color="auto" w:fill="FFFFFF"/>
        </w:rPr>
        <w:t xml:space="preserve"> </w:t>
      </w:r>
      <w:r w:rsidRPr="00BB081A" w:rsidR="00BA3885">
        <w:rPr>
          <w:rFonts w:ascii="Times New Roman" w:hAnsi="Times New Roman" w:eastAsia="Times New Roman" w:cs="Times New Roman"/>
          <w:kern w:val="0"/>
          <w:lang w:eastAsia="en-GB"/>
          <w14:ligatures w14:val="none"/>
        </w:rPr>
        <w:t xml:space="preserve">(angl. </w:t>
      </w:r>
      <w:r w:rsidRPr="2E260C7A" w:rsidR="00BA3885">
        <w:rPr>
          <w:rFonts w:ascii="Times New Roman" w:hAnsi="Times New Roman" w:cs="Times New Roman"/>
          <w:i/>
          <w:iCs/>
        </w:rPr>
        <w:t>EOSC Interoperability Framework</w:t>
      </w:r>
      <w:r w:rsidRPr="00BB081A" w:rsidR="00BA3885">
        <w:rPr>
          <w:rFonts w:ascii="Times New Roman" w:hAnsi="Times New Roman" w:eastAsia="Times New Roman" w:cs="Times New Roman"/>
          <w:kern w:val="0"/>
          <w:lang w:eastAsia="en-GB"/>
          <w14:ligatures w14:val="none"/>
        </w:rPr>
        <w:t>)</w:t>
      </w:r>
      <w:r w:rsidRPr="3C1418B1" w:rsidR="00BA3885">
        <w:rPr>
          <w:rFonts w:ascii="Times New Roman" w:hAnsi="Times New Roman" w:eastAsia="Times New Roman" w:cs="Times New Roman"/>
          <w:kern w:val="0"/>
          <w:lang w:eastAsia="en-GB"/>
          <w14:ligatures w14:val="none"/>
        </w:rPr>
        <w:t xml:space="preserve"> (</w:t>
      </w:r>
      <w:r w:rsidRPr="00BB081A" w:rsidR="00BA3885">
        <w:rPr>
          <w:rFonts w:ascii="Times New Roman" w:hAnsi="Times New Roman" w:cs="Times New Roman"/>
        </w:rPr>
        <w:t xml:space="preserve">toliau – </w:t>
      </w:r>
      <w:r w:rsidRPr="3C1418B1" w:rsidR="00BA3885">
        <w:rPr>
          <w:rFonts w:ascii="Times New Roman" w:hAnsi="Times New Roman" w:eastAsia="Times New Roman" w:cs="Times New Roman"/>
          <w:kern w:val="0"/>
          <w:lang w:eastAsia="en-GB"/>
          <w14:ligatures w14:val="none"/>
        </w:rPr>
        <w:t>EOSC</w:t>
      </w:r>
      <w:r w:rsidRPr="00BB081A" w:rsidR="00BA3885">
        <w:rPr>
          <w:rFonts w:ascii="Times New Roman" w:hAnsi="Times New Roman" w:eastAsia="Times New Roman" w:cs="Times New Roman"/>
          <w:kern w:val="0"/>
          <w:lang w:eastAsia="en-GB"/>
          <w14:ligatures w14:val="none"/>
        </w:rPr>
        <w:t>-IF</w:t>
      </w:r>
      <w:r w:rsidRPr="3C1418B1" w:rsidR="00BA3885">
        <w:rPr>
          <w:rFonts w:ascii="Times New Roman" w:hAnsi="Times New Roman" w:eastAsia="Times New Roman" w:cs="Times New Roman"/>
          <w:kern w:val="0"/>
          <w:lang w:eastAsia="en-GB"/>
          <w14:ligatures w14:val="none"/>
        </w:rPr>
        <w:t>)</w:t>
      </w:r>
      <w:r w:rsidRPr="00BB081A" w:rsidR="00BA3885">
        <w:rPr>
          <w:rFonts w:ascii="Times New Roman" w:hAnsi="Times New Roman" w:eastAsia="Times New Roman" w:cs="Times New Roman"/>
          <w:kern w:val="0"/>
          <w:lang w:eastAsia="en-GB"/>
          <w14:ligatures w14:val="none"/>
        </w:rPr>
        <w:t xml:space="preserve"> </w:t>
      </w:r>
      <w:r w:rsidRPr="00955FC3" w:rsidR="00675E3A">
        <w:rPr>
          <w:rFonts w:ascii="Times New Roman" w:hAnsi="Times New Roman" w:cs="Times New Roman"/>
        </w:rPr>
        <w:t>standartai</w:t>
      </w:r>
      <w:r w:rsidRPr="00955FC3">
        <w:rPr>
          <w:rFonts w:ascii="Times New Roman" w:hAnsi="Times New Roman" w:cs="Times New Roman"/>
        </w:rPr>
        <w:t xml:space="preserve"> tampa vertinimo kriterijais empiriniam </w:t>
      </w:r>
      <w:r w:rsidRPr="001C6406">
        <w:rPr>
          <w:rFonts w:ascii="Times New Roman" w:hAnsi="Times New Roman" w:cs="Times New Roman"/>
          <w:highlight w:val="cyan"/>
        </w:rPr>
        <w:t>auditui</w:t>
      </w:r>
      <w:r w:rsidRPr="00955FC3">
        <w:rPr>
          <w:rFonts w:ascii="Times New Roman" w:hAnsi="Times New Roman" w:cs="Times New Roman"/>
        </w:rPr>
        <w:t xml:space="preserve">, o </w:t>
      </w:r>
      <w:r w:rsidRPr="00955FC3" w:rsidR="00675E3A">
        <w:rPr>
          <w:rFonts w:ascii="Times New Roman" w:hAnsi="Times New Roman" w:cs="Times New Roman"/>
        </w:rPr>
        <w:t xml:space="preserve">esamos situacijos </w:t>
      </w:r>
      <w:r w:rsidRPr="001C6406">
        <w:rPr>
          <w:rFonts w:ascii="Times New Roman" w:hAnsi="Times New Roman" w:cs="Times New Roman"/>
          <w:highlight w:val="cyan"/>
        </w:rPr>
        <w:t>audito</w:t>
      </w:r>
      <w:r w:rsidRPr="00955FC3">
        <w:rPr>
          <w:rFonts w:ascii="Times New Roman" w:hAnsi="Times New Roman" w:cs="Times New Roman"/>
        </w:rPr>
        <w:t xml:space="preserve"> rezultatai nurodo kryptis scenarijų modeliavimui.</w:t>
      </w:r>
      <w:r w:rsidRPr="00955FC3">
        <w:rPr>
          <w:rFonts w:ascii="Times New Roman" w:hAnsi="Times New Roman" w:cs="Times New Roman"/>
        </w:rPr>
        <w:br/>
      </w:r>
      <w:r w:rsidRPr="00955FC3">
        <w:rPr>
          <w:rFonts w:ascii="Times New Roman" w:hAnsi="Times New Roman" w:cs="Times New Roman"/>
        </w:rPr>
        <w:br/>
      </w:r>
    </w:p>
    <w:p w:rsidRPr="00BB081A" w:rsidR="00C80D4E" w:rsidP="007A6193" w:rsidRDefault="00C80D4E" w14:paraId="4D02F344" w14:textId="77777777">
      <w:pPr>
        <w:rPr>
          <w:rFonts w:ascii="Times New Roman" w:hAnsi="Times New Roman" w:cs="Times New Roman"/>
        </w:rPr>
      </w:pPr>
      <w:r>
        <w:rPr>
          <w:noProof/>
        </w:rPr>
        <w:drawing>
          <wp:inline distT="0" distB="0" distL="0" distR="0" wp14:anchorId="0827C90F" wp14:editId="745D45D1">
            <wp:extent cx="5943600" cy="2733675"/>
            <wp:effectExtent l="0" t="0" r="0" b="0"/>
            <wp:docPr id="1912107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0797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rsidRPr="00BB081A" w:rsidR="003F152D" w:rsidP="007A6193" w:rsidRDefault="003F152D" w14:paraId="1C649E56" w14:textId="77777777">
      <w:pPr>
        <w:rPr>
          <w:rFonts w:ascii="Times New Roman" w:hAnsi="Times New Roman" w:cs="Times New Roman"/>
          <w:b/>
          <w:bCs/>
        </w:rPr>
      </w:pPr>
    </w:p>
    <w:p w:rsidRPr="00BB081A" w:rsidR="003F152D" w:rsidP="007A6193" w:rsidRDefault="00574882" w14:paraId="35890E94" w14:textId="4A253E6A">
      <w:pPr>
        <w:rPr>
          <w:rFonts w:ascii="Times New Roman" w:hAnsi="Times New Roman" w:cs="Times New Roman"/>
        </w:rPr>
      </w:pPr>
      <w:r w:rsidRPr="00764E2D">
        <w:rPr>
          <w:rFonts w:ascii="Times New Roman" w:hAnsi="Times New Roman" w:cs="Times New Roman"/>
          <w:b/>
          <w:bCs/>
          <w:highlight w:val="yellow"/>
        </w:rPr>
        <w:t>X</w:t>
      </w:r>
      <w:r w:rsidRPr="00764E2D" w:rsidR="003F152D">
        <w:rPr>
          <w:rFonts w:ascii="Times New Roman" w:hAnsi="Times New Roman" w:cs="Times New Roman"/>
          <w:b/>
          <w:bCs/>
          <w:highlight w:val="yellow"/>
        </w:rPr>
        <w:t xml:space="preserve"> pav</w:t>
      </w:r>
      <w:r w:rsidRPr="2E260C7A" w:rsidR="003F152D">
        <w:rPr>
          <w:rFonts w:ascii="Times New Roman" w:hAnsi="Times New Roman" w:cs="Times New Roman"/>
          <w:b/>
          <w:bCs/>
        </w:rPr>
        <w:t xml:space="preserve">. </w:t>
      </w:r>
      <w:r w:rsidRPr="2E260C7A" w:rsidR="003F152D">
        <w:rPr>
          <w:rFonts w:ascii="Times New Roman" w:hAnsi="Times New Roman" w:cs="Times New Roman"/>
        </w:rPr>
        <w:t>Galimybių studijos</w:t>
      </w:r>
      <w:r w:rsidRPr="2E260C7A" w:rsidR="00720131">
        <w:rPr>
          <w:rFonts w:ascii="Times New Roman" w:hAnsi="Times New Roman" w:cs="Times New Roman"/>
        </w:rPr>
        <w:t xml:space="preserve"> rengimo</w:t>
      </w:r>
      <w:r w:rsidRPr="2E260C7A" w:rsidR="003F152D">
        <w:rPr>
          <w:rFonts w:ascii="Times New Roman" w:hAnsi="Times New Roman" w:cs="Times New Roman"/>
        </w:rPr>
        <w:t xml:space="preserve"> metodikos etapai</w:t>
      </w:r>
    </w:p>
    <w:p w:rsidRPr="00955FC3" w:rsidR="003F152D" w:rsidP="007A6193" w:rsidRDefault="003F152D" w14:paraId="50449E3C" w14:textId="77777777">
      <w:pPr>
        <w:rPr>
          <w:rFonts w:ascii="Times New Roman" w:hAnsi="Times New Roman" w:cs="Times New Roman"/>
          <w:b/>
          <w:bCs/>
          <w:lang w:val="es-ES"/>
        </w:rPr>
      </w:pPr>
    </w:p>
    <w:p w:rsidRPr="00955FC3" w:rsidR="003F152D" w:rsidP="007A6193" w:rsidRDefault="003F152D" w14:paraId="41FCF6F2" w14:textId="77777777">
      <w:pPr>
        <w:rPr>
          <w:rFonts w:ascii="Times New Roman" w:hAnsi="Times New Roman" w:cs="Times New Roman"/>
          <w:b/>
          <w:bCs/>
          <w:lang w:val="es-ES"/>
        </w:rPr>
      </w:pPr>
    </w:p>
    <w:p w:rsidRPr="00BB081A" w:rsidR="00C80D4E" w:rsidP="00BB081A" w:rsidRDefault="00D3726A" w14:paraId="053B5E0F" w14:textId="64E77532">
      <w:pPr>
        <w:pStyle w:val="Antrat3"/>
      </w:pPr>
      <w:bookmarkStart w:name="_Toc225450958" w:id="201"/>
      <w:r>
        <w:t xml:space="preserve">1.1.2. </w:t>
      </w:r>
      <w:r w:rsidR="00C80D4E">
        <w:t>Teorinė-normatyvinė analizė</w:t>
      </w:r>
      <w:bookmarkEnd w:id="201"/>
    </w:p>
    <w:p w:rsidRPr="00BB081A" w:rsidR="003F152D" w:rsidP="007A6193" w:rsidRDefault="003F152D" w14:paraId="180135EC" w14:textId="77777777">
      <w:pPr>
        <w:rPr>
          <w:rFonts w:ascii="Times New Roman" w:hAnsi="Times New Roman" w:cs="Times New Roman"/>
          <w:b/>
          <w:bCs/>
        </w:rPr>
      </w:pPr>
    </w:p>
    <w:p w:rsidR="00720131" w:rsidP="3C1418B1" w:rsidRDefault="6A4544D2" w14:paraId="3D5AAFE7" w14:textId="68B3CAAE">
      <w:pPr>
        <w:ind w:firstLine="567"/>
        <w:rPr>
          <w:rFonts w:ascii="Times New Roman" w:hAnsi="Times New Roman" w:cs="Times New Roman"/>
        </w:rPr>
      </w:pPr>
      <w:r w:rsidRPr="392D3DFA" w:rsidR="35A1A281">
        <w:rPr>
          <w:rFonts w:ascii="Times New Roman" w:hAnsi="Times New Roman" w:cs="Times New Roman"/>
        </w:rPr>
        <w:t xml:space="preserve">Pirmasis etapas apima sisteminę </w:t>
      </w:r>
      <w:r w:rsidRPr="392D3DFA" w:rsidR="35A1A281">
        <w:rPr>
          <w:rFonts w:ascii="Times New Roman" w:hAnsi="Times New Roman" w:cs="Times New Roman"/>
          <w:strike w:val="1"/>
        </w:rPr>
        <w:t>ne mažiau kaip 30</w:t>
      </w:r>
      <w:r w:rsidRPr="392D3DFA" w:rsidR="35A1A281">
        <w:rPr>
          <w:rFonts w:ascii="Times New Roman" w:hAnsi="Times New Roman" w:cs="Times New Roman"/>
        </w:rPr>
        <w:t xml:space="preserve"> </w:t>
      </w:r>
      <w:ins w:author="Jolanta Šinkūnienė" w:date="2026-03-26T20:52:00Z" w16du:dateUtc="2026-03-26T20:52:00Z" w:id="565626859">
        <w:r w:rsidRPr="392D3DFA" w:rsidR="1C2F4A03">
          <w:rPr>
            <w:rFonts w:ascii="Times New Roman" w:hAnsi="Times New Roman" w:cs="Times New Roman"/>
          </w:rPr>
          <w:t xml:space="preserve">daugiau nei 100 </w:t>
        </w:r>
      </w:ins>
      <w:r w:rsidRPr="392D3DFA" w:rsidR="35A1A281">
        <w:rPr>
          <w:rFonts w:ascii="Times New Roman" w:hAnsi="Times New Roman" w:cs="Times New Roman"/>
        </w:rPr>
        <w:t xml:space="preserve">strateginių dokumentų, teisės aktų ir techninių standartų </w:t>
      </w:r>
      <w:r w:rsidRPr="392D3DFA" w:rsidR="35A1A281">
        <w:rPr>
          <w:rFonts w:ascii="Times New Roman" w:hAnsi="Times New Roman" w:cs="Times New Roman"/>
        </w:rPr>
        <w:t xml:space="preserve">analizę.  </w:t>
      </w:r>
      <w:r w:rsidRPr="392D3DFA" w:rsidR="35752205">
        <w:rPr>
          <w:rFonts w:ascii="Times New Roman" w:hAnsi="Times New Roman" w:cs="Times New Roman"/>
        </w:rPr>
        <w:t>Analizuojant</w:t>
      </w:r>
      <w:r w:rsidRPr="392D3DFA" w:rsidR="35752205">
        <w:rPr>
          <w:rFonts w:ascii="Times New Roman" w:hAnsi="Times New Roman" w:cs="Times New Roman"/>
        </w:rPr>
        <w:t xml:space="preserve"> buvo siekiama </w:t>
      </w:r>
      <w:r w:rsidRPr="392D3DFA" w:rsidR="35A1A281">
        <w:rPr>
          <w:rFonts w:ascii="Times New Roman" w:hAnsi="Times New Roman" w:cs="Times New Roman"/>
        </w:rPr>
        <w:t>apimti keturias pagrindines dimensijas: (1) ES ir Lietuvos politinę-teisinę aplinką (pvz., EOSC deklaracija, nacionaliniai atvirojo mokslo planai</w:t>
      </w:r>
      <w:r w:rsidRPr="392D3DFA" w:rsidR="16D94995">
        <w:rPr>
          <w:rFonts w:ascii="Times New Roman" w:hAnsi="Times New Roman" w:cs="Times New Roman"/>
        </w:rPr>
        <w:t xml:space="preserve">, žr. </w:t>
      </w:r>
      <w:r w:rsidRPr="392D3DFA" w:rsidR="16D94995">
        <w:rPr>
          <w:rFonts w:ascii="Times New Roman" w:hAnsi="Times New Roman" w:cs="Times New Roman"/>
          <w:highlight w:val="yellow"/>
        </w:rPr>
        <w:t>3.1</w:t>
      </w:r>
      <w:r w:rsidRPr="392D3DFA" w:rsidR="16D94995">
        <w:rPr>
          <w:rFonts w:ascii="Times New Roman" w:hAnsi="Times New Roman" w:cs="Times New Roman"/>
        </w:rPr>
        <w:t xml:space="preserve"> skyrių</w:t>
      </w:r>
      <w:r w:rsidRPr="392D3DFA" w:rsidR="35A1A281">
        <w:rPr>
          <w:rFonts w:ascii="Times New Roman" w:hAnsi="Times New Roman" w:cs="Times New Roman"/>
        </w:rPr>
        <w:t>), (2) EOSC technologinę architektūrą ir sąveikumo standartus (EOSC-I</w:t>
      </w:r>
      <w:r w:rsidRPr="392D3DFA" w:rsidR="130F160B">
        <w:rPr>
          <w:rFonts w:ascii="Times New Roman" w:hAnsi="Times New Roman" w:cs="Times New Roman"/>
        </w:rPr>
        <w:t>F</w:t>
      </w:r>
      <w:r w:rsidRPr="392D3DFA" w:rsidR="7E2E9C3F">
        <w:rPr>
          <w:rFonts w:ascii="Times New Roman" w:hAnsi="Times New Roman" w:cs="Times New Roman"/>
        </w:rPr>
        <w:t xml:space="preserve">, </w:t>
      </w:r>
      <w:r w:rsidRPr="392D3DFA" w:rsidR="7E2E9C3F">
        <w:rPr>
          <w:rFonts w:ascii="Times New Roman" w:hAnsi="Times New Roman" w:cs="Times New Roman"/>
          <w:highlight w:val="yellow"/>
        </w:rPr>
        <w:t>žr.</w:t>
      </w:r>
      <w:r w:rsidRPr="392D3DFA" w:rsidR="4F447C25">
        <w:rPr>
          <w:rFonts w:ascii="Times New Roman" w:hAnsi="Times New Roman" w:cs="Times New Roman"/>
          <w:highlight w:val="yellow"/>
        </w:rPr>
        <w:t xml:space="preserve"> X skyrių</w:t>
      </w:r>
      <w:r w:rsidRPr="392D3DFA" w:rsidR="35A1A281">
        <w:rPr>
          <w:rFonts w:ascii="Times New Roman" w:hAnsi="Times New Roman" w:cs="Times New Roman"/>
        </w:rPr>
        <w:t>), (3) gerosios praktikos pavyzdžius iš kitų ES šalių (</w:t>
      </w:r>
      <w:r w:rsidRPr="392D3DFA" w:rsidR="51895553">
        <w:rPr>
          <w:rFonts w:ascii="Times New Roman" w:hAnsi="Times New Roman" w:cs="Times New Roman"/>
          <w:highlight w:val="yellow"/>
        </w:rPr>
        <w:t xml:space="preserve">žr. </w:t>
      </w:r>
      <w:r w:rsidRPr="392D3DFA" w:rsidR="387E5F44">
        <w:rPr>
          <w:rFonts w:ascii="Times New Roman" w:hAnsi="Times New Roman" w:cs="Times New Roman"/>
          <w:highlight w:val="yellow"/>
        </w:rPr>
        <w:t>3.5 skyrių</w:t>
      </w:r>
      <w:r w:rsidRPr="392D3DFA" w:rsidR="35A1A281">
        <w:rPr>
          <w:rFonts w:ascii="Times New Roman" w:hAnsi="Times New Roman" w:cs="Times New Roman"/>
        </w:rPr>
        <w:t xml:space="preserve">), (4) duomenų principų – FAIR, CARE, TRUST – praktinį </w:t>
      </w:r>
      <w:r w:rsidRPr="392D3DFA" w:rsidR="4F447C25">
        <w:rPr>
          <w:rFonts w:ascii="Times New Roman" w:hAnsi="Times New Roman" w:cs="Times New Roman"/>
        </w:rPr>
        <w:t xml:space="preserve">pritaikymą </w:t>
      </w:r>
      <w:r w:rsidRPr="392D3DFA" w:rsidR="30292665">
        <w:rPr>
          <w:rFonts w:ascii="Times New Roman" w:hAnsi="Times New Roman" w:cs="Times New Roman"/>
          <w:highlight w:val="yellow"/>
        </w:rPr>
        <w:t>(žr. 3.2 skyrių)</w:t>
      </w:r>
      <w:r w:rsidRPr="392D3DFA" w:rsidR="35A1A281">
        <w:rPr>
          <w:rFonts w:ascii="Times New Roman" w:hAnsi="Times New Roman" w:cs="Times New Roman"/>
          <w:highlight w:val="yellow"/>
        </w:rPr>
        <w:t>.</w:t>
      </w:r>
    </w:p>
    <w:p w:rsidRPr="00BB081A" w:rsidR="00C80D4E" w:rsidP="3C1418B1" w:rsidRDefault="502DDA1F" w14:paraId="3A3F45C1" w14:textId="7F9FEC98">
      <w:pPr>
        <w:ind w:firstLine="567"/>
        <w:rPr>
          <w:rFonts w:ascii="Times New Roman" w:hAnsi="Times New Roman" w:cs="Times New Roman"/>
        </w:rPr>
      </w:pPr>
      <w:r w:rsidRPr="2E260C7A">
        <w:rPr>
          <w:rFonts w:ascii="Times New Roman" w:hAnsi="Times New Roman" w:cs="Times New Roman"/>
        </w:rPr>
        <w:t xml:space="preserve">Naudojamas lyginamasis politikos vertinimas (angl. </w:t>
      </w:r>
      <w:r w:rsidRPr="2E260C7A">
        <w:rPr>
          <w:rFonts w:ascii="Times New Roman" w:hAnsi="Times New Roman" w:cs="Times New Roman"/>
          <w:i/>
          <w:iCs/>
        </w:rPr>
        <w:t>comparative policy analysis</w:t>
      </w:r>
      <w:r w:rsidRPr="2E260C7A">
        <w:rPr>
          <w:rFonts w:ascii="Times New Roman" w:hAnsi="Times New Roman" w:cs="Times New Roman"/>
        </w:rPr>
        <w:t xml:space="preserve">) Lietuvos reguliacinės aplinkos suderinamumui su ES gairėmis nustatyti. Esminis analitinis </w:t>
      </w:r>
      <w:r w:rsidR="00764E2D">
        <w:rPr>
          <w:rFonts w:ascii="Times New Roman" w:hAnsi="Times New Roman" w:cs="Times New Roman"/>
        </w:rPr>
        <w:t>pagrindas</w:t>
      </w:r>
      <w:r w:rsidRPr="2E260C7A">
        <w:rPr>
          <w:rFonts w:ascii="Times New Roman" w:hAnsi="Times New Roman" w:cs="Times New Roman"/>
        </w:rPr>
        <w:t xml:space="preserve"> – EOSC</w:t>
      </w:r>
      <w:r w:rsidRPr="2E260C7A" w:rsidR="0D88EEB4">
        <w:rPr>
          <w:rFonts w:ascii="Times New Roman" w:hAnsi="Times New Roman" w:cs="Times New Roman"/>
        </w:rPr>
        <w:t>-IF</w:t>
      </w:r>
      <w:r w:rsidRPr="2E260C7A">
        <w:rPr>
          <w:rFonts w:ascii="Times New Roman" w:hAnsi="Times New Roman" w:cs="Times New Roman"/>
        </w:rPr>
        <w:t>, apimanti teisinį, organizacinį, semantinį ir technologinį lygmenis (European Commission, 2021</w:t>
      </w:r>
      <w:r w:rsidR="00742D9D">
        <w:rPr>
          <w:rFonts w:ascii="Times New Roman" w:hAnsi="Times New Roman" w:cs="Times New Roman"/>
        </w:rPr>
        <w:t>a</w:t>
      </w:r>
      <w:r w:rsidRPr="2E260C7A">
        <w:rPr>
          <w:rFonts w:ascii="Times New Roman" w:hAnsi="Times New Roman" w:cs="Times New Roman"/>
        </w:rPr>
        <w:t>). FAIR, CARE ir TRUST principai (Wilkinson et al., 2016; Carroll et al., 2020</w:t>
      </w:r>
      <w:r w:rsidR="00764E2D">
        <w:rPr>
          <w:rFonts w:ascii="Times New Roman" w:hAnsi="Times New Roman" w:cs="Times New Roman"/>
        </w:rPr>
        <w:t xml:space="preserve">; </w:t>
      </w:r>
      <w:r w:rsidRPr="2E260C7A" w:rsidR="00764E2D">
        <w:rPr>
          <w:rFonts w:ascii="Times New Roman" w:hAnsi="Times New Roman" w:cs="Times New Roman"/>
        </w:rPr>
        <w:t>Lin et al., 2020</w:t>
      </w:r>
      <w:r w:rsidRPr="2E260C7A">
        <w:rPr>
          <w:rFonts w:ascii="Times New Roman" w:hAnsi="Times New Roman" w:cs="Times New Roman"/>
        </w:rPr>
        <w:t xml:space="preserve">) </w:t>
      </w:r>
      <w:r w:rsidR="00764E2D">
        <w:rPr>
          <w:rFonts w:ascii="Times New Roman" w:hAnsi="Times New Roman" w:cs="Times New Roman"/>
        </w:rPr>
        <w:t>panaudojami</w:t>
      </w:r>
      <w:r w:rsidRPr="2E260C7A">
        <w:rPr>
          <w:rFonts w:ascii="Times New Roman" w:hAnsi="Times New Roman" w:cs="Times New Roman"/>
        </w:rPr>
        <w:t xml:space="preserve"> kaip vertinimo kriterijai vėlesniam duomenų kokybės </w:t>
      </w:r>
      <w:r w:rsidRPr="00764E2D">
        <w:rPr>
          <w:rFonts w:ascii="Times New Roman" w:hAnsi="Times New Roman" w:cs="Times New Roman"/>
          <w:highlight w:val="cyan"/>
        </w:rPr>
        <w:t>auditui</w:t>
      </w:r>
      <w:r w:rsidRPr="2E260C7A">
        <w:rPr>
          <w:rFonts w:ascii="Times New Roman" w:hAnsi="Times New Roman" w:cs="Times New Roman"/>
        </w:rPr>
        <w:t xml:space="preserve"> – </w:t>
      </w:r>
      <w:commentRangeStart w:id="204"/>
      <w:r w:rsidRPr="2E260C7A">
        <w:rPr>
          <w:rFonts w:ascii="Times New Roman" w:hAnsi="Times New Roman" w:cs="Times New Roman"/>
        </w:rPr>
        <w:t>pavyzdžiui, FAIR principas "</w:t>
      </w:r>
      <w:r w:rsidRPr="2E260C7A" w:rsidR="5F141313">
        <w:rPr>
          <w:rFonts w:ascii="Times New Roman" w:hAnsi="Times New Roman" w:cs="Times New Roman"/>
          <w:i/>
          <w:iCs/>
        </w:rPr>
        <w:t>Su</w:t>
      </w:r>
      <w:r w:rsidRPr="2E260C7A">
        <w:rPr>
          <w:rFonts w:ascii="Times New Roman" w:hAnsi="Times New Roman" w:cs="Times New Roman"/>
          <w:i/>
          <w:iCs/>
        </w:rPr>
        <w:t>randam</w:t>
      </w:r>
      <w:r w:rsidRPr="2E260C7A">
        <w:rPr>
          <w:rFonts w:ascii="Times New Roman" w:hAnsi="Times New Roman" w:cs="Times New Roman"/>
        </w:rPr>
        <w:t xml:space="preserve">i (angl. </w:t>
      </w:r>
      <w:r w:rsidRPr="2E260C7A">
        <w:rPr>
          <w:rFonts w:ascii="Times New Roman" w:hAnsi="Times New Roman" w:cs="Times New Roman"/>
          <w:i/>
          <w:iCs/>
        </w:rPr>
        <w:t>Findable</w:t>
      </w:r>
      <w:r w:rsidRPr="2E260C7A">
        <w:rPr>
          <w:rFonts w:ascii="Times New Roman" w:hAnsi="Times New Roman" w:cs="Times New Roman"/>
        </w:rPr>
        <w:t>)" konvertuojamas į konkretų klausimą apie stabilius identifikatorius (DOI</w:t>
      </w:r>
      <w:r w:rsidRPr="2E260C7A" w:rsidR="45FB8582">
        <w:rPr>
          <w:rFonts w:ascii="Times New Roman" w:hAnsi="Times New Roman" w:cs="Times New Roman"/>
        </w:rPr>
        <w:t xml:space="preserve"> (angl. </w:t>
      </w:r>
      <w:r w:rsidRPr="2E260C7A" w:rsidR="45FB8582">
        <w:rPr>
          <w:rFonts w:ascii="Times New Roman" w:hAnsi="Times New Roman" w:cs="Times New Roman"/>
          <w:i/>
          <w:iCs/>
        </w:rPr>
        <w:t>Digital Object Identifier</w:t>
      </w:r>
      <w:r w:rsidRPr="2E260C7A" w:rsidR="45FB8582">
        <w:rPr>
          <w:rFonts w:ascii="Times New Roman" w:hAnsi="Times New Roman" w:cs="Times New Roman"/>
        </w:rPr>
        <w:t>) (toliau – DOI)</w:t>
      </w:r>
      <w:r w:rsidRPr="2E260C7A">
        <w:rPr>
          <w:rFonts w:ascii="Times New Roman" w:hAnsi="Times New Roman" w:cs="Times New Roman"/>
        </w:rPr>
        <w:t>, Handle)</w:t>
      </w:r>
      <w:commentRangeEnd w:id="204"/>
      <w:r w:rsidRPr="2E260C7A">
        <w:rPr>
          <w:rStyle w:val="Komentaronuoroda"/>
          <w:rFonts w:ascii="Times New Roman" w:hAnsi="Times New Roman" w:cs="Times New Roman"/>
          <w:sz w:val="24"/>
          <w:szCs w:val="24"/>
        </w:rPr>
        <w:commentReference w:id="204"/>
      </w:r>
      <w:r w:rsidRPr="2E260C7A">
        <w:rPr>
          <w:rFonts w:ascii="Times New Roman" w:hAnsi="Times New Roman" w:cs="Times New Roman"/>
        </w:rPr>
        <w:t>.</w:t>
      </w:r>
    </w:p>
    <w:p w:rsidRPr="00BB081A" w:rsidR="00C51172" w:rsidP="3C1418B1" w:rsidRDefault="00C51172" w14:paraId="6C44D085" w14:textId="77777777">
      <w:pPr>
        <w:rPr>
          <w:rFonts w:ascii="Times New Roman" w:hAnsi="Times New Roman" w:cs="Times New Roman"/>
        </w:rPr>
      </w:pPr>
    </w:p>
    <w:p w:rsidRPr="00BB081A" w:rsidR="00C51172" w:rsidP="3C1418B1" w:rsidRDefault="00C51172" w14:paraId="5592EDA3" w14:textId="77777777">
      <w:pPr>
        <w:rPr>
          <w:rFonts w:ascii="Times New Roman" w:hAnsi="Times New Roman" w:cs="Times New Roman"/>
        </w:rPr>
      </w:pPr>
    </w:p>
    <w:p w:rsidRPr="00BB081A" w:rsidR="00C80D4E" w:rsidP="3C1418B1" w:rsidRDefault="6CB26494" w14:paraId="2863BD2E" w14:textId="442BE9DC">
      <w:pPr>
        <w:pStyle w:val="Antrat3"/>
      </w:pPr>
      <w:bookmarkStart w:name="_Toc225450959" w:id="205"/>
      <w:r>
        <w:t xml:space="preserve">1.1.3. </w:t>
      </w:r>
      <w:r w:rsidR="5815C440">
        <w:t xml:space="preserve">Esamos situacijos </w:t>
      </w:r>
      <w:commentRangeStart w:id="206"/>
      <w:commentRangeStart w:id="207"/>
      <w:r w:rsidR="5815C440">
        <w:t>auditas</w:t>
      </w:r>
      <w:bookmarkEnd w:id="205"/>
      <w:commentRangeEnd w:id="206"/>
      <w:r w:rsidRPr="00BB081A" w:rsidR="42A50D59">
        <w:rPr>
          <w:rStyle w:val="Komentaronuoroda"/>
          <w:sz w:val="24"/>
          <w:szCs w:val="24"/>
        </w:rPr>
        <w:commentReference w:id="206"/>
      </w:r>
      <w:commentRangeEnd w:id="207"/>
      <w:r>
        <w:rPr>
          <w:rStyle w:val="CommentReference"/>
        </w:rPr>
        <w:commentReference w:id="207"/>
      </w:r>
    </w:p>
    <w:p w:rsidRPr="00BB081A" w:rsidR="00574882" w:rsidP="3C1418B1" w:rsidRDefault="00574882" w14:paraId="2879FF1B" w14:textId="77777777">
      <w:pPr>
        <w:rPr>
          <w:rFonts w:ascii="Times New Roman" w:hAnsi="Times New Roman" w:cs="Times New Roman"/>
          <w:b/>
          <w:bCs/>
        </w:rPr>
      </w:pPr>
    </w:p>
    <w:p w:rsidRPr="00BB081A" w:rsidR="00C80D4E" w:rsidP="3C1418B1" w:rsidRDefault="00C80D4E" w14:paraId="155D4CCE" w14:textId="1FA95819">
      <w:pPr>
        <w:ind w:firstLine="567"/>
        <w:rPr>
          <w:rFonts w:ascii="Times New Roman" w:hAnsi="Times New Roman" w:cs="Times New Roman"/>
        </w:rPr>
      </w:pPr>
      <w:r w:rsidRPr="2E260C7A">
        <w:rPr>
          <w:rFonts w:ascii="Times New Roman" w:hAnsi="Times New Roman" w:cs="Times New Roman"/>
        </w:rPr>
        <w:t>Empirinė tyrimo dalis struktūruojama į tris tarpusavyje susijusius komponentus</w:t>
      </w:r>
      <w:r w:rsidRPr="2E260C7A" w:rsidR="00574882">
        <w:rPr>
          <w:rFonts w:ascii="Times New Roman" w:hAnsi="Times New Roman" w:cs="Times New Roman"/>
        </w:rPr>
        <w:t xml:space="preserve"> – (a) duomenų išteklių inventorizaciją, (b) valdysenos ir kompetencijos vertinimą, (c) kiekybinę apklausą</w:t>
      </w:r>
      <w:r w:rsidRPr="2E260C7A" w:rsidR="00720131">
        <w:rPr>
          <w:rFonts w:ascii="Times New Roman" w:hAnsi="Times New Roman" w:cs="Times New Roman"/>
        </w:rPr>
        <w:t xml:space="preserve">, </w:t>
      </w:r>
      <w:commentRangeStart w:id="208"/>
      <w:r w:rsidRPr="2E260C7A" w:rsidR="00720131">
        <w:rPr>
          <w:rFonts w:ascii="Times New Roman" w:hAnsi="Times New Roman" w:cs="Times New Roman"/>
          <w:highlight w:val="yellow"/>
        </w:rPr>
        <w:t>k</w:t>
      </w:r>
      <w:commentRangeEnd w:id="208"/>
      <w:r w:rsidRPr="2E260C7A">
        <w:rPr>
          <w:rStyle w:val="Komentaronuoroda"/>
          <w:rFonts w:ascii="Times New Roman" w:hAnsi="Times New Roman" w:cs="Times New Roman"/>
          <w:sz w:val="24"/>
          <w:szCs w:val="24"/>
          <w:highlight w:val="yellow"/>
        </w:rPr>
        <w:commentReference w:id="208"/>
      </w:r>
      <w:r w:rsidRPr="2E260C7A" w:rsidR="00720131">
        <w:rPr>
          <w:rFonts w:ascii="Times New Roman" w:hAnsi="Times New Roman" w:cs="Times New Roman"/>
          <w:highlight w:val="yellow"/>
        </w:rPr>
        <w:t>okybinius interviu</w:t>
      </w:r>
      <w:r w:rsidRPr="2E260C7A" w:rsidR="00574882">
        <w:rPr>
          <w:rFonts w:ascii="Times New Roman" w:hAnsi="Times New Roman" w:cs="Times New Roman"/>
        </w:rPr>
        <w:t xml:space="preserve"> ir kartografavimą.</w:t>
      </w:r>
    </w:p>
    <w:p w:rsidRPr="00BB081A" w:rsidR="00574882" w:rsidP="3C1418B1" w:rsidRDefault="00574882" w14:paraId="2CE5A311" w14:textId="77777777">
      <w:pPr>
        <w:rPr>
          <w:rFonts w:ascii="Times New Roman" w:hAnsi="Times New Roman" w:cs="Times New Roman"/>
        </w:rPr>
      </w:pPr>
    </w:p>
    <w:p w:rsidRPr="00BB081A" w:rsidR="00720131" w:rsidP="3C1418B1" w:rsidRDefault="00C80D4E" w14:paraId="79AEB824" w14:textId="2C3E3897">
      <w:pPr>
        <w:ind w:firstLine="567"/>
        <w:rPr>
          <w:rFonts w:ascii="Times New Roman" w:hAnsi="Times New Roman" w:cs="Times New Roman"/>
        </w:rPr>
      </w:pPr>
      <w:commentRangeStart w:id="209"/>
      <w:r w:rsidRPr="2E260C7A">
        <w:rPr>
          <w:rFonts w:ascii="Times New Roman" w:hAnsi="Times New Roman" w:cs="Times New Roman"/>
        </w:rPr>
        <w:t>Duomenų išteklių inventorizacija</w:t>
      </w:r>
      <w:r w:rsidRPr="2E260C7A" w:rsidR="00403BBA">
        <w:rPr>
          <w:rFonts w:ascii="Times New Roman" w:hAnsi="Times New Roman" w:cs="Times New Roman"/>
        </w:rPr>
        <w:t>i atlikti t</w:t>
      </w:r>
      <w:r w:rsidRPr="2E260C7A">
        <w:rPr>
          <w:rFonts w:ascii="Times New Roman" w:hAnsi="Times New Roman" w:cs="Times New Roman"/>
        </w:rPr>
        <w:t xml:space="preserve">aikoma duomenų audito metodika </w:t>
      </w:r>
      <w:commentRangeEnd w:id="209"/>
      <w:r w:rsidRPr="2E260C7A">
        <w:rPr>
          <w:rStyle w:val="Komentaronuoroda"/>
          <w:rFonts w:ascii="Times New Roman" w:hAnsi="Times New Roman" w:cs="Times New Roman"/>
          <w:sz w:val="24"/>
          <w:szCs w:val="24"/>
        </w:rPr>
        <w:commentReference w:id="209"/>
      </w:r>
      <w:r w:rsidRPr="2E260C7A">
        <w:rPr>
          <w:rFonts w:ascii="Times New Roman" w:hAnsi="Times New Roman" w:cs="Times New Roman"/>
        </w:rPr>
        <w:t xml:space="preserve">(angl. </w:t>
      </w:r>
      <w:r w:rsidRPr="2E260C7A">
        <w:rPr>
          <w:rFonts w:ascii="Times New Roman" w:hAnsi="Times New Roman" w:cs="Times New Roman"/>
          <w:i/>
          <w:iCs/>
        </w:rPr>
        <w:t>Data Audit Framework</w:t>
      </w:r>
      <w:r w:rsidRPr="2E260C7A">
        <w:rPr>
          <w:rFonts w:ascii="Times New Roman" w:hAnsi="Times New Roman" w:cs="Times New Roman"/>
        </w:rPr>
        <w:t xml:space="preserve">), siekiant identifikuoti Lietuvos MSI turimą duomenų išteklių (angl. </w:t>
      </w:r>
      <w:r w:rsidRPr="2E260C7A">
        <w:rPr>
          <w:rFonts w:ascii="Times New Roman" w:hAnsi="Times New Roman" w:cs="Times New Roman"/>
          <w:i/>
          <w:iCs/>
        </w:rPr>
        <w:t>data assets</w:t>
      </w:r>
      <w:r w:rsidRPr="2E260C7A">
        <w:rPr>
          <w:rFonts w:ascii="Times New Roman" w:hAnsi="Times New Roman" w:cs="Times New Roman"/>
        </w:rPr>
        <w:t>). Vertinami trys aspektai:</w:t>
      </w:r>
    </w:p>
    <w:p w:rsidRPr="00240704" w:rsidR="00C80D4E" w:rsidP="004E43A4" w:rsidRDefault="00C80D4E" w14:paraId="15B190F8" w14:textId="77777777">
      <w:pPr>
        <w:pStyle w:val="Sraopastraipa"/>
        <w:numPr>
          <w:ilvl w:val="0"/>
          <w:numId w:val="5"/>
        </w:numPr>
        <w:rPr>
          <w:rFonts w:ascii="Times New Roman" w:hAnsi="Times New Roman" w:cs="Times New Roman"/>
        </w:rPr>
      </w:pPr>
      <w:r w:rsidRPr="2E260C7A">
        <w:rPr>
          <w:rFonts w:ascii="Times New Roman" w:hAnsi="Times New Roman" w:cs="Times New Roman"/>
          <w:b/>
          <w:bCs/>
        </w:rPr>
        <w:t>Duomenų apimtys ir tipologija</w:t>
      </w:r>
      <w:r w:rsidRPr="2E260C7A">
        <w:rPr>
          <w:rFonts w:ascii="Times New Roman" w:hAnsi="Times New Roman" w:cs="Times New Roman"/>
        </w:rPr>
        <w:t>: Kiekybiškai įvertinami generuojamų duomenų kiekiai (nuo MB iki PB skalėje ir atsižvelgiant į institucinę priklausomybę) ir jų pobūdis – tekstynai, garsynai, jutiklių duomenys, skaitmeniniai vaizdų duomenynai, t.t. Tai leidžia prognozuoti infrastruktūros poreikius (skaičiavimo resursai, saugyklų talpa).</w:t>
      </w:r>
    </w:p>
    <w:p w:rsidRPr="00240704" w:rsidR="00C80D4E" w:rsidP="004E43A4" w:rsidRDefault="00C80D4E" w14:paraId="58133D14" w14:textId="3D8C3859">
      <w:pPr>
        <w:pStyle w:val="Sraopastraipa"/>
        <w:numPr>
          <w:ilvl w:val="0"/>
          <w:numId w:val="5"/>
        </w:numPr>
        <w:rPr>
          <w:rFonts w:ascii="Times New Roman" w:hAnsi="Times New Roman" w:cs="Times New Roman"/>
        </w:rPr>
      </w:pPr>
      <w:r w:rsidRPr="2E260C7A">
        <w:rPr>
          <w:rFonts w:ascii="Times New Roman" w:hAnsi="Times New Roman" w:cs="Times New Roman"/>
          <w:b/>
          <w:bCs/>
        </w:rPr>
        <w:t>Formatai ir standartizacija</w:t>
      </w:r>
      <w:r w:rsidRPr="2E260C7A">
        <w:rPr>
          <w:rFonts w:ascii="Times New Roman" w:hAnsi="Times New Roman" w:cs="Times New Roman"/>
        </w:rPr>
        <w:t xml:space="preserve">: Analizuojamas atvirųjų (pvz., CSV, JSON, HDF5) ir uždarųjų formatų santykis. Remiantis Mons et al. (2017), duomenų mašininis apdorojamumas (angl. </w:t>
      </w:r>
      <w:r w:rsidRPr="2E260C7A">
        <w:rPr>
          <w:rFonts w:ascii="Times New Roman" w:hAnsi="Times New Roman" w:cs="Times New Roman"/>
          <w:i/>
          <w:iCs/>
        </w:rPr>
        <w:t>machine-actionability</w:t>
      </w:r>
      <w:r w:rsidRPr="2E260C7A">
        <w:rPr>
          <w:rFonts w:ascii="Times New Roman" w:hAnsi="Times New Roman" w:cs="Times New Roman"/>
        </w:rPr>
        <w:t>)</w:t>
      </w:r>
      <w:r w:rsidR="00FC7D4D">
        <w:rPr>
          <w:rFonts w:ascii="Times New Roman" w:hAnsi="Times New Roman" w:cs="Times New Roman"/>
        </w:rPr>
        <w:t>, t.y.</w:t>
      </w:r>
      <w:r w:rsidRPr="2E260C7A">
        <w:rPr>
          <w:rFonts w:ascii="Times New Roman" w:hAnsi="Times New Roman" w:cs="Times New Roman"/>
        </w:rPr>
        <w:t xml:space="preserve"> gebėjimas automatizuotai skaityti ir interpretuoti duomenis be žmogiškosios intervencijo</w:t>
      </w:r>
      <w:r w:rsidR="00FC7D4D">
        <w:rPr>
          <w:rFonts w:ascii="Times New Roman" w:hAnsi="Times New Roman" w:cs="Times New Roman"/>
        </w:rPr>
        <w:t>s,</w:t>
      </w:r>
      <w:r w:rsidRPr="2E260C7A">
        <w:rPr>
          <w:rFonts w:ascii="Times New Roman" w:hAnsi="Times New Roman" w:cs="Times New Roman"/>
        </w:rPr>
        <w:t xml:space="preserve"> yra kritinis EOSC integracijos veiksnys. Todėl vertinama, kiek naudojami formatai atitinka tarptautinius standartus ir ontologijas.</w:t>
      </w:r>
    </w:p>
    <w:p w:rsidRPr="00AD663D" w:rsidR="00681E3A" w:rsidP="004E43A4" w:rsidRDefault="5815C440" w14:paraId="5AF8E7A5" w14:textId="4CF50740">
      <w:pPr>
        <w:pStyle w:val="Sraopastraipa"/>
        <w:numPr>
          <w:ilvl w:val="0"/>
          <w:numId w:val="5"/>
        </w:numPr>
        <w:rPr>
          <w:rFonts w:ascii="Times New Roman" w:hAnsi="Times New Roman" w:cs="Times New Roman"/>
        </w:rPr>
      </w:pPr>
      <w:r w:rsidRPr="2E260C7A">
        <w:rPr>
          <w:rFonts w:ascii="Times New Roman" w:hAnsi="Times New Roman" w:cs="Times New Roman"/>
          <w:b/>
          <w:bCs/>
        </w:rPr>
        <w:t>Technologinis pasirengimas</w:t>
      </w:r>
      <w:r w:rsidRPr="2E260C7A">
        <w:rPr>
          <w:rFonts w:ascii="Times New Roman" w:hAnsi="Times New Roman" w:cs="Times New Roman"/>
        </w:rPr>
        <w:t>: Inventorizuojamos MSI saugyklos (repozitorijos)</w:t>
      </w:r>
      <w:r w:rsidRPr="2E260C7A" w:rsidR="3E0E74B9">
        <w:rPr>
          <w:rFonts w:ascii="Times New Roman" w:hAnsi="Times New Roman" w:cs="Times New Roman"/>
        </w:rPr>
        <w:t xml:space="preserve"> (angl. </w:t>
      </w:r>
      <w:r w:rsidRPr="2E260C7A" w:rsidR="3E0E74B9">
        <w:rPr>
          <w:rFonts w:ascii="Times New Roman" w:hAnsi="Times New Roman" w:cs="Times New Roman"/>
          <w:i/>
          <w:iCs/>
        </w:rPr>
        <w:t>Data repositories</w:t>
      </w:r>
      <w:r w:rsidRPr="2E260C7A" w:rsidR="3E0E74B9">
        <w:rPr>
          <w:rFonts w:ascii="Times New Roman" w:hAnsi="Times New Roman" w:cs="Times New Roman"/>
        </w:rPr>
        <w:t>)</w:t>
      </w:r>
      <w:r w:rsidRPr="2E260C7A">
        <w:rPr>
          <w:rFonts w:ascii="Times New Roman" w:hAnsi="Times New Roman" w:cs="Times New Roman"/>
        </w:rPr>
        <w:t xml:space="preserve">, jų techninės charakteristikos (talpa, prieigos protokolai), </w:t>
      </w:r>
      <w:commentRangeStart w:id="210"/>
      <w:r w:rsidRPr="2E260C7A">
        <w:rPr>
          <w:rFonts w:ascii="Times New Roman" w:hAnsi="Times New Roman" w:cs="Times New Roman"/>
        </w:rPr>
        <w:t>API</w:t>
      </w:r>
      <w:commentRangeEnd w:id="210"/>
      <w:r w:rsidRPr="2E260C7A" w:rsidR="005D7988">
        <w:rPr>
          <w:rStyle w:val="Komentaronuoroda"/>
          <w:rFonts w:ascii="Times New Roman" w:hAnsi="Times New Roman" w:cs="Times New Roman"/>
          <w:sz w:val="24"/>
          <w:szCs w:val="24"/>
        </w:rPr>
        <w:commentReference w:id="210"/>
      </w:r>
      <w:r w:rsidRPr="2E260C7A">
        <w:rPr>
          <w:rFonts w:ascii="Times New Roman" w:hAnsi="Times New Roman" w:cs="Times New Roman"/>
        </w:rPr>
        <w:t xml:space="preserve"> </w:t>
      </w:r>
      <w:r w:rsidRPr="2E260C7A" w:rsidR="3944BC43">
        <w:rPr>
          <w:rFonts w:ascii="Times New Roman" w:hAnsi="Times New Roman" w:cs="Times New Roman"/>
        </w:rPr>
        <w:t xml:space="preserve">(angl. </w:t>
      </w:r>
      <w:r w:rsidRPr="2E260C7A" w:rsidR="521AC131">
        <w:rPr>
          <w:rFonts w:ascii="Times New Roman" w:hAnsi="Times New Roman" w:cs="Times New Roman"/>
          <w:i/>
          <w:iCs/>
        </w:rPr>
        <w:t>Application Programming Interface</w:t>
      </w:r>
      <w:r w:rsidRPr="2E260C7A" w:rsidR="521AC131">
        <w:rPr>
          <w:rFonts w:ascii="Times New Roman" w:hAnsi="Times New Roman" w:cs="Times New Roman"/>
        </w:rPr>
        <w:t>)</w:t>
      </w:r>
      <w:r w:rsidRPr="2E260C7A" w:rsidR="7A9CFCC8">
        <w:rPr>
          <w:rFonts w:ascii="Times New Roman" w:hAnsi="Times New Roman" w:cs="Times New Roman"/>
        </w:rPr>
        <w:t xml:space="preserve"> (toliau</w:t>
      </w:r>
      <w:r w:rsidRPr="2E260C7A" w:rsidR="123D0CE9">
        <w:rPr>
          <w:rFonts w:ascii="Times New Roman" w:hAnsi="Times New Roman" w:cs="Times New Roman"/>
        </w:rPr>
        <w:t xml:space="preserve"> – API)</w:t>
      </w:r>
      <w:r w:rsidRPr="2E260C7A" w:rsidR="123D0CE9">
        <w:rPr>
          <w:rFonts w:ascii="Times New Roman" w:hAnsi="Times New Roman" w:cs="Times New Roman"/>
          <w:i/>
          <w:iCs/>
        </w:rPr>
        <w:t xml:space="preserve"> </w:t>
      </w:r>
      <w:r w:rsidRPr="2E260C7A">
        <w:rPr>
          <w:rFonts w:ascii="Times New Roman" w:hAnsi="Times New Roman" w:cs="Times New Roman"/>
        </w:rPr>
        <w:t>sąsajos ir integracija su tarptautiniais tinklais.</w:t>
      </w:r>
    </w:p>
    <w:p w:rsidRPr="00BB081A" w:rsidR="00C80D4E" w:rsidP="3C1418B1" w:rsidRDefault="00403BBA" w14:paraId="1C32096D" w14:textId="3208ED21">
      <w:pPr>
        <w:ind w:firstLine="567"/>
        <w:rPr>
          <w:rFonts w:ascii="Times New Roman" w:hAnsi="Times New Roman" w:cs="Times New Roman"/>
          <w:b/>
          <w:bCs/>
        </w:rPr>
      </w:pPr>
      <w:r w:rsidRPr="2E260C7A">
        <w:rPr>
          <w:rFonts w:ascii="Times New Roman" w:hAnsi="Times New Roman" w:cs="Times New Roman"/>
        </w:rPr>
        <w:t>Atliekant v</w:t>
      </w:r>
      <w:r w:rsidRPr="2E260C7A" w:rsidR="00C80D4E">
        <w:rPr>
          <w:rFonts w:ascii="Times New Roman" w:hAnsi="Times New Roman" w:cs="Times New Roman"/>
        </w:rPr>
        <w:t>aldysenos ir kompetencijų vertinim</w:t>
      </w:r>
      <w:r w:rsidRPr="2E260C7A">
        <w:rPr>
          <w:rFonts w:ascii="Times New Roman" w:hAnsi="Times New Roman" w:cs="Times New Roman"/>
        </w:rPr>
        <w:t>ą</w:t>
      </w:r>
      <w:r w:rsidRPr="2E260C7A">
        <w:rPr>
          <w:rFonts w:ascii="Times New Roman" w:hAnsi="Times New Roman" w:cs="Times New Roman"/>
          <w:b/>
          <w:bCs/>
        </w:rPr>
        <w:t xml:space="preserve"> </w:t>
      </w:r>
      <w:r w:rsidRPr="2E260C7A">
        <w:rPr>
          <w:rFonts w:ascii="Times New Roman" w:hAnsi="Times New Roman" w:cs="Times New Roman"/>
        </w:rPr>
        <w:t>y</w:t>
      </w:r>
      <w:r w:rsidRPr="2E260C7A" w:rsidR="00C80D4E">
        <w:rPr>
          <w:rFonts w:ascii="Times New Roman" w:hAnsi="Times New Roman" w:cs="Times New Roman"/>
        </w:rPr>
        <w:t xml:space="preserve">patingas dėmesys skiriamas "minkštajai" infrastruktūrai – institucinėms taisyklėms ir žmogiškiesiems ištekliams. Tyrimas remiasi mokslo duomenų valdymo brandos modeliu (angl. </w:t>
      </w:r>
      <w:r w:rsidRPr="2E260C7A" w:rsidR="00C80D4E">
        <w:rPr>
          <w:rFonts w:ascii="Times New Roman" w:hAnsi="Times New Roman" w:cs="Times New Roman"/>
          <w:i/>
          <w:iCs/>
        </w:rPr>
        <w:t>Research Data Management Maturity Model</w:t>
      </w:r>
      <w:r w:rsidRPr="2E260C7A" w:rsidR="00C80D4E">
        <w:rPr>
          <w:rFonts w:ascii="Times New Roman" w:hAnsi="Times New Roman" w:cs="Times New Roman"/>
        </w:rPr>
        <w:t>), vertinant:</w:t>
      </w:r>
    </w:p>
    <w:p w:rsidRPr="00AD663D" w:rsidR="00C80D4E" w:rsidP="004E43A4" w:rsidRDefault="00C80D4E" w14:paraId="46A06646" w14:textId="69721008">
      <w:pPr>
        <w:pStyle w:val="Sraopastraipa"/>
        <w:numPr>
          <w:ilvl w:val="0"/>
          <w:numId w:val="6"/>
        </w:numPr>
        <w:rPr>
          <w:rFonts w:ascii="Times New Roman" w:hAnsi="Times New Roman" w:cs="Times New Roman"/>
        </w:rPr>
      </w:pPr>
      <w:r w:rsidRPr="2E260C7A">
        <w:rPr>
          <w:rFonts w:ascii="Times New Roman" w:hAnsi="Times New Roman" w:cs="Times New Roman"/>
          <w:b/>
          <w:bCs/>
        </w:rPr>
        <w:t>Duomenų valdysen</w:t>
      </w:r>
      <w:r w:rsidRPr="2E260C7A" w:rsidR="00403BBA">
        <w:rPr>
          <w:rFonts w:ascii="Times New Roman" w:hAnsi="Times New Roman" w:cs="Times New Roman"/>
          <w:b/>
          <w:bCs/>
        </w:rPr>
        <w:t>ą</w:t>
      </w:r>
      <w:r w:rsidRPr="2E260C7A">
        <w:rPr>
          <w:rFonts w:ascii="Times New Roman" w:hAnsi="Times New Roman" w:cs="Times New Roman"/>
        </w:rPr>
        <w:t xml:space="preserve"> (angl. </w:t>
      </w:r>
      <w:r w:rsidRPr="2E260C7A">
        <w:rPr>
          <w:rFonts w:ascii="Times New Roman" w:hAnsi="Times New Roman" w:cs="Times New Roman"/>
          <w:i/>
          <w:iCs/>
        </w:rPr>
        <w:t>Data Governance</w:t>
      </w:r>
      <w:r w:rsidRPr="2E260C7A">
        <w:rPr>
          <w:rFonts w:ascii="Times New Roman" w:hAnsi="Times New Roman" w:cs="Times New Roman"/>
        </w:rPr>
        <w:t>): Institucinių politikų (duomenų valdymo planai</w:t>
      </w:r>
      <w:r w:rsidRPr="2E260C7A" w:rsidR="001E0B16">
        <w:rPr>
          <w:rFonts w:ascii="Times New Roman" w:hAnsi="Times New Roman" w:cs="Times New Roman"/>
        </w:rPr>
        <w:t>, toliau – DVP</w:t>
      </w:r>
      <w:r w:rsidRPr="2E260C7A">
        <w:rPr>
          <w:rFonts w:ascii="Times New Roman" w:hAnsi="Times New Roman" w:cs="Times New Roman"/>
        </w:rPr>
        <w:t>, atvirosios prieigos mandatai), etikos gairių ir praktinio jų taikymo lygis. Vertinama atitiktis OECD (2021</w:t>
      </w:r>
      <w:r w:rsidR="00A15502">
        <w:rPr>
          <w:rFonts w:ascii="Times New Roman" w:hAnsi="Times New Roman" w:cs="Times New Roman"/>
        </w:rPr>
        <w:t>a</w:t>
      </w:r>
      <w:r w:rsidRPr="2E260C7A">
        <w:rPr>
          <w:rFonts w:ascii="Times New Roman" w:hAnsi="Times New Roman" w:cs="Times New Roman"/>
        </w:rPr>
        <w:t>) rekomendacijoms dėl prieigos prie viešai finansuojamų tyrimų duomenų.</w:t>
      </w:r>
    </w:p>
    <w:p w:rsidRPr="00AD663D" w:rsidR="00AD663D" w:rsidP="004E43A4" w:rsidRDefault="00C80D4E" w14:paraId="4CB08DD6" w14:textId="441AB287">
      <w:pPr>
        <w:pStyle w:val="Sraopastraipa"/>
        <w:numPr>
          <w:ilvl w:val="0"/>
          <w:numId w:val="6"/>
        </w:numPr>
        <w:rPr>
          <w:rFonts w:ascii="Times New Roman" w:hAnsi="Times New Roman" w:cs="Times New Roman"/>
        </w:rPr>
      </w:pPr>
      <w:r w:rsidRPr="2E260C7A">
        <w:rPr>
          <w:rFonts w:ascii="Times New Roman" w:hAnsi="Times New Roman" w:cs="Times New Roman"/>
          <w:b/>
          <w:bCs/>
        </w:rPr>
        <w:t>Kompetencijų žemėlap</w:t>
      </w:r>
      <w:r w:rsidRPr="2E260C7A" w:rsidR="00403BBA">
        <w:rPr>
          <w:rFonts w:ascii="Times New Roman" w:hAnsi="Times New Roman" w:cs="Times New Roman"/>
          <w:b/>
          <w:bCs/>
        </w:rPr>
        <w:t>į</w:t>
      </w:r>
      <w:r w:rsidRPr="2E260C7A">
        <w:rPr>
          <w:rFonts w:ascii="Times New Roman" w:hAnsi="Times New Roman" w:cs="Times New Roman"/>
        </w:rPr>
        <w:t>: Identifikuojamas duomenų</w:t>
      </w:r>
      <w:r w:rsidRPr="2E260C7A" w:rsidR="00403BBA">
        <w:rPr>
          <w:rFonts w:ascii="Times New Roman" w:hAnsi="Times New Roman" w:cs="Times New Roman"/>
        </w:rPr>
        <w:t xml:space="preserve"> stiuardų </w:t>
      </w:r>
      <w:r w:rsidRPr="2E260C7A">
        <w:rPr>
          <w:rFonts w:ascii="Times New Roman" w:hAnsi="Times New Roman" w:cs="Times New Roman"/>
        </w:rPr>
        <w:t xml:space="preserve">poreikis bei esamas jų skaičius MSI. Remiantis Wildgaard et al. (2020) kompetencijų </w:t>
      </w:r>
      <w:r w:rsidRPr="00A15502">
        <w:rPr>
          <w:rFonts w:ascii="Times New Roman" w:hAnsi="Times New Roman" w:cs="Times New Roman"/>
          <w:highlight w:val="cyan"/>
        </w:rPr>
        <w:t>rėmais</w:t>
      </w:r>
      <w:r w:rsidRPr="2E260C7A">
        <w:rPr>
          <w:rFonts w:ascii="Times New Roman" w:hAnsi="Times New Roman" w:cs="Times New Roman"/>
        </w:rPr>
        <w:t xml:space="preserve">, vertinamas atotrūkis tarp tyrėjų gebėjimų (pvz., gebėjimo parengti </w:t>
      </w:r>
      <w:r w:rsidRPr="2E260C7A" w:rsidR="00022A01">
        <w:rPr>
          <w:rFonts w:ascii="Times New Roman" w:hAnsi="Times New Roman" w:cs="Times New Roman"/>
        </w:rPr>
        <w:t>DVP</w:t>
      </w:r>
      <w:r w:rsidRPr="2E260C7A">
        <w:rPr>
          <w:rFonts w:ascii="Times New Roman" w:hAnsi="Times New Roman" w:cs="Times New Roman"/>
        </w:rPr>
        <w:t>) ir EOSC keliamų standartų. Tai sudaro pagrindą nacionalinės mokymų programos rekomendacijoms.</w:t>
      </w:r>
    </w:p>
    <w:p w:rsidRPr="00BB081A" w:rsidR="00403BBA" w:rsidP="3C1418B1" w:rsidRDefault="00403BBA" w14:paraId="0222653D" w14:textId="3AB2227E">
      <w:pPr>
        <w:ind w:firstLine="567"/>
        <w:rPr>
          <w:rFonts w:ascii="Times New Roman" w:hAnsi="Times New Roman" w:cs="Times New Roman"/>
        </w:rPr>
      </w:pPr>
      <w:r w:rsidRPr="2E260C7A">
        <w:rPr>
          <w:rFonts w:ascii="Times New Roman" w:hAnsi="Times New Roman" w:cs="Times New Roman"/>
        </w:rPr>
        <w:t xml:space="preserve">Trečioji empirinio tyrimo dalis - taikyti kiekybinės apklausos ir kokybinių interviu principai bei ekosistemos kartografavimas aprašomi kituose skyriuose (žr. </w:t>
      </w:r>
      <w:r w:rsidRPr="2E260C7A" w:rsidR="00DF0EA7">
        <w:rPr>
          <w:rFonts w:ascii="Times New Roman" w:hAnsi="Times New Roman" w:cs="Times New Roman"/>
          <w:highlight w:val="yellow"/>
        </w:rPr>
        <w:t>1.2.</w:t>
      </w:r>
      <w:r w:rsidRPr="2E260C7A">
        <w:rPr>
          <w:rFonts w:ascii="Times New Roman" w:hAnsi="Times New Roman" w:cs="Times New Roman"/>
          <w:highlight w:val="yellow"/>
        </w:rPr>
        <w:t xml:space="preserve"> ir </w:t>
      </w:r>
      <w:commentRangeStart w:id="211"/>
      <w:r w:rsidRPr="2E260C7A" w:rsidR="00A83597">
        <w:rPr>
          <w:rFonts w:ascii="Times New Roman" w:hAnsi="Times New Roman" w:cs="Times New Roman"/>
          <w:highlight w:val="yellow"/>
        </w:rPr>
        <w:t xml:space="preserve">X </w:t>
      </w:r>
      <w:commentRangeEnd w:id="211"/>
      <w:r w:rsidRPr="2E260C7A">
        <w:rPr>
          <w:rStyle w:val="Komentaronuoroda"/>
          <w:rFonts w:ascii="Times New Roman" w:hAnsi="Times New Roman" w:cs="Times New Roman"/>
          <w:sz w:val="24"/>
          <w:szCs w:val="24"/>
          <w:highlight w:val="yellow"/>
        </w:rPr>
        <w:commentReference w:id="211"/>
      </w:r>
      <w:r w:rsidRPr="2E260C7A" w:rsidR="00A83597">
        <w:rPr>
          <w:rFonts w:ascii="Times New Roman" w:hAnsi="Times New Roman" w:cs="Times New Roman"/>
          <w:highlight w:val="yellow"/>
        </w:rPr>
        <w:t>skyrius</w:t>
      </w:r>
      <w:r w:rsidRPr="2E260C7A">
        <w:rPr>
          <w:rFonts w:ascii="Times New Roman" w:hAnsi="Times New Roman" w:cs="Times New Roman"/>
        </w:rPr>
        <w:t>).</w:t>
      </w:r>
    </w:p>
    <w:p w:rsidRPr="00BB081A" w:rsidR="00403BBA" w:rsidP="007A6193" w:rsidRDefault="00403BBA" w14:paraId="41D5C408" w14:textId="77777777">
      <w:pPr>
        <w:rPr>
          <w:rFonts w:ascii="Times New Roman" w:hAnsi="Times New Roman" w:cs="Times New Roman"/>
          <w:b/>
          <w:bCs/>
        </w:rPr>
      </w:pPr>
    </w:p>
    <w:p w:rsidRPr="00BB081A" w:rsidR="00C80D4E" w:rsidP="00BB081A" w:rsidRDefault="00403BBA" w14:paraId="4FF789FD" w14:textId="3B5DAAB4">
      <w:pPr>
        <w:pStyle w:val="Antrat3"/>
      </w:pPr>
      <w:bookmarkStart w:name="_Toc225450960" w:id="212"/>
      <w:r w:rsidRPr="2E260C7A">
        <w:rPr>
          <w:rFonts w:eastAsia="Aptos"/>
        </w:rPr>
        <w:t>1.1.</w:t>
      </w:r>
      <w:r w:rsidRPr="2E260C7A" w:rsidR="00C80D4E">
        <w:rPr>
          <w:rFonts w:eastAsia="Aptos"/>
        </w:rPr>
        <w:t>4. Analitinė sintezė ir strateginis modeliavimas</w:t>
      </w:r>
      <w:bookmarkEnd w:id="212"/>
    </w:p>
    <w:p w:rsidRPr="00BB081A" w:rsidR="00403BBA" w:rsidP="007A6193" w:rsidRDefault="00403BBA" w14:paraId="78DDC1C5" w14:textId="77777777">
      <w:pPr>
        <w:rPr>
          <w:rFonts w:ascii="Times New Roman" w:hAnsi="Times New Roman" w:eastAsia="Aptos" w:cs="Times New Roman"/>
        </w:rPr>
      </w:pPr>
    </w:p>
    <w:p w:rsidRPr="00955FC3" w:rsidR="00C80D4E" w:rsidP="00751026" w:rsidRDefault="00C80D4E" w14:paraId="6675A020" w14:textId="199BA5FA">
      <w:pPr>
        <w:ind w:firstLine="567"/>
        <w:rPr>
          <w:rFonts w:ascii="Times New Roman" w:hAnsi="Times New Roman" w:cs="Times New Roman"/>
        </w:rPr>
      </w:pPr>
      <w:r w:rsidRPr="2E260C7A">
        <w:rPr>
          <w:rFonts w:ascii="Times New Roman" w:hAnsi="Times New Roman" w:eastAsia="Aptos" w:cs="Times New Roman"/>
        </w:rPr>
        <w:t>Visi empirinio tyrimo metu surinkti duomenys (infrastruktūros apimtys, duomenų formatai, kompetencijų lygis ir valdysenos spragos)</w:t>
      </w:r>
      <w:r w:rsidR="00A15502">
        <w:rPr>
          <w:rFonts w:ascii="Times New Roman" w:hAnsi="Times New Roman" w:eastAsia="Aptos" w:cs="Times New Roman"/>
        </w:rPr>
        <w:t xml:space="preserve"> buvo</w:t>
      </w:r>
      <w:r w:rsidRPr="2E260C7A">
        <w:rPr>
          <w:rFonts w:ascii="Times New Roman" w:hAnsi="Times New Roman" w:eastAsia="Aptos" w:cs="Times New Roman"/>
        </w:rPr>
        <w:t xml:space="preserve"> apdorojami ir interpretuojami </w:t>
      </w:r>
      <w:r w:rsidR="00A15502">
        <w:rPr>
          <w:rFonts w:ascii="Times New Roman" w:hAnsi="Times New Roman" w:eastAsia="Aptos" w:cs="Times New Roman"/>
        </w:rPr>
        <w:t>keturiais</w:t>
      </w:r>
      <w:r w:rsidRPr="2E260C7A">
        <w:rPr>
          <w:rFonts w:ascii="Times New Roman" w:hAnsi="Times New Roman" w:eastAsia="Aptos" w:cs="Times New Roman"/>
        </w:rPr>
        <w:t xml:space="preserve"> etapais, užtikrinant perėjimą nuo esamos būklės fiksavimo prie strateginių rekomendacijų formavimo:</w:t>
      </w:r>
    </w:p>
    <w:p w:rsidRPr="00BB081A" w:rsidR="00403BBA" w:rsidP="007A6193" w:rsidRDefault="00403BBA" w14:paraId="63EBE8A5" w14:textId="77777777">
      <w:pPr>
        <w:rPr>
          <w:rFonts w:ascii="Times New Roman" w:hAnsi="Times New Roman" w:eastAsia="Aptos" w:cs="Times New Roman"/>
          <w:b/>
          <w:bCs/>
        </w:rPr>
      </w:pPr>
    </w:p>
    <w:p w:rsidRPr="00955FC3" w:rsidR="00751026" w:rsidP="004E43A4" w:rsidRDefault="00C80D4E" w14:paraId="6838793A" w14:textId="77777777">
      <w:pPr>
        <w:pStyle w:val="Sraopastraipa"/>
        <w:numPr>
          <w:ilvl w:val="0"/>
          <w:numId w:val="7"/>
        </w:numPr>
        <w:rPr>
          <w:rFonts w:ascii="Times New Roman" w:hAnsi="Times New Roman" w:cs="Times New Roman"/>
        </w:rPr>
      </w:pPr>
      <w:r w:rsidRPr="2E260C7A">
        <w:rPr>
          <w:rFonts w:ascii="Times New Roman" w:hAnsi="Times New Roman" w:eastAsia="Aptos" w:cs="Times New Roman"/>
          <w:b/>
          <w:bCs/>
        </w:rPr>
        <w:t>Duomenų analizė ir sisteminimas.</w:t>
      </w:r>
      <w:r w:rsidRPr="2E260C7A">
        <w:rPr>
          <w:rFonts w:ascii="Times New Roman" w:hAnsi="Times New Roman" w:eastAsia="Aptos" w:cs="Times New Roman"/>
        </w:rPr>
        <w:t xml:space="preserve"> Statistiniai apklausos duomenys apdorojami atliekant aprašomąją statistiką ir lyginamuosius pjūvius pagal institucijų pobūdį, dydį bei mokslo sritis (</w:t>
      </w:r>
      <w:commentRangeStart w:id="213"/>
      <w:r w:rsidRPr="2E260C7A">
        <w:rPr>
          <w:rFonts w:ascii="Times New Roman" w:hAnsi="Times New Roman" w:eastAsia="Aptos" w:cs="Times New Roman"/>
        </w:rPr>
        <w:t>naudojant SPSS / R programinę įrangą</w:t>
      </w:r>
      <w:commentRangeEnd w:id="213"/>
      <w:r w:rsidRPr="2E260C7A">
        <w:rPr>
          <w:rStyle w:val="Komentaronuoroda"/>
          <w:rFonts w:ascii="Times New Roman" w:hAnsi="Times New Roman" w:eastAsia="Aptos" w:cs="Times New Roman"/>
          <w:sz w:val="24"/>
          <w:szCs w:val="24"/>
        </w:rPr>
        <w:commentReference w:id="213"/>
      </w:r>
      <w:r w:rsidRPr="2E260C7A">
        <w:rPr>
          <w:rFonts w:ascii="Times New Roman" w:hAnsi="Times New Roman" w:eastAsia="Aptos" w:cs="Times New Roman"/>
        </w:rPr>
        <w:t xml:space="preserve">). </w:t>
      </w:r>
      <w:commentRangeStart w:id="214"/>
      <w:r w:rsidRPr="2E260C7A">
        <w:rPr>
          <w:rFonts w:ascii="Times New Roman" w:hAnsi="Times New Roman" w:eastAsia="Aptos" w:cs="Times New Roman"/>
        </w:rPr>
        <w:t xml:space="preserve">Kokybinio tyrimo (interviu) </w:t>
      </w:r>
      <w:commentRangeEnd w:id="214"/>
      <w:r w:rsidRPr="2E260C7A" w:rsidR="00A15502">
        <w:rPr>
          <w:rStyle w:val="Komentaronuoroda"/>
          <w:rFonts w:ascii="Times New Roman" w:hAnsi="Times New Roman" w:eastAsia="Aptos" w:cs="Times New Roman"/>
          <w:sz w:val="24"/>
          <w:szCs w:val="24"/>
        </w:rPr>
        <w:commentReference w:id="214"/>
      </w:r>
      <w:r w:rsidRPr="2E260C7A">
        <w:rPr>
          <w:rFonts w:ascii="Times New Roman" w:hAnsi="Times New Roman" w:eastAsia="Aptos" w:cs="Times New Roman"/>
        </w:rPr>
        <w:t>duomenys integruojami taikant teminę analizę, tai leidžia interpretuoti statistines tendencijas per institucinės kultūros ir specifinių barjerų prizmę. Rezultatai iliustruojami vaizdinėmis priemonėmis – grafikais, lentelėmis ir ekosistemos ryšių žemėlapiais.</w:t>
      </w:r>
    </w:p>
    <w:p w:rsidRPr="00955FC3" w:rsidR="00751026" w:rsidP="004E43A4" w:rsidRDefault="5815C440" w14:paraId="7D2E1C45" w14:textId="630472E7">
      <w:pPr>
        <w:pStyle w:val="Sraopastraipa"/>
        <w:numPr>
          <w:ilvl w:val="0"/>
          <w:numId w:val="7"/>
        </w:numPr>
        <w:rPr>
          <w:rFonts w:ascii="Times New Roman" w:hAnsi="Times New Roman" w:cs="Times New Roman"/>
        </w:rPr>
      </w:pPr>
      <w:r w:rsidRPr="00A15502">
        <w:rPr>
          <w:rFonts w:ascii="Times New Roman" w:hAnsi="Times New Roman" w:eastAsia="Aptos" w:cs="Times New Roman"/>
          <w:b/>
          <w:bCs/>
        </w:rPr>
        <w:t xml:space="preserve">Spragų analizė (angl. </w:t>
      </w:r>
      <w:r w:rsidRPr="00A15502">
        <w:rPr>
          <w:rFonts w:ascii="Times New Roman" w:hAnsi="Times New Roman" w:eastAsia="Aptos" w:cs="Times New Roman"/>
          <w:b/>
          <w:bCs/>
          <w:i/>
          <w:iCs/>
        </w:rPr>
        <w:t>Gap Analysis</w:t>
      </w:r>
      <w:r w:rsidRPr="00A15502">
        <w:rPr>
          <w:rFonts w:ascii="Times New Roman" w:hAnsi="Times New Roman" w:eastAsia="Aptos" w:cs="Times New Roman"/>
          <w:b/>
          <w:bCs/>
        </w:rPr>
        <w:t xml:space="preserve">) ir </w:t>
      </w:r>
      <w:r w:rsidRPr="00A15502" w:rsidR="00A15502">
        <w:rPr>
          <w:rFonts w:ascii="Times New Roman" w:hAnsi="Times New Roman" w:eastAsia="Calibri" w:cs="Times New Roman"/>
          <w:b/>
          <w:bCs/>
        </w:rPr>
        <w:t>Stiprybių, silpnybių, galimybių ir grėsmių</w:t>
      </w:r>
      <w:r w:rsidR="00A15502">
        <w:rPr>
          <w:rFonts w:ascii="Times New Roman" w:hAnsi="Times New Roman" w:eastAsia="Calibri" w:cs="Times New Roman"/>
          <w:b/>
          <w:bCs/>
        </w:rPr>
        <w:t xml:space="preserve"> </w:t>
      </w:r>
      <w:r w:rsidRPr="00A15502" w:rsidR="00A15502">
        <w:rPr>
          <w:rFonts w:ascii="Times New Roman" w:hAnsi="Times New Roman" w:eastAsia="Aptos" w:cs="Times New Roman"/>
          <w:b/>
          <w:bCs/>
        </w:rPr>
        <w:t xml:space="preserve">(angl. </w:t>
      </w:r>
      <w:r w:rsidRPr="00A15502" w:rsidR="00A15502">
        <w:rPr>
          <w:rFonts w:ascii="Times New Roman" w:hAnsi="Times New Roman" w:eastAsia="Aptos" w:cs="Times New Roman"/>
          <w:b/>
          <w:bCs/>
          <w:i/>
          <w:iCs/>
        </w:rPr>
        <w:t>SWOT</w:t>
      </w:r>
      <w:r w:rsidRPr="00A15502" w:rsidR="00A15502">
        <w:rPr>
          <w:rFonts w:ascii="Times New Roman" w:hAnsi="Times New Roman" w:eastAsia="Aptos" w:cs="Times New Roman"/>
          <w:b/>
          <w:bCs/>
        </w:rPr>
        <w:t>)</w:t>
      </w:r>
      <w:r w:rsidRPr="00A15502" w:rsidR="00A15502">
        <w:rPr>
          <w:rFonts w:ascii="Times New Roman" w:hAnsi="Times New Roman" w:eastAsia="Calibri" w:cs="Times New Roman"/>
          <w:b/>
          <w:bCs/>
        </w:rPr>
        <w:t xml:space="preserve"> analizė</w:t>
      </w:r>
      <w:r w:rsidRPr="00A15502" w:rsidR="00A15502">
        <w:rPr>
          <w:rFonts w:ascii="Times New Roman" w:hAnsi="Times New Roman" w:eastAsia="Aptos" w:cs="Times New Roman"/>
          <w:b/>
          <w:bCs/>
        </w:rPr>
        <w:t xml:space="preserve"> </w:t>
      </w:r>
      <w:r w:rsidR="00A15502">
        <w:rPr>
          <w:rFonts w:ascii="Times New Roman" w:hAnsi="Times New Roman" w:eastAsia="Aptos" w:cs="Times New Roman"/>
          <w:b/>
          <w:bCs/>
        </w:rPr>
        <w:t xml:space="preserve">(toliau – </w:t>
      </w:r>
      <w:r w:rsidRPr="00A15502">
        <w:rPr>
          <w:rFonts w:ascii="Times New Roman" w:hAnsi="Times New Roman" w:eastAsia="Aptos" w:cs="Times New Roman"/>
          <w:b/>
          <w:bCs/>
        </w:rPr>
        <w:t>SSGG</w:t>
      </w:r>
      <w:r w:rsidR="00A15502">
        <w:rPr>
          <w:rFonts w:ascii="Times New Roman" w:hAnsi="Times New Roman" w:eastAsia="Aptos" w:cs="Times New Roman"/>
          <w:b/>
          <w:bCs/>
        </w:rPr>
        <w:t>)</w:t>
      </w:r>
      <w:r w:rsidRPr="2E260C7A">
        <w:rPr>
          <w:rFonts w:ascii="Times New Roman" w:hAnsi="Times New Roman" w:eastAsia="Aptos" w:cs="Times New Roman"/>
          <w:b/>
          <w:bCs/>
        </w:rPr>
        <w:t>.</w:t>
      </w:r>
      <w:r w:rsidRPr="2E260C7A">
        <w:rPr>
          <w:rFonts w:ascii="Times New Roman" w:hAnsi="Times New Roman" w:eastAsia="Aptos" w:cs="Times New Roman"/>
        </w:rPr>
        <w:t xml:space="preserve"> Remiantis surinktais duomenimis, atliekamas sisteminis Lietuvos situacijos palyginimas su EOSC-IF idealiojo modelio reikalavimais. Identifikuojamos kritinės spragos teisiniame, organizaciniame, semantiniame ir technologiniame lygmenyse. Strateginiam vertinimui taikoma SSGG </w:t>
      </w:r>
      <w:r w:rsidRPr="2E260C7A">
        <w:rPr>
          <w:rFonts w:ascii="Times New Roman" w:hAnsi="Times New Roman" w:eastAsia="Aptos" w:cs="Times New Roman"/>
        </w:rPr>
        <w:t xml:space="preserve">(SWOT) analizė (Dyson, 2004), kurios pagrindu identifikuojamos vidinės stiprybės ir išorinės galimybės, būtinos sėkmingai integracijai į EOSC. Šio vertinimo pagrindu </w:t>
      </w:r>
      <w:r w:rsidRPr="000B17CE">
        <w:rPr>
          <w:rFonts w:ascii="Times New Roman" w:hAnsi="Times New Roman" w:eastAsia="Aptos" w:cs="Times New Roman"/>
          <w:highlight w:val="cyan"/>
        </w:rPr>
        <w:t>formuluojami trys integracijos scenarijai: (1) nacionalinis mazgas, (2) regioninis mazgas, (3) decentralizuotas vystymasis</w:t>
      </w:r>
      <w:r w:rsidRPr="2E260C7A">
        <w:rPr>
          <w:rFonts w:ascii="Times New Roman" w:hAnsi="Times New Roman" w:eastAsia="Aptos" w:cs="Times New Roman"/>
        </w:rPr>
        <w:t xml:space="preserve"> (</w:t>
      </w:r>
      <w:r w:rsidRPr="2E260C7A">
        <w:rPr>
          <w:rFonts w:ascii="Times New Roman" w:hAnsi="Times New Roman" w:eastAsia="Aptos" w:cs="Times New Roman"/>
          <w:i/>
          <w:iCs/>
        </w:rPr>
        <w:t xml:space="preserve">status quo – </w:t>
      </w:r>
      <w:r w:rsidRPr="2E260C7A">
        <w:rPr>
          <w:rFonts w:ascii="Times New Roman" w:hAnsi="Times New Roman" w:eastAsia="Aptos" w:cs="Times New Roman"/>
        </w:rPr>
        <w:t>išlaikant esamą fragmentišką vystymosi modelį be sisteminės integracijos, pvz. integracija vyksta fragmentiškai per konkrečios nacionalinės MTI integracijas į ERIC tipo MTI) .</w:t>
      </w:r>
    </w:p>
    <w:p w:rsidRPr="00955FC3" w:rsidR="00751026" w:rsidP="004E43A4" w:rsidRDefault="00C80D4E" w14:paraId="297DDA07" w14:textId="77777777">
      <w:pPr>
        <w:pStyle w:val="Sraopastraipa"/>
        <w:numPr>
          <w:ilvl w:val="0"/>
          <w:numId w:val="7"/>
        </w:numPr>
        <w:rPr>
          <w:rFonts w:ascii="Times New Roman" w:hAnsi="Times New Roman" w:cs="Times New Roman"/>
        </w:rPr>
      </w:pPr>
      <w:r w:rsidRPr="2E260C7A">
        <w:rPr>
          <w:rFonts w:ascii="Times New Roman" w:hAnsi="Times New Roman" w:eastAsia="Aptos" w:cs="Times New Roman"/>
          <w:b/>
          <w:bCs/>
        </w:rPr>
        <w:t>Finansinis pagrindimas ir investicijų poreikio vertinimas.</w:t>
      </w:r>
      <w:r w:rsidRPr="2E260C7A">
        <w:rPr>
          <w:rFonts w:ascii="Times New Roman" w:hAnsi="Times New Roman" w:eastAsia="Aptos" w:cs="Times New Roman"/>
        </w:rPr>
        <w:t xml:space="preserve"> Kiekvienas scenarijus vertinamas taikant kaštų ir naudos analizės (angl. </w:t>
      </w:r>
      <w:r w:rsidRPr="2E260C7A">
        <w:rPr>
          <w:rFonts w:ascii="Times New Roman" w:hAnsi="Times New Roman" w:eastAsia="Aptos" w:cs="Times New Roman"/>
          <w:i/>
          <w:iCs/>
        </w:rPr>
        <w:t>Cost-Benefit Analysis</w:t>
      </w:r>
      <w:r w:rsidRPr="2E260C7A">
        <w:rPr>
          <w:rFonts w:ascii="Times New Roman" w:hAnsi="Times New Roman" w:eastAsia="Aptos" w:cs="Times New Roman"/>
        </w:rPr>
        <w:t>) principus. Metodika numato ne tik tiesioginių investicijų (techninė įranga, licencijos) poreikio nustatymą, bet ir socio-ekonominės bei mokslinės naudos modeliavimą (pvz., laiko sutaupymas, pakartotinis duomenų naudojimas, inovacijų potencialas). Investicijų poreikis skirstomas į trumpalaikį (projekto įgyvendinimo) ir tęstinį (tvarumo užtikrinimo), vertinant galimus finansavimo šaltinius (ES fondai, nacionalinis biudžetas).</w:t>
      </w:r>
    </w:p>
    <w:p w:rsidRPr="00751026" w:rsidR="00C80D4E" w:rsidP="004E43A4" w:rsidRDefault="5815C440" w14:paraId="1C54AE94" w14:textId="761F3714">
      <w:pPr>
        <w:pStyle w:val="Sraopastraipa"/>
        <w:numPr>
          <w:ilvl w:val="0"/>
          <w:numId w:val="7"/>
        </w:numPr>
        <w:rPr>
          <w:rFonts w:ascii="Times New Roman" w:hAnsi="Times New Roman" w:cs="Times New Roman"/>
        </w:rPr>
      </w:pPr>
      <w:r w:rsidRPr="2E260C7A">
        <w:rPr>
          <w:rFonts w:ascii="Times New Roman" w:hAnsi="Times New Roman" w:eastAsia="Aptos" w:cs="Times New Roman"/>
          <w:b/>
          <w:bCs/>
        </w:rPr>
        <w:t>Įgyvendinimo plano ir organizacinės struktūros projektavimas.</w:t>
      </w:r>
      <w:r w:rsidRPr="2E260C7A">
        <w:rPr>
          <w:rFonts w:ascii="Times New Roman" w:hAnsi="Times New Roman" w:eastAsia="Aptos" w:cs="Times New Roman"/>
        </w:rPr>
        <w:t xml:space="preserve"> Strateginis veiksmų planas (angl. </w:t>
      </w:r>
      <w:r w:rsidRPr="2E260C7A">
        <w:rPr>
          <w:rFonts w:ascii="Times New Roman" w:hAnsi="Times New Roman" w:eastAsia="Aptos" w:cs="Times New Roman"/>
          <w:i/>
          <w:iCs/>
        </w:rPr>
        <w:t>Roadmap</w:t>
      </w:r>
      <w:r w:rsidRPr="2E260C7A">
        <w:rPr>
          <w:rFonts w:ascii="Times New Roman" w:hAnsi="Times New Roman" w:eastAsia="Aptos" w:cs="Times New Roman"/>
        </w:rPr>
        <w:t xml:space="preserve">) kuriamas remiantis loginės sekos principu, išskiriant trumpalaikes, vidutinės trukmės ir ilgalaikes veiklas. Siekiant užtikrinti plano įgyvendinamumą, taikomas RACI (angl. </w:t>
      </w:r>
      <w:r w:rsidRPr="2E260C7A">
        <w:rPr>
          <w:rFonts w:ascii="Times New Roman" w:hAnsi="Times New Roman" w:eastAsia="Aptos" w:cs="Times New Roman"/>
          <w:i/>
          <w:iCs/>
        </w:rPr>
        <w:t>Responsible, Accountable, Consulted, Informed</w:t>
      </w:r>
      <w:r w:rsidRPr="2E260C7A">
        <w:rPr>
          <w:rFonts w:ascii="Times New Roman" w:hAnsi="Times New Roman" w:eastAsia="Aptos" w:cs="Times New Roman"/>
        </w:rPr>
        <w:t>) atsakomybių matricos modelis, identifikuojantis pagrindinių suinteresuotų šalių (</w:t>
      </w:r>
      <w:r w:rsidRPr="2E260C7A" w:rsidR="7E5C14FF">
        <w:rPr>
          <w:rFonts w:ascii="Times New Roman" w:hAnsi="Times New Roman" w:cs="Times New Roman"/>
        </w:rPr>
        <w:t xml:space="preserve">Lietuvos Respublikos švietimo, mokslo ir sporto ministerijos (toliau – </w:t>
      </w:r>
      <w:r w:rsidRPr="2E260C7A">
        <w:rPr>
          <w:rFonts w:ascii="Times New Roman" w:hAnsi="Times New Roman" w:eastAsia="Aptos" w:cs="Times New Roman"/>
        </w:rPr>
        <w:t>ŠMSM</w:t>
      </w:r>
      <w:r w:rsidRPr="2E260C7A" w:rsidR="7E5C14FF">
        <w:rPr>
          <w:rFonts w:ascii="Times New Roman" w:hAnsi="Times New Roman" w:eastAsia="Aptos" w:cs="Times New Roman"/>
        </w:rPr>
        <w:t>)</w:t>
      </w:r>
      <w:r w:rsidRPr="2E260C7A">
        <w:rPr>
          <w:rFonts w:ascii="Times New Roman" w:hAnsi="Times New Roman" w:eastAsia="Aptos" w:cs="Times New Roman"/>
        </w:rPr>
        <w:t xml:space="preserve">, LMT, MSI, kt.) vaidmenis ir funkcijas nacionalinėje MTD valdysenos struktūroje. Rizikos vertinamos taikant tikimybės-poveikio matricą pagal ISO 31000 </w:t>
      </w:r>
      <w:r w:rsidRPr="2E260C7A" w:rsidR="72BF1EA5">
        <w:rPr>
          <w:rFonts w:ascii="Times New Roman" w:hAnsi="Times New Roman" w:eastAsia="Aptos" w:cs="Times New Roman"/>
        </w:rPr>
        <w:t xml:space="preserve">rizikų valdymo </w:t>
      </w:r>
      <w:r w:rsidRPr="2E260C7A">
        <w:rPr>
          <w:rFonts w:ascii="Times New Roman" w:hAnsi="Times New Roman" w:eastAsia="Aptos" w:cs="Times New Roman"/>
        </w:rPr>
        <w:t>standartą.</w:t>
      </w:r>
    </w:p>
    <w:p w:rsidRPr="00BB081A" w:rsidR="00A8538B" w:rsidP="007A6193" w:rsidRDefault="00A8538B" w14:paraId="2430CF37" w14:textId="77777777">
      <w:pPr>
        <w:rPr>
          <w:rFonts w:ascii="Times New Roman" w:hAnsi="Times New Roman" w:cs="Times New Roman"/>
        </w:rPr>
      </w:pPr>
    </w:p>
    <w:p w:rsidRPr="00BB081A" w:rsidR="00C80D4E" w:rsidP="00BB081A" w:rsidRDefault="003263CC" w14:paraId="77BA1990" w14:textId="43E35282">
      <w:pPr>
        <w:pStyle w:val="Antrat3"/>
      </w:pPr>
      <w:bookmarkStart w:name="_Toc225450961" w:id="215"/>
      <w:r>
        <w:t>1.1.</w:t>
      </w:r>
      <w:r w:rsidR="00C80D4E">
        <w:t>5. Kokybės užtikrinimas ir etika</w:t>
      </w:r>
      <w:bookmarkEnd w:id="215"/>
    </w:p>
    <w:p w:rsidRPr="00955FC3" w:rsidR="00C80D4E" w:rsidP="00522E51" w:rsidRDefault="00C80D4E" w14:paraId="39739330" w14:textId="16F2B082">
      <w:pPr>
        <w:ind w:firstLine="567"/>
        <w:rPr>
          <w:rFonts w:ascii="Times New Roman" w:hAnsi="Times New Roman" w:cs="Times New Roman"/>
        </w:rPr>
      </w:pPr>
      <w:r w:rsidRPr="2E260C7A">
        <w:rPr>
          <w:rFonts w:ascii="Times New Roman" w:hAnsi="Times New Roman" w:cs="Times New Roman"/>
        </w:rPr>
        <w:t xml:space="preserve">Siekiant užtikrinti tyrimo validumą, taikoma metodų trianguliacija (kiekybinių ir kokybinių duomenų derinimas bei dokumentų analizė), grupinis ekspertinis vertinimas (konsultacijos su </w:t>
      </w:r>
      <w:commentRangeStart w:id="216"/>
      <w:r w:rsidRPr="2E260C7A" w:rsidR="003263CC">
        <w:rPr>
          <w:rFonts w:ascii="Times New Roman" w:hAnsi="Times New Roman" w:cs="Times New Roman"/>
        </w:rPr>
        <w:t>LMT ekspertų</w:t>
      </w:r>
      <w:r w:rsidRPr="2E260C7A">
        <w:rPr>
          <w:rFonts w:ascii="Times New Roman" w:hAnsi="Times New Roman" w:cs="Times New Roman"/>
        </w:rPr>
        <w:t xml:space="preserve"> komitetais</w:t>
      </w:r>
      <w:commentRangeEnd w:id="216"/>
      <w:r w:rsidRPr="2E260C7A">
        <w:rPr>
          <w:rStyle w:val="Komentaronuoroda"/>
          <w:rFonts w:ascii="Times New Roman" w:hAnsi="Times New Roman" w:cs="Times New Roman"/>
          <w:sz w:val="24"/>
          <w:szCs w:val="24"/>
        </w:rPr>
        <w:commentReference w:id="216"/>
      </w:r>
      <w:r w:rsidRPr="2E260C7A">
        <w:rPr>
          <w:rFonts w:ascii="Times New Roman" w:hAnsi="Times New Roman" w:cs="Times New Roman"/>
        </w:rPr>
        <w:t xml:space="preserve">) ir viešosios konsultacijos (du forumai su mokslo bendruomene ir politikos formuotojais </w:t>
      </w:r>
      <w:r w:rsidRPr="2E260C7A" w:rsidR="001621DC">
        <w:rPr>
          <w:rFonts w:ascii="Times New Roman" w:hAnsi="Times New Roman" w:cs="Times New Roman"/>
        </w:rPr>
        <w:t xml:space="preserve">galimybių </w:t>
      </w:r>
      <w:r w:rsidRPr="2E260C7A">
        <w:rPr>
          <w:rFonts w:ascii="Times New Roman" w:hAnsi="Times New Roman" w:cs="Times New Roman"/>
        </w:rPr>
        <w:t>studijos</w:t>
      </w:r>
      <w:r w:rsidRPr="2E260C7A" w:rsidR="001621DC">
        <w:rPr>
          <w:rFonts w:ascii="Times New Roman" w:hAnsi="Times New Roman" w:cs="Times New Roman"/>
        </w:rPr>
        <w:t xml:space="preserve"> rengimo</w:t>
      </w:r>
      <w:r w:rsidRPr="2E260C7A">
        <w:rPr>
          <w:rFonts w:ascii="Times New Roman" w:hAnsi="Times New Roman" w:cs="Times New Roman"/>
        </w:rPr>
        <w:t xml:space="preserve"> procesui ir rezultatams aptarti).</w:t>
      </w:r>
    </w:p>
    <w:p w:rsidR="00C80D4E" w:rsidP="00522E51" w:rsidRDefault="00C80D4E" w14:paraId="21E2653E" w14:textId="28916B39">
      <w:pPr>
        <w:ind w:firstLine="567"/>
        <w:rPr>
          <w:rFonts w:ascii="Times New Roman" w:hAnsi="Times New Roman" w:cs="Times New Roman"/>
        </w:rPr>
      </w:pPr>
      <w:r w:rsidRPr="2E260C7A">
        <w:rPr>
          <w:rFonts w:ascii="Times New Roman" w:hAnsi="Times New Roman" w:cs="Times New Roman"/>
        </w:rPr>
        <w:t>Etiniai aspektai griežtai atitinka Bendrojo duomenų apsaugos reglamento (</w:t>
      </w:r>
      <w:r w:rsidRPr="2E260C7A" w:rsidR="001621DC">
        <w:rPr>
          <w:rFonts w:ascii="Times New Roman" w:hAnsi="Times New Roman" w:cs="Times New Roman"/>
        </w:rPr>
        <w:t xml:space="preserve">toliau – </w:t>
      </w:r>
      <w:r w:rsidRPr="2E260C7A">
        <w:rPr>
          <w:rFonts w:ascii="Times New Roman" w:hAnsi="Times New Roman" w:cs="Times New Roman"/>
        </w:rPr>
        <w:t xml:space="preserve">BDAR) reikalavimus: visi apklausų duomenys nuasmeninami, </w:t>
      </w:r>
      <w:r w:rsidRPr="00742D9D">
        <w:rPr>
          <w:rFonts w:ascii="Times New Roman" w:hAnsi="Times New Roman" w:cs="Times New Roman"/>
          <w:highlight w:val="yellow"/>
        </w:rPr>
        <w:t>interviu tekstai</w:t>
      </w:r>
      <w:r w:rsidRPr="2E260C7A">
        <w:rPr>
          <w:rFonts w:ascii="Times New Roman" w:hAnsi="Times New Roman" w:cs="Times New Roman"/>
        </w:rPr>
        <w:t xml:space="preserve"> nuasmeninami, surinkti duomenys naudojami tik apibendrinta forma ir išskirtinai studijos tikslams, </w:t>
      </w:r>
      <w:r w:rsidRPr="2E260C7A" w:rsidR="001621DC">
        <w:rPr>
          <w:rFonts w:ascii="Times New Roman" w:hAnsi="Times New Roman" w:cs="Times New Roman"/>
        </w:rPr>
        <w:t xml:space="preserve">taip </w:t>
      </w:r>
      <w:r w:rsidRPr="2E260C7A">
        <w:rPr>
          <w:rFonts w:ascii="Times New Roman" w:hAnsi="Times New Roman" w:cs="Times New Roman"/>
        </w:rPr>
        <w:t>užtikrinant konfidencialumą ir duomenų apsaugą.</w:t>
      </w:r>
    </w:p>
    <w:p w:rsidR="00E9165A" w:rsidP="00522E51" w:rsidRDefault="00E9165A" w14:paraId="648715B4" w14:textId="77777777">
      <w:pPr>
        <w:ind w:firstLine="567"/>
        <w:rPr>
          <w:rFonts w:ascii="Times New Roman" w:hAnsi="Times New Roman" w:cs="Times New Roman"/>
        </w:rPr>
      </w:pPr>
    </w:p>
    <w:p w:rsidRPr="00B44538" w:rsidR="00E9165A" w:rsidP="00B44538" w:rsidRDefault="00E9165A" w14:paraId="2F171BCD" w14:textId="03C29111">
      <w:pPr>
        <w:pStyle w:val="Antrat2"/>
      </w:pPr>
      <w:bookmarkStart w:name="_Toc225450962" w:id="217"/>
      <w:r w:rsidRPr="00B44538">
        <w:t xml:space="preserve">1.2. </w:t>
      </w:r>
      <w:commentRangeStart w:id="218"/>
      <w:commentRangeStart w:id="219"/>
      <w:commentRangeStart w:id="342473981"/>
      <w:r w:rsidRPr="00B44538">
        <w:t>Šaltinių parinkimo metodika</w:t>
      </w:r>
      <w:bookmarkEnd w:id="217"/>
      <w:commentRangeEnd w:id="218"/>
      <w:r w:rsidRPr="00B44538">
        <w:rPr>
          <w:rStyle w:val="Komentaronuoroda"/>
          <w:sz w:val="26"/>
          <w:szCs w:val="26"/>
        </w:rPr>
        <w:commentReference w:id="218"/>
      </w:r>
      <w:commentRangeEnd w:id="219"/>
      <w:r>
        <w:rPr>
          <w:rStyle w:val="CommentReference"/>
        </w:rPr>
        <w:commentReference w:id="219"/>
      </w:r>
      <w:commentRangeEnd w:id="342473981"/>
      <w:r>
        <w:rPr>
          <w:rStyle w:val="CommentReference"/>
        </w:rPr>
        <w:commentReference w:id="342473981"/>
      </w:r>
      <w:r w:rsidRPr="00B44538">
        <w:t xml:space="preserve"> </w:t>
      </w:r>
    </w:p>
    <w:p w:rsidRPr="00BB081A" w:rsidR="00E9165A" w:rsidP="00E9165A" w:rsidRDefault="00E9165A" w14:paraId="1F3EA524" w14:textId="77777777">
      <w:pPr>
        <w:rPr>
          <w:rFonts w:ascii="Times New Roman" w:hAnsi="Times New Roman" w:cs="Times New Roman"/>
          <w:lang w:val="en-US"/>
        </w:rPr>
      </w:pPr>
    </w:p>
    <w:p w:rsidR="00E9165A" w:rsidP="00E9165A" w:rsidRDefault="00E9165A" w14:paraId="41521D1C" w14:textId="77777777">
      <w:pPr>
        <w:ind w:firstLine="567"/>
        <w:rPr>
          <w:rFonts w:ascii="Times New Roman" w:hAnsi="Times New Roman" w:cs="Times New Roman"/>
        </w:rPr>
      </w:pPr>
      <w:r w:rsidRPr="2E260C7A">
        <w:rPr>
          <w:rFonts w:ascii="Times New Roman" w:hAnsi="Times New Roman" w:cs="Times New Roman"/>
        </w:rPr>
        <w:t>Galimybių studijoje naudoti pirminiai ir antriniai informacijos šaltiniai apima mokslines publikacijas, preprintus, AM politikos dokumentus, organizacijų ir projektų parengtas studijas bei rekomendacijas (pilkąją literatūrą), tarptautinių projektų interneto svetainėse sukauptą informaciją.</w:t>
      </w:r>
    </w:p>
    <w:p w:rsidR="00E9165A" w:rsidP="00E9165A" w:rsidRDefault="00E9165A" w14:paraId="06339C82" w14:textId="77777777">
      <w:pPr>
        <w:ind w:firstLine="567"/>
        <w:rPr>
          <w:rFonts w:ascii="Times New Roman" w:hAnsi="Times New Roman" w:cs="Times New Roman"/>
        </w:rPr>
      </w:pPr>
      <w:r w:rsidRPr="2E260C7A">
        <w:rPr>
          <w:rFonts w:ascii="Times New Roman" w:hAnsi="Times New Roman" w:cs="Times New Roman"/>
        </w:rPr>
        <w:t xml:space="preserve">Mokslinių publikacijų paieškai buvo naudojamos tarptautinės bibliografinės duomenų bazės </w:t>
      </w:r>
      <w:r w:rsidRPr="2E260C7A">
        <w:rPr>
          <w:rFonts w:ascii="Times New Roman" w:hAnsi="Times New Roman" w:cs="Times New Roman"/>
          <w:i/>
          <w:iCs/>
        </w:rPr>
        <w:t>Web of Science</w:t>
      </w:r>
      <w:r w:rsidRPr="2E260C7A">
        <w:rPr>
          <w:rFonts w:ascii="Times New Roman" w:hAnsi="Times New Roman" w:cs="Times New Roman"/>
        </w:rPr>
        <w:t xml:space="preserve">, </w:t>
      </w:r>
      <w:r w:rsidRPr="2E260C7A">
        <w:rPr>
          <w:rFonts w:ascii="Times New Roman" w:hAnsi="Times New Roman" w:cs="Times New Roman"/>
          <w:i/>
          <w:iCs/>
        </w:rPr>
        <w:t>Scopus</w:t>
      </w:r>
      <w:r w:rsidRPr="2E260C7A">
        <w:rPr>
          <w:rFonts w:ascii="Times New Roman" w:hAnsi="Times New Roman" w:cs="Times New Roman"/>
        </w:rPr>
        <w:t xml:space="preserve">, </w:t>
      </w:r>
      <w:r w:rsidRPr="2E260C7A">
        <w:rPr>
          <w:rFonts w:ascii="Times New Roman" w:hAnsi="Times New Roman" w:cs="Times New Roman"/>
          <w:i/>
          <w:iCs/>
        </w:rPr>
        <w:t>Europe PMC</w:t>
      </w:r>
      <w:r w:rsidRPr="2E260C7A">
        <w:rPr>
          <w:rFonts w:ascii="Times New Roman" w:hAnsi="Times New Roman" w:cs="Times New Roman"/>
        </w:rPr>
        <w:t xml:space="preserve">, </w:t>
      </w:r>
      <w:r w:rsidRPr="2E260C7A">
        <w:rPr>
          <w:rFonts w:ascii="Times New Roman" w:hAnsi="Times New Roman" w:cs="Times New Roman"/>
          <w:i/>
          <w:iCs/>
        </w:rPr>
        <w:t>IEEE Xplore</w:t>
      </w:r>
      <w:r w:rsidRPr="2E260C7A">
        <w:rPr>
          <w:rFonts w:ascii="Times New Roman" w:hAnsi="Times New Roman" w:cs="Times New Roman"/>
        </w:rPr>
        <w:t xml:space="preserve">, </w:t>
      </w:r>
      <w:r w:rsidRPr="2E260C7A">
        <w:rPr>
          <w:rFonts w:ascii="Times New Roman" w:hAnsi="Times New Roman" w:cs="Times New Roman"/>
          <w:i/>
          <w:iCs/>
        </w:rPr>
        <w:t xml:space="preserve">Google Scholar, </w:t>
      </w:r>
      <w:r w:rsidRPr="2E260C7A">
        <w:rPr>
          <w:rFonts w:ascii="Times New Roman" w:hAnsi="Times New Roman" w:cs="Times New Roman"/>
        </w:rPr>
        <w:t xml:space="preserve">taip pat AP talpyklos (pvz., </w:t>
      </w:r>
      <w:r w:rsidRPr="2E260C7A">
        <w:rPr>
          <w:rFonts w:ascii="Times New Roman" w:hAnsi="Times New Roman" w:cs="Times New Roman"/>
          <w:i/>
          <w:iCs/>
        </w:rPr>
        <w:t>Zenodo</w:t>
      </w:r>
      <w:r w:rsidRPr="2E260C7A">
        <w:rPr>
          <w:rFonts w:ascii="Times New Roman" w:hAnsi="Times New Roman" w:cs="Times New Roman"/>
        </w:rPr>
        <w:t>) ir eLABa</w:t>
      </w:r>
      <w:r w:rsidRPr="2E260C7A">
        <w:rPr>
          <w:rFonts w:ascii="Times New Roman" w:hAnsi="Times New Roman" w:cs="Times New Roman"/>
          <w:i/>
          <w:iCs/>
        </w:rPr>
        <w:t xml:space="preserve">. </w:t>
      </w:r>
      <w:r w:rsidRPr="2E260C7A">
        <w:rPr>
          <w:rFonts w:ascii="Times New Roman" w:hAnsi="Times New Roman" w:cs="Times New Roman"/>
        </w:rPr>
        <w:t>Publikacijų paieška ir atranka buvo vykdoma taikant sisteminę paieškos strategiją, apimančią publikacijų antraščių ir santraukų analizę pagal raktinius žodžius.</w:t>
      </w:r>
    </w:p>
    <w:p w:rsidRPr="00955FC3" w:rsidR="00E9165A" w:rsidP="00E9165A" w:rsidRDefault="00E9165A" w14:paraId="0507D8D5" w14:textId="77777777">
      <w:pPr>
        <w:ind w:firstLine="567"/>
        <w:rPr>
          <w:rFonts w:ascii="Times New Roman" w:hAnsi="Times New Roman" w:cs="Times New Roman"/>
        </w:rPr>
      </w:pPr>
      <w:r w:rsidRPr="2E260C7A">
        <w:rPr>
          <w:rFonts w:ascii="Times New Roman" w:hAnsi="Times New Roman" w:cs="Times New Roman"/>
        </w:rPr>
        <w:t xml:space="preserve">Informacijos apie nacionalines AM politikas ir AM iniciatyvas paieškai buvo naudojami portaluose </w:t>
      </w:r>
      <w:hyperlink r:id="rId16">
        <w:r w:rsidRPr="2E260C7A">
          <w:rPr>
            <w:rStyle w:val="Hipersaitas"/>
            <w:rFonts w:ascii="Times New Roman" w:hAnsi="Times New Roman" w:cs="Times New Roman"/>
            <w:color w:val="000000" w:themeColor="text1"/>
          </w:rPr>
          <w:t>OpenAIRE AMKE</w:t>
        </w:r>
      </w:hyperlink>
      <w:r w:rsidRPr="2E260C7A">
        <w:rPr>
          <w:rFonts w:ascii="Times New Roman" w:hAnsi="Times New Roman" w:cs="Times New Roman"/>
        </w:rPr>
        <w:t xml:space="preserve"> ir </w:t>
      </w:r>
      <w:hyperlink r:id="rId17">
        <w:r w:rsidRPr="2E260C7A">
          <w:rPr>
            <w:rStyle w:val="Hipersaitas"/>
            <w:rFonts w:ascii="Times New Roman" w:hAnsi="Times New Roman" w:cs="Times New Roman"/>
            <w:color w:val="000000" w:themeColor="text1"/>
          </w:rPr>
          <w:t>EOSC Open Science Observatory</w:t>
        </w:r>
      </w:hyperlink>
      <w:r w:rsidRPr="2E260C7A">
        <w:rPr>
          <w:rFonts w:ascii="Times New Roman" w:hAnsi="Times New Roman" w:cs="Times New Roman"/>
        </w:rPr>
        <w:t xml:space="preserve"> pateikti </w:t>
      </w:r>
      <w:r w:rsidRPr="2E260C7A">
        <w:rPr>
          <w:rFonts w:ascii="Times New Roman" w:hAnsi="Times New Roman" w:cs="Times New Roman"/>
        </w:rPr>
        <w:t xml:space="preserve">duomenys. Su EOSC susijusios šalių veiklos aprašomos, remiantis EOSC asociacijos interneto svetainėje pateikiamų </w:t>
      </w:r>
      <w:hyperlink r:id="rId18">
        <w:r w:rsidRPr="2E260C7A">
          <w:rPr>
            <w:rStyle w:val="Hipersaitas"/>
            <w:rFonts w:ascii="Times New Roman" w:hAnsi="Times New Roman" w:cs="Times New Roman"/>
            <w:color w:val="000000" w:themeColor="text1"/>
          </w:rPr>
          <w:t>šalių profilių</w:t>
        </w:r>
      </w:hyperlink>
      <w:r w:rsidRPr="2E260C7A">
        <w:rPr>
          <w:rStyle w:val="Hipersaitas"/>
          <w:rFonts w:ascii="Times New Roman" w:hAnsi="Times New Roman" w:cs="Times New Roman"/>
          <w:color w:val="000000" w:themeColor="text1"/>
        </w:rPr>
        <w:t xml:space="preserve"> informacija</w:t>
      </w:r>
      <w:r w:rsidRPr="2E260C7A">
        <w:rPr>
          <w:rFonts w:ascii="Times New Roman" w:hAnsi="Times New Roman" w:cs="Times New Roman"/>
        </w:rPr>
        <w:t xml:space="preserve">. </w:t>
      </w:r>
    </w:p>
    <w:p w:rsidR="00E9165A" w:rsidP="00E9165A" w:rsidRDefault="00E9165A" w14:paraId="3BB7B511" w14:textId="77777777">
      <w:pPr>
        <w:ind w:firstLine="567"/>
        <w:rPr>
          <w:rFonts w:ascii="Times New Roman" w:hAnsi="Times New Roman" w:cs="Times New Roman"/>
        </w:rPr>
      </w:pPr>
      <w:r w:rsidRPr="2E260C7A">
        <w:rPr>
          <w:rFonts w:ascii="Times New Roman" w:hAnsi="Times New Roman" w:cs="Times New Roman"/>
        </w:rPr>
        <w:t>Pilkosios literatūros šaltinių atranka buvo vykdoma analizuojant tarptautinių projektų, orientuotų į AM ir MTD valdym</w:t>
      </w:r>
      <w:r>
        <w:rPr>
          <w:rFonts w:ascii="Times New Roman" w:hAnsi="Times New Roman" w:cs="Times New Roman"/>
        </w:rPr>
        <w:t xml:space="preserve">ą </w:t>
      </w:r>
      <w:r w:rsidRPr="2E260C7A">
        <w:rPr>
          <w:rFonts w:ascii="Times New Roman" w:hAnsi="Times New Roman" w:cs="Times New Roman"/>
        </w:rPr>
        <w:t>surinktas metodines nuorodas.</w:t>
      </w:r>
      <w:r>
        <w:rPr>
          <w:rFonts w:ascii="Times New Roman" w:hAnsi="Times New Roman" w:cs="Times New Roman"/>
        </w:rPr>
        <w:t xml:space="preserve"> </w:t>
      </w:r>
    </w:p>
    <w:p w:rsidRPr="00BB081A" w:rsidR="00E9165A" w:rsidP="00E9165A" w:rsidRDefault="00E9165A" w14:paraId="00E1D0F1" w14:textId="30BC1D2B">
      <w:pPr>
        <w:ind w:firstLine="567"/>
        <w:rPr>
          <w:rFonts w:ascii="Times New Roman" w:hAnsi="Times New Roman" w:cs="Times New Roman"/>
        </w:rPr>
      </w:pPr>
      <w:r w:rsidRPr="2E260C7A">
        <w:rPr>
          <w:rFonts w:ascii="Times New Roman" w:hAnsi="Times New Roman" w:cs="Times New Roman"/>
        </w:rPr>
        <w:t xml:space="preserve">Šaltinių paieškos rezultatai buvo papildyti taikant „sniego gniūžtės“ (angl. </w:t>
      </w:r>
      <w:r w:rsidRPr="2E260C7A">
        <w:rPr>
          <w:rFonts w:ascii="Times New Roman" w:hAnsi="Times New Roman" w:cs="Times New Roman"/>
          <w:i/>
          <w:iCs/>
        </w:rPr>
        <w:t>snowballing</w:t>
      </w:r>
      <w:r w:rsidRPr="2E260C7A">
        <w:rPr>
          <w:rFonts w:ascii="Times New Roman" w:hAnsi="Times New Roman" w:cs="Times New Roman"/>
        </w:rPr>
        <w:t xml:space="preserve">) metodą, t. y. analizuojant pirminės paieškos metu identifikuotuose šaltiniuose pateikiamas citatas ir nuorodas ir pagal jas atrenkant papildomus studijai aktualius šaltinius.  </w:t>
      </w:r>
    </w:p>
    <w:p w:rsidRPr="00BB081A" w:rsidR="00E9165A" w:rsidP="00E9165A" w:rsidRDefault="00E9165A" w14:paraId="72194C0B" w14:textId="77777777">
      <w:pPr>
        <w:rPr>
          <w:rFonts w:ascii="Times New Roman" w:hAnsi="Times New Roman" w:cs="Times New Roman"/>
          <w:lang w:val="en-US"/>
        </w:rPr>
      </w:pPr>
    </w:p>
    <w:p w:rsidRPr="00955FC3" w:rsidR="00E9165A" w:rsidP="00522E51" w:rsidRDefault="00E9165A" w14:paraId="69706474" w14:textId="77777777">
      <w:pPr>
        <w:ind w:firstLine="567"/>
        <w:rPr>
          <w:rFonts w:ascii="Times New Roman" w:hAnsi="Times New Roman" w:cs="Times New Roman"/>
        </w:rPr>
      </w:pPr>
    </w:p>
    <w:p w:rsidRPr="00955FC3" w:rsidR="00C80D4E" w:rsidP="00B44538" w:rsidRDefault="00C80D4E" w14:paraId="0552B5F9" w14:textId="77777777">
      <w:pPr>
        <w:pStyle w:val="Antrat2"/>
      </w:pPr>
    </w:p>
    <w:p w:rsidR="00BB081A" w:rsidP="00B44538" w:rsidRDefault="00DF0EA7" w14:paraId="186D1862" w14:textId="56C6A1FB">
      <w:pPr>
        <w:pStyle w:val="Antrat2"/>
        <w:rPr>
          <w:lang w:val="en-US"/>
        </w:rPr>
      </w:pPr>
      <w:bookmarkStart w:name="_Toc225450963" w:id="220"/>
      <w:r>
        <w:t>1</w:t>
      </w:r>
      <w:r w:rsidR="00EE74D0">
        <w:t>.</w:t>
      </w:r>
      <w:r w:rsidR="00A348A0">
        <w:t>3</w:t>
      </w:r>
      <w:r w:rsidR="00EE74D0">
        <w:t>. Apklausos ir interviu</w:t>
      </w:r>
      <w:bookmarkEnd w:id="220"/>
      <w:r w:rsidR="00E33476">
        <w:t xml:space="preserve"> </w:t>
      </w:r>
    </w:p>
    <w:p w:rsidRPr="0055011C" w:rsidR="00C80D4E" w:rsidP="007A6193" w:rsidRDefault="00C80D4E" w14:paraId="6BF3FD69" w14:textId="77777777">
      <w:pPr>
        <w:rPr>
          <w:rFonts w:ascii="Times New Roman" w:hAnsi="Times New Roman" w:cs="Times New Roman"/>
          <w:lang w:val="en-US"/>
        </w:rPr>
      </w:pPr>
    </w:p>
    <w:p w:rsidRPr="00955FC3" w:rsidR="00466507" w:rsidP="3C1418B1" w:rsidRDefault="00466507" w14:paraId="3D367E27" w14:textId="727410B4">
      <w:pPr>
        <w:ind w:firstLine="567"/>
        <w:rPr>
          <w:rFonts w:ascii="Times New Roman" w:hAnsi="Times New Roman" w:cs="Times New Roman"/>
        </w:rPr>
      </w:pPr>
      <w:r w:rsidRPr="2E260C7A">
        <w:rPr>
          <w:rFonts w:ascii="Times New Roman" w:hAnsi="Times New Roman" w:cs="Times New Roman"/>
        </w:rPr>
        <w:t xml:space="preserve">Rengiant galimybių studiją buvo atlikti keli empiriniai tyrimai, siekiant išsiaiškinti esamą Lietuvos </w:t>
      </w:r>
      <w:r w:rsidRPr="2E260C7A" w:rsidR="00EF3F9C">
        <w:rPr>
          <w:rFonts w:ascii="Times New Roman" w:hAnsi="Times New Roman" w:cs="Times New Roman"/>
        </w:rPr>
        <w:t>MTD</w:t>
      </w:r>
      <w:r w:rsidRPr="2E260C7A">
        <w:rPr>
          <w:rFonts w:ascii="Times New Roman" w:hAnsi="Times New Roman" w:cs="Times New Roman"/>
        </w:rPr>
        <w:t xml:space="preserve"> infrastruktūros situaciją bei egzistuojančias Lietuvos </w:t>
      </w:r>
      <w:r w:rsidRPr="2E260C7A" w:rsidR="00EF3F9C">
        <w:rPr>
          <w:rFonts w:ascii="Times New Roman" w:hAnsi="Times New Roman" w:cs="Times New Roman"/>
        </w:rPr>
        <w:t>MSI</w:t>
      </w:r>
      <w:r w:rsidRPr="2E260C7A">
        <w:rPr>
          <w:rFonts w:ascii="Times New Roman" w:hAnsi="Times New Roman" w:cs="Times New Roman"/>
        </w:rPr>
        <w:t xml:space="preserve"> ir mokslininkų duomenų valdymo ir tvarkymo praktikas bei kompetencijas. Pirmasis tyrimas buvo trumpa žvalgomoji institucijų apklausa, kurios tikslas – išsiaiškinti bendrąją Lietuvos institucijų situaciją ir atrinkti institucijas išsamiajai apklausai. Antrajame tyrime – išsamiojoje institucijų apklausoje – buvo detaliai tiriama Lietuvos </w:t>
      </w:r>
      <w:r w:rsidRPr="2E260C7A" w:rsidR="00EF3F9C">
        <w:rPr>
          <w:rFonts w:ascii="Times New Roman" w:hAnsi="Times New Roman" w:cs="Times New Roman"/>
        </w:rPr>
        <w:t>MTD</w:t>
      </w:r>
      <w:r w:rsidRPr="2E260C7A">
        <w:rPr>
          <w:rFonts w:ascii="Times New Roman" w:hAnsi="Times New Roman" w:cs="Times New Roman"/>
        </w:rPr>
        <w:t xml:space="preserve"> infrastruktūros situacija bei </w:t>
      </w:r>
      <w:r w:rsidRPr="2E260C7A" w:rsidR="00EF3F9C">
        <w:rPr>
          <w:rFonts w:ascii="Times New Roman" w:hAnsi="Times New Roman" w:cs="Times New Roman"/>
        </w:rPr>
        <w:t xml:space="preserve">MSI </w:t>
      </w:r>
      <w:r w:rsidRPr="2E260C7A">
        <w:rPr>
          <w:rFonts w:ascii="Times New Roman" w:hAnsi="Times New Roman" w:cs="Times New Roman"/>
        </w:rPr>
        <w:t xml:space="preserve">duomenų valdymo ir tvarkymo praktikos bei kompetencijos. Trečiajame tyrime siekiant išsiaiškinti Lietuvos mokslininkų patirtis dirbant su </w:t>
      </w:r>
      <w:r w:rsidRPr="2E260C7A" w:rsidR="00334E52">
        <w:rPr>
          <w:rFonts w:ascii="Times New Roman" w:hAnsi="Times New Roman" w:cs="Times New Roman"/>
        </w:rPr>
        <w:t>MTD</w:t>
      </w:r>
      <w:r w:rsidRPr="2E260C7A">
        <w:rPr>
          <w:rFonts w:ascii="Times New Roman" w:hAnsi="Times New Roman" w:cs="Times New Roman"/>
        </w:rPr>
        <w:t xml:space="preserve"> ir naudojantis </w:t>
      </w:r>
      <w:r w:rsidR="0057670C">
        <w:rPr>
          <w:rFonts w:ascii="Times New Roman" w:hAnsi="Times New Roman" w:cs="Times New Roman"/>
        </w:rPr>
        <w:t xml:space="preserve">MTI </w:t>
      </w:r>
      <w:r w:rsidRPr="2E260C7A">
        <w:rPr>
          <w:rFonts w:ascii="Times New Roman" w:hAnsi="Times New Roman" w:cs="Times New Roman"/>
        </w:rPr>
        <w:t xml:space="preserve">buvo atliekama jų apklausa. Ketvirtajame tyrime </w:t>
      </w:r>
      <w:commentRangeStart w:id="221"/>
      <w:r w:rsidRPr="2E260C7A">
        <w:rPr>
          <w:rFonts w:ascii="Times New Roman" w:hAnsi="Times New Roman" w:cs="Times New Roman"/>
          <w:highlight w:val="yellow"/>
        </w:rPr>
        <w:t>...</w:t>
      </w:r>
      <w:r w:rsidRPr="2E260C7A">
        <w:rPr>
          <w:rFonts w:ascii="Times New Roman" w:hAnsi="Times New Roman" w:cs="Times New Roman"/>
        </w:rPr>
        <w:t xml:space="preserve"> buvo </w:t>
      </w:r>
      <w:r w:rsidRPr="2E260C7A">
        <w:rPr>
          <w:rFonts w:ascii="Times New Roman" w:hAnsi="Times New Roman" w:cs="Times New Roman"/>
          <w:highlight w:val="yellow"/>
        </w:rPr>
        <w:t>atliekami interviu / įgyvendinamos fokusuotos grupinės diskusijos</w:t>
      </w:r>
      <w:r w:rsidRPr="2E260C7A">
        <w:rPr>
          <w:rFonts w:ascii="Times New Roman" w:hAnsi="Times New Roman" w:cs="Times New Roman"/>
        </w:rPr>
        <w:t xml:space="preserve"> su </w:t>
      </w:r>
      <w:r w:rsidRPr="2E260C7A">
        <w:rPr>
          <w:rFonts w:ascii="Times New Roman" w:hAnsi="Times New Roman" w:cs="Times New Roman"/>
          <w:highlight w:val="yellow"/>
        </w:rPr>
        <w:t>atrinktomis institucijomis ir atsakingais asmenimis</w:t>
      </w:r>
      <w:commentRangeEnd w:id="221"/>
      <w:r w:rsidRPr="2E260C7A">
        <w:rPr>
          <w:rStyle w:val="Komentaronuoroda"/>
          <w:rFonts w:ascii="Times New Roman" w:hAnsi="Times New Roman" w:cs="Times New Roman"/>
          <w:sz w:val="24"/>
          <w:szCs w:val="24"/>
        </w:rPr>
        <w:commentReference w:id="221"/>
      </w:r>
      <w:r w:rsidRPr="2E260C7A">
        <w:rPr>
          <w:rFonts w:ascii="Times New Roman" w:hAnsi="Times New Roman" w:cs="Times New Roman"/>
        </w:rPr>
        <w:t>.</w:t>
      </w:r>
    </w:p>
    <w:p w:rsidRPr="00955FC3" w:rsidR="00EF3F9C" w:rsidP="3C1418B1" w:rsidRDefault="00EF3F9C" w14:paraId="7D3E287F" w14:textId="77777777">
      <w:pPr>
        <w:rPr>
          <w:rFonts w:ascii="Times New Roman" w:hAnsi="Times New Roman" w:cs="Times New Roman"/>
        </w:rPr>
      </w:pPr>
    </w:p>
    <w:p w:rsidRPr="00B44538" w:rsidR="00466507" w:rsidP="00B44538" w:rsidRDefault="00466507" w14:paraId="6E9278E7" w14:textId="48AE0AC4">
      <w:pPr>
        <w:pStyle w:val="Antrat3"/>
      </w:pPr>
      <w:bookmarkStart w:name="_Toc225450964" w:id="222"/>
      <w:r w:rsidRPr="00B44538">
        <w:t>1.</w:t>
      </w:r>
      <w:r w:rsidRPr="00B44538" w:rsidR="00EF3F9C">
        <w:t>2</w:t>
      </w:r>
      <w:r w:rsidRPr="00B44538">
        <w:t>.</w:t>
      </w:r>
      <w:r w:rsidRPr="00B44538" w:rsidR="00EF3F9C">
        <w:t>1</w:t>
      </w:r>
      <w:r w:rsidRPr="00B44538">
        <w:t>. Apklausų metodika</w:t>
      </w:r>
      <w:bookmarkEnd w:id="222"/>
    </w:p>
    <w:p w:rsidRPr="00BB081A" w:rsidR="00EF3F9C" w:rsidP="2E260C7A" w:rsidRDefault="00EF3F9C" w14:paraId="42CBDC31" w14:textId="77777777">
      <w:pPr>
        <w:rPr>
          <w:rFonts w:ascii="Times New Roman" w:hAnsi="Times New Roman" w:cs="Times New Roman"/>
          <w:i/>
          <w:iCs/>
        </w:rPr>
      </w:pPr>
    </w:p>
    <w:p w:rsidRPr="00955FC3" w:rsidR="00466507" w:rsidP="3C1418B1" w:rsidRDefault="00466507" w14:paraId="08393723" w14:textId="6B85A767">
      <w:pPr>
        <w:ind w:firstLine="567"/>
        <w:rPr>
          <w:rFonts w:ascii="Times New Roman" w:hAnsi="Times New Roman" w:cs="Times New Roman"/>
        </w:rPr>
      </w:pPr>
      <w:r w:rsidRPr="2E260C7A">
        <w:rPr>
          <w:rFonts w:ascii="Times New Roman" w:hAnsi="Times New Roman" w:cs="Times New Roman"/>
        </w:rPr>
        <w:t xml:space="preserve">Pirmiausiai, siekiant išsiaiškinti esamą Lietuvos </w:t>
      </w:r>
      <w:r w:rsidRPr="2E260C7A" w:rsidR="00EF3F9C">
        <w:rPr>
          <w:rFonts w:ascii="Times New Roman" w:hAnsi="Times New Roman" w:cs="Times New Roman"/>
        </w:rPr>
        <w:t>MTD</w:t>
      </w:r>
      <w:r w:rsidRPr="2E260C7A">
        <w:rPr>
          <w:rFonts w:ascii="Times New Roman" w:hAnsi="Times New Roman" w:cs="Times New Roman"/>
        </w:rPr>
        <w:t xml:space="preserve"> infrastruktūros situaciją bei egzistuojančias Lietuvos </w:t>
      </w:r>
      <w:r w:rsidRPr="2E260C7A" w:rsidR="00EF3F9C">
        <w:rPr>
          <w:rFonts w:ascii="Times New Roman" w:hAnsi="Times New Roman" w:cs="Times New Roman"/>
        </w:rPr>
        <w:t>MSI</w:t>
      </w:r>
      <w:r w:rsidRPr="2E260C7A">
        <w:rPr>
          <w:rFonts w:ascii="Times New Roman" w:hAnsi="Times New Roman" w:cs="Times New Roman"/>
        </w:rPr>
        <w:t xml:space="preserve"> duomenų valdymo ir tvarkymo praktikas bei kompetencijas buvo atliekama žvalgomoji Lietuvos</w:t>
      </w:r>
      <w:r w:rsidRPr="2E260C7A" w:rsidR="00EF3F9C">
        <w:rPr>
          <w:rFonts w:ascii="Times New Roman" w:hAnsi="Times New Roman" w:cs="Times New Roman"/>
        </w:rPr>
        <w:t xml:space="preserve"> MSI</w:t>
      </w:r>
      <w:r w:rsidRPr="2E260C7A">
        <w:rPr>
          <w:rFonts w:ascii="Times New Roman" w:hAnsi="Times New Roman" w:cs="Times New Roman"/>
        </w:rPr>
        <w:t xml:space="preserve"> </w:t>
      </w:r>
      <w:r w:rsidRPr="2E260C7A" w:rsidR="00EF3F9C">
        <w:rPr>
          <w:rFonts w:ascii="Times New Roman" w:hAnsi="Times New Roman" w:cs="Times New Roman"/>
        </w:rPr>
        <w:t>apklausa</w:t>
      </w:r>
      <w:r w:rsidRPr="2E260C7A">
        <w:rPr>
          <w:rFonts w:ascii="Times New Roman" w:hAnsi="Times New Roman" w:cs="Times New Roman"/>
        </w:rPr>
        <w:t xml:space="preserve">. Apklausa vykdyta 2025 m. gegužės 6-16 d. per internetinę “Microsoft Forms” platformą. </w:t>
      </w:r>
      <w:r w:rsidRPr="2E260C7A" w:rsidR="00EF3F9C">
        <w:rPr>
          <w:rFonts w:ascii="Times New Roman" w:hAnsi="Times New Roman" w:cs="Times New Roman"/>
        </w:rPr>
        <w:t>Pagrindinis š</w:t>
      </w:r>
      <w:r w:rsidRPr="2E260C7A">
        <w:rPr>
          <w:rFonts w:ascii="Times New Roman" w:hAnsi="Times New Roman" w:cs="Times New Roman"/>
        </w:rPr>
        <w:t xml:space="preserve">ios apklausos tikslas – surinkti bendrąją informaciją apie Lietuvos </w:t>
      </w:r>
      <w:r w:rsidRPr="2E260C7A" w:rsidR="00EF3F9C">
        <w:rPr>
          <w:rFonts w:ascii="Times New Roman" w:hAnsi="Times New Roman" w:cs="Times New Roman"/>
        </w:rPr>
        <w:t>MSI</w:t>
      </w:r>
      <w:r w:rsidRPr="2E260C7A">
        <w:rPr>
          <w:rFonts w:ascii="Times New Roman" w:hAnsi="Times New Roman" w:cs="Times New Roman"/>
        </w:rPr>
        <w:t xml:space="preserve"> taikomas mokslinių tyrimų duomenų valdymo praktikas, institucinius pajėgumus bei poreikius. Kitas svarbus apklausos tikslas – identifikuoti </w:t>
      </w:r>
      <w:r w:rsidRPr="2E260C7A" w:rsidR="00EF3F9C">
        <w:rPr>
          <w:rFonts w:ascii="Times New Roman" w:hAnsi="Times New Roman" w:cs="Times New Roman"/>
        </w:rPr>
        <w:t>MSI</w:t>
      </w:r>
      <w:r w:rsidRPr="2E260C7A">
        <w:rPr>
          <w:rFonts w:ascii="Times New Roman" w:hAnsi="Times New Roman" w:cs="Times New Roman"/>
        </w:rPr>
        <w:t xml:space="preserve"> kontaktinius asmenis, į kuriuos bus kreipiamasi dėl išsamiosios institucijų apklausos. Apklausos pradžioje el. paštu buvo kreiptasi į visas Lietuvos </w:t>
      </w:r>
      <w:r w:rsidRPr="2E260C7A" w:rsidR="00EF3F9C">
        <w:rPr>
          <w:rFonts w:ascii="Times New Roman" w:hAnsi="Times New Roman" w:cs="Times New Roman"/>
        </w:rPr>
        <w:t xml:space="preserve">MSI </w:t>
      </w:r>
      <w:r w:rsidRPr="2E260C7A">
        <w:rPr>
          <w:rFonts w:ascii="Times New Roman" w:hAnsi="Times New Roman" w:cs="Times New Roman"/>
        </w:rPr>
        <w:t xml:space="preserve">prašant užpildyti elektroninį klausimyną (pirmojo tyrimo el. kreipimosi laiškas ir klausimynas pateikti priede Nr. </w:t>
      </w:r>
      <w:commentRangeStart w:id="223"/>
      <w:r w:rsidRPr="2E260C7A">
        <w:rPr>
          <w:rFonts w:ascii="Times New Roman" w:hAnsi="Times New Roman" w:cs="Times New Roman"/>
        </w:rPr>
        <w:t>X</w:t>
      </w:r>
      <w:commentRangeEnd w:id="223"/>
      <w:r w:rsidRPr="2E260C7A">
        <w:rPr>
          <w:rStyle w:val="Komentaronuoroda"/>
          <w:rFonts w:ascii="Times New Roman" w:hAnsi="Times New Roman" w:cs="Times New Roman"/>
          <w:sz w:val="24"/>
          <w:szCs w:val="24"/>
        </w:rPr>
        <w:commentReference w:id="223"/>
      </w:r>
      <w:r w:rsidRPr="2E260C7A">
        <w:rPr>
          <w:rFonts w:ascii="Times New Roman" w:hAnsi="Times New Roman" w:cs="Times New Roman"/>
        </w:rPr>
        <w:t xml:space="preserve">). Apklausoje sudalyvavo 34 Lietuvos </w:t>
      </w:r>
      <w:r w:rsidRPr="2E260C7A" w:rsidR="00EF3F9C">
        <w:rPr>
          <w:rFonts w:ascii="Times New Roman" w:hAnsi="Times New Roman" w:cs="Times New Roman"/>
        </w:rPr>
        <w:t>MSI</w:t>
      </w:r>
      <w:r w:rsidRPr="2E260C7A">
        <w:rPr>
          <w:rFonts w:ascii="Times New Roman" w:hAnsi="Times New Roman" w:cs="Times New Roman"/>
        </w:rPr>
        <w:t xml:space="preserve"> iš 47 (72,3 proc.,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955FC3" w:rsidR="00EF3F9C" w:rsidP="007A6193" w:rsidRDefault="00EF3F9C" w14:paraId="0C0B1A58" w14:textId="77777777">
      <w:pPr>
        <w:rPr>
          <w:rFonts w:ascii="Times New Roman" w:hAnsi="Times New Roman" w:cs="Times New Roman"/>
          <w:lang w:val="es-ES"/>
        </w:rPr>
      </w:pPr>
    </w:p>
    <w:p w:rsidRPr="00955FC3" w:rsidR="00EF3F9C" w:rsidP="007A6193" w:rsidRDefault="00EF3F9C" w14:paraId="59209C93" w14:textId="77777777">
      <w:pPr>
        <w:rPr>
          <w:rFonts w:ascii="Times New Roman" w:hAnsi="Times New Roman" w:cs="Times New Roman"/>
          <w:lang w:val="es-ES"/>
        </w:rPr>
      </w:pPr>
    </w:p>
    <w:p w:rsidRPr="00BB081A" w:rsidR="00466507" w:rsidP="2E260C7A" w:rsidRDefault="00466507" w14:paraId="1604E613" w14:textId="5ADE3288">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Pirmajame tyrime dalyvavusios Lietuvos </w:t>
      </w:r>
      <w:r w:rsidRPr="2E260C7A" w:rsidR="00A77C29">
        <w:rPr>
          <w:rFonts w:ascii="Times New Roman" w:hAnsi="Times New Roman" w:cs="Times New Roman" w:eastAsiaTheme="minorEastAsia"/>
          <w:b/>
          <w:bCs/>
        </w:rPr>
        <w:t>MSI</w:t>
      </w:r>
      <w:r w:rsidRPr="2E260C7A">
        <w:rPr>
          <w:rFonts w:ascii="Times New Roman" w:hAnsi="Times New Roman" w:cs="Times New Roman" w:eastAsiaTheme="minorEastAsia"/>
          <w:b/>
          <w:bCs/>
        </w:rPr>
        <w:t>.</w:t>
      </w:r>
    </w:p>
    <w:tbl>
      <w:tblPr>
        <w:tblStyle w:val="Lentelstinklelis"/>
        <w:tblW w:w="0" w:type="auto"/>
        <w:tblLook w:val="06A0" w:firstRow="1" w:lastRow="0" w:firstColumn="1" w:lastColumn="0" w:noHBand="1" w:noVBand="1"/>
      </w:tblPr>
      <w:tblGrid>
        <w:gridCol w:w="2286"/>
        <w:gridCol w:w="2260"/>
        <w:gridCol w:w="2234"/>
        <w:gridCol w:w="2230"/>
      </w:tblGrid>
      <w:tr w:rsidRPr="00BB081A" w:rsidR="009B36F8" w:rsidTr="2E260C7A" w14:paraId="2876B342" w14:textId="77777777">
        <w:trPr>
          <w:trHeight w:val="300"/>
        </w:trPr>
        <w:tc>
          <w:tcPr>
            <w:tcW w:w="2340" w:type="dxa"/>
          </w:tcPr>
          <w:p w:rsidRPr="00BB081A" w:rsidR="00466507" w:rsidP="2E260C7A" w:rsidRDefault="00466507" w14:paraId="54FB2EC2" w14:textId="77777777">
            <w:pPr>
              <w:rPr>
                <w:rFonts w:ascii="Times New Roman" w:hAnsi="Times New Roman" w:cs="Times New Roman"/>
                <w:b/>
                <w:bCs/>
              </w:rPr>
            </w:pPr>
            <w:r w:rsidRPr="2E260C7A">
              <w:rPr>
                <w:rFonts w:ascii="Times New Roman" w:hAnsi="Times New Roman" w:cs="Times New Roman"/>
                <w:b/>
                <w:bCs/>
              </w:rPr>
              <w:t>Institucija</w:t>
            </w:r>
          </w:p>
        </w:tc>
        <w:tc>
          <w:tcPr>
            <w:tcW w:w="2340" w:type="dxa"/>
          </w:tcPr>
          <w:p w:rsidRPr="00BB081A" w:rsidR="00466507" w:rsidP="2E260C7A" w:rsidRDefault="00466507" w14:paraId="433DA9BC" w14:textId="77777777">
            <w:pPr>
              <w:rPr>
                <w:rFonts w:ascii="Times New Roman" w:hAnsi="Times New Roman" w:cs="Times New Roman"/>
                <w:b/>
                <w:bCs/>
              </w:rPr>
            </w:pPr>
            <w:r w:rsidRPr="2E260C7A">
              <w:rPr>
                <w:rFonts w:ascii="Times New Roman" w:hAnsi="Times New Roman" w:cs="Times New Roman"/>
                <w:b/>
                <w:bCs/>
              </w:rPr>
              <w:t>Dalyvavo</w:t>
            </w:r>
          </w:p>
        </w:tc>
        <w:tc>
          <w:tcPr>
            <w:tcW w:w="2340" w:type="dxa"/>
          </w:tcPr>
          <w:p w:rsidRPr="00BB081A" w:rsidR="00466507" w:rsidP="2E260C7A" w:rsidRDefault="00466507" w14:paraId="2FA5624C" w14:textId="77777777">
            <w:pPr>
              <w:rPr>
                <w:rFonts w:ascii="Times New Roman" w:hAnsi="Times New Roman" w:cs="Times New Roman"/>
                <w:b/>
                <w:bCs/>
              </w:rPr>
            </w:pPr>
            <w:r w:rsidRPr="2E260C7A">
              <w:rPr>
                <w:rFonts w:ascii="Times New Roman" w:hAnsi="Times New Roman" w:cs="Times New Roman"/>
                <w:b/>
                <w:bCs/>
              </w:rPr>
              <w:t>Iš viso šalyje</w:t>
            </w:r>
          </w:p>
        </w:tc>
        <w:tc>
          <w:tcPr>
            <w:tcW w:w="2340" w:type="dxa"/>
          </w:tcPr>
          <w:p w:rsidRPr="00BB081A" w:rsidR="00466507" w:rsidP="2E260C7A" w:rsidRDefault="00466507" w14:paraId="76B8BEA5" w14:textId="77777777">
            <w:pPr>
              <w:rPr>
                <w:rFonts w:ascii="Times New Roman" w:hAnsi="Times New Roman" w:cs="Times New Roman"/>
                <w:b/>
                <w:bCs/>
              </w:rPr>
            </w:pPr>
            <w:r w:rsidRPr="2E260C7A">
              <w:rPr>
                <w:rFonts w:ascii="Times New Roman" w:hAnsi="Times New Roman" w:cs="Times New Roman"/>
                <w:b/>
                <w:bCs/>
              </w:rPr>
              <w:t>Proc.</w:t>
            </w:r>
          </w:p>
        </w:tc>
      </w:tr>
      <w:tr w:rsidRPr="00BB081A" w:rsidR="009B36F8" w:rsidTr="2E260C7A" w14:paraId="6878E6B8" w14:textId="77777777">
        <w:trPr>
          <w:trHeight w:val="300"/>
        </w:trPr>
        <w:tc>
          <w:tcPr>
            <w:tcW w:w="2340" w:type="dxa"/>
          </w:tcPr>
          <w:p w:rsidRPr="00BB081A" w:rsidR="00466507" w:rsidP="2E260C7A" w:rsidRDefault="00466507" w14:paraId="6CC7B36E" w14:textId="77777777">
            <w:pPr>
              <w:rPr>
                <w:rFonts w:ascii="Times New Roman" w:hAnsi="Times New Roman" w:cs="Times New Roman"/>
                <w:b/>
                <w:bCs/>
              </w:rPr>
            </w:pPr>
            <w:r w:rsidRPr="2E260C7A">
              <w:rPr>
                <w:rFonts w:ascii="Times New Roman" w:hAnsi="Times New Roman" w:cs="Times New Roman"/>
                <w:b/>
                <w:bCs/>
              </w:rPr>
              <w:t>Universitetas</w:t>
            </w:r>
          </w:p>
        </w:tc>
        <w:tc>
          <w:tcPr>
            <w:tcW w:w="2340" w:type="dxa"/>
          </w:tcPr>
          <w:p w:rsidRPr="00BB081A" w:rsidR="00466507" w:rsidP="3C1418B1" w:rsidRDefault="00466507" w14:paraId="443B759A" w14:textId="77777777">
            <w:pPr>
              <w:rPr>
                <w:rFonts w:ascii="Times New Roman" w:hAnsi="Times New Roman" w:cs="Times New Roman"/>
              </w:rPr>
            </w:pPr>
            <w:r w:rsidRPr="2E260C7A">
              <w:rPr>
                <w:rFonts w:ascii="Times New Roman" w:hAnsi="Times New Roman" w:cs="Times New Roman"/>
              </w:rPr>
              <w:t>11</w:t>
            </w:r>
          </w:p>
        </w:tc>
        <w:tc>
          <w:tcPr>
            <w:tcW w:w="2340" w:type="dxa"/>
          </w:tcPr>
          <w:p w:rsidRPr="00BB081A" w:rsidR="00466507" w:rsidP="3C1418B1" w:rsidRDefault="00466507" w14:paraId="381B6B57" w14:textId="77777777">
            <w:pPr>
              <w:rPr>
                <w:rFonts w:ascii="Times New Roman" w:hAnsi="Times New Roman" w:cs="Times New Roman"/>
              </w:rPr>
            </w:pPr>
            <w:r w:rsidRPr="2E260C7A">
              <w:rPr>
                <w:rFonts w:ascii="Times New Roman" w:hAnsi="Times New Roman" w:cs="Times New Roman"/>
              </w:rPr>
              <w:t>17</w:t>
            </w:r>
          </w:p>
        </w:tc>
        <w:tc>
          <w:tcPr>
            <w:tcW w:w="2340" w:type="dxa"/>
          </w:tcPr>
          <w:p w:rsidRPr="00BB081A" w:rsidR="00466507" w:rsidP="3C1418B1" w:rsidRDefault="00466507" w14:paraId="0EF1ACA5" w14:textId="77777777">
            <w:pPr>
              <w:rPr>
                <w:rFonts w:ascii="Times New Roman" w:hAnsi="Times New Roman" w:cs="Times New Roman"/>
              </w:rPr>
            </w:pPr>
            <w:r w:rsidRPr="2E260C7A">
              <w:rPr>
                <w:rFonts w:ascii="Times New Roman" w:hAnsi="Times New Roman" w:cs="Times New Roman"/>
              </w:rPr>
              <w:t>64,7</w:t>
            </w:r>
          </w:p>
        </w:tc>
      </w:tr>
      <w:tr w:rsidRPr="00BB081A" w:rsidR="009B36F8" w:rsidTr="2E260C7A" w14:paraId="05C704A6" w14:textId="77777777">
        <w:trPr>
          <w:trHeight w:val="300"/>
        </w:trPr>
        <w:tc>
          <w:tcPr>
            <w:tcW w:w="2340" w:type="dxa"/>
          </w:tcPr>
          <w:p w:rsidRPr="00BB081A" w:rsidR="00466507" w:rsidP="2E260C7A" w:rsidRDefault="00466507" w14:paraId="01380434" w14:textId="77777777">
            <w:pPr>
              <w:rPr>
                <w:rFonts w:ascii="Times New Roman" w:hAnsi="Times New Roman" w:cs="Times New Roman"/>
                <w:b/>
                <w:bCs/>
              </w:rPr>
            </w:pPr>
            <w:r w:rsidRPr="2E260C7A">
              <w:rPr>
                <w:rFonts w:ascii="Times New Roman" w:hAnsi="Times New Roman" w:cs="Times New Roman"/>
                <w:b/>
                <w:bCs/>
              </w:rPr>
              <w:t>Kolegija</w:t>
            </w:r>
          </w:p>
        </w:tc>
        <w:tc>
          <w:tcPr>
            <w:tcW w:w="2340" w:type="dxa"/>
          </w:tcPr>
          <w:p w:rsidRPr="00BB081A" w:rsidR="00466507" w:rsidP="3C1418B1" w:rsidRDefault="00466507" w14:paraId="5D05ECD2" w14:textId="77777777">
            <w:pPr>
              <w:rPr>
                <w:rFonts w:ascii="Times New Roman" w:hAnsi="Times New Roman" w:cs="Times New Roman"/>
              </w:rPr>
            </w:pPr>
            <w:r w:rsidRPr="2E260C7A">
              <w:rPr>
                <w:rFonts w:ascii="Times New Roman" w:hAnsi="Times New Roman" w:cs="Times New Roman"/>
              </w:rPr>
              <w:t>11</w:t>
            </w:r>
          </w:p>
        </w:tc>
        <w:tc>
          <w:tcPr>
            <w:tcW w:w="2340" w:type="dxa"/>
          </w:tcPr>
          <w:p w:rsidRPr="00BB081A" w:rsidR="00466507" w:rsidP="3C1418B1" w:rsidRDefault="00466507" w14:paraId="475B1B64" w14:textId="77777777">
            <w:pPr>
              <w:rPr>
                <w:rFonts w:ascii="Times New Roman" w:hAnsi="Times New Roman" w:cs="Times New Roman"/>
              </w:rPr>
            </w:pPr>
            <w:r w:rsidRPr="2E260C7A">
              <w:rPr>
                <w:rFonts w:ascii="Times New Roman" w:hAnsi="Times New Roman" w:cs="Times New Roman"/>
              </w:rPr>
              <w:t>14</w:t>
            </w:r>
          </w:p>
        </w:tc>
        <w:tc>
          <w:tcPr>
            <w:tcW w:w="2340" w:type="dxa"/>
          </w:tcPr>
          <w:p w:rsidRPr="00BB081A" w:rsidR="00466507" w:rsidP="3C1418B1" w:rsidRDefault="00466507" w14:paraId="0D36AE3D" w14:textId="77777777">
            <w:pPr>
              <w:rPr>
                <w:rFonts w:ascii="Times New Roman" w:hAnsi="Times New Roman" w:cs="Times New Roman"/>
              </w:rPr>
            </w:pPr>
            <w:r w:rsidRPr="2E260C7A">
              <w:rPr>
                <w:rFonts w:ascii="Times New Roman" w:hAnsi="Times New Roman" w:cs="Times New Roman"/>
              </w:rPr>
              <w:t>78,6</w:t>
            </w:r>
          </w:p>
        </w:tc>
      </w:tr>
      <w:tr w:rsidRPr="00BB081A" w:rsidR="009B36F8" w:rsidTr="2E260C7A" w14:paraId="1C81EC23" w14:textId="77777777">
        <w:trPr>
          <w:trHeight w:val="300"/>
        </w:trPr>
        <w:tc>
          <w:tcPr>
            <w:tcW w:w="2340" w:type="dxa"/>
          </w:tcPr>
          <w:p w:rsidRPr="00BB081A" w:rsidR="00466507" w:rsidP="2E260C7A" w:rsidRDefault="00466507" w14:paraId="3F0A0768" w14:textId="77777777">
            <w:pPr>
              <w:rPr>
                <w:rFonts w:ascii="Times New Roman" w:hAnsi="Times New Roman" w:cs="Times New Roman"/>
                <w:b/>
                <w:bCs/>
              </w:rPr>
            </w:pPr>
            <w:r w:rsidRPr="2E260C7A">
              <w:rPr>
                <w:rFonts w:ascii="Times New Roman" w:hAnsi="Times New Roman" w:cs="Times New Roman"/>
                <w:b/>
                <w:bCs/>
              </w:rPr>
              <w:t>Institutas</w:t>
            </w:r>
          </w:p>
        </w:tc>
        <w:tc>
          <w:tcPr>
            <w:tcW w:w="2340" w:type="dxa"/>
          </w:tcPr>
          <w:p w:rsidRPr="00BB081A" w:rsidR="00466507" w:rsidP="3C1418B1" w:rsidRDefault="00466507" w14:paraId="7ECAF5F9" w14:textId="77777777">
            <w:pPr>
              <w:rPr>
                <w:rFonts w:ascii="Times New Roman" w:hAnsi="Times New Roman" w:cs="Times New Roman"/>
              </w:rPr>
            </w:pPr>
            <w:r w:rsidRPr="2E260C7A">
              <w:rPr>
                <w:rFonts w:ascii="Times New Roman" w:hAnsi="Times New Roman" w:cs="Times New Roman"/>
              </w:rPr>
              <w:t>12</w:t>
            </w:r>
          </w:p>
        </w:tc>
        <w:tc>
          <w:tcPr>
            <w:tcW w:w="2340" w:type="dxa"/>
          </w:tcPr>
          <w:p w:rsidRPr="00BB081A" w:rsidR="00466507" w:rsidP="3C1418B1" w:rsidRDefault="00466507" w14:paraId="4B4B3F74" w14:textId="77777777">
            <w:pPr>
              <w:rPr>
                <w:rFonts w:ascii="Times New Roman" w:hAnsi="Times New Roman" w:cs="Times New Roman"/>
              </w:rPr>
            </w:pPr>
            <w:r w:rsidRPr="2E260C7A">
              <w:rPr>
                <w:rFonts w:ascii="Times New Roman" w:hAnsi="Times New Roman" w:cs="Times New Roman"/>
              </w:rPr>
              <w:t>16</w:t>
            </w:r>
          </w:p>
        </w:tc>
        <w:tc>
          <w:tcPr>
            <w:tcW w:w="2340" w:type="dxa"/>
          </w:tcPr>
          <w:p w:rsidRPr="00BB081A" w:rsidR="00466507" w:rsidP="3C1418B1" w:rsidRDefault="00466507" w14:paraId="20CE117F" w14:textId="77777777">
            <w:pPr>
              <w:rPr>
                <w:rFonts w:ascii="Times New Roman" w:hAnsi="Times New Roman" w:cs="Times New Roman"/>
              </w:rPr>
            </w:pPr>
            <w:r w:rsidRPr="2E260C7A">
              <w:rPr>
                <w:rFonts w:ascii="Times New Roman" w:hAnsi="Times New Roman" w:cs="Times New Roman"/>
              </w:rPr>
              <w:t>75,0</w:t>
            </w:r>
          </w:p>
        </w:tc>
      </w:tr>
      <w:tr w:rsidRPr="00BB081A" w:rsidR="009B36F8" w:rsidTr="2E260C7A" w14:paraId="6AF2C2D3" w14:textId="77777777">
        <w:trPr>
          <w:trHeight w:val="300"/>
        </w:trPr>
        <w:tc>
          <w:tcPr>
            <w:tcW w:w="2340" w:type="dxa"/>
          </w:tcPr>
          <w:p w:rsidRPr="00BB081A" w:rsidR="00466507" w:rsidP="2E260C7A" w:rsidRDefault="00466507" w14:paraId="3F4CBAA1" w14:textId="77777777">
            <w:pPr>
              <w:rPr>
                <w:rFonts w:ascii="Times New Roman" w:hAnsi="Times New Roman" w:cs="Times New Roman"/>
                <w:b/>
                <w:bCs/>
              </w:rPr>
            </w:pPr>
            <w:r w:rsidRPr="2E260C7A">
              <w:rPr>
                <w:rFonts w:ascii="Times New Roman" w:hAnsi="Times New Roman" w:cs="Times New Roman"/>
                <w:b/>
                <w:bCs/>
              </w:rPr>
              <w:t>Iš viso</w:t>
            </w:r>
          </w:p>
        </w:tc>
        <w:tc>
          <w:tcPr>
            <w:tcW w:w="2340" w:type="dxa"/>
          </w:tcPr>
          <w:p w:rsidRPr="00BB081A" w:rsidR="00466507" w:rsidP="3C1418B1" w:rsidRDefault="00466507" w14:paraId="7DA08A00" w14:textId="77777777">
            <w:pPr>
              <w:rPr>
                <w:rFonts w:ascii="Times New Roman" w:hAnsi="Times New Roman" w:cs="Times New Roman"/>
              </w:rPr>
            </w:pPr>
            <w:r w:rsidRPr="2E260C7A">
              <w:rPr>
                <w:rFonts w:ascii="Times New Roman" w:hAnsi="Times New Roman" w:cs="Times New Roman"/>
              </w:rPr>
              <w:t>34</w:t>
            </w:r>
          </w:p>
        </w:tc>
        <w:tc>
          <w:tcPr>
            <w:tcW w:w="2340" w:type="dxa"/>
          </w:tcPr>
          <w:p w:rsidRPr="00BB081A" w:rsidR="00466507" w:rsidP="3C1418B1" w:rsidRDefault="00466507" w14:paraId="12DB2833" w14:textId="77777777">
            <w:pPr>
              <w:rPr>
                <w:rFonts w:ascii="Times New Roman" w:hAnsi="Times New Roman" w:cs="Times New Roman"/>
              </w:rPr>
            </w:pPr>
            <w:r w:rsidRPr="2E260C7A">
              <w:rPr>
                <w:rFonts w:ascii="Times New Roman" w:hAnsi="Times New Roman" w:cs="Times New Roman"/>
              </w:rPr>
              <w:t>47</w:t>
            </w:r>
          </w:p>
        </w:tc>
        <w:tc>
          <w:tcPr>
            <w:tcW w:w="2340" w:type="dxa"/>
          </w:tcPr>
          <w:p w:rsidRPr="00BB081A" w:rsidR="00466507" w:rsidP="3C1418B1" w:rsidRDefault="00466507" w14:paraId="7CA1EC4A" w14:textId="77777777">
            <w:pPr>
              <w:rPr>
                <w:rFonts w:ascii="Times New Roman" w:hAnsi="Times New Roman" w:cs="Times New Roman"/>
              </w:rPr>
            </w:pPr>
            <w:r w:rsidRPr="2E260C7A">
              <w:rPr>
                <w:rFonts w:ascii="Times New Roman" w:hAnsi="Times New Roman" w:cs="Times New Roman"/>
              </w:rPr>
              <w:t>72,3</w:t>
            </w:r>
          </w:p>
        </w:tc>
      </w:tr>
    </w:tbl>
    <w:p w:rsidRPr="00BB081A" w:rsidR="00466507" w:rsidP="3C1418B1" w:rsidRDefault="00466507" w14:paraId="7E2900B9" w14:textId="77777777">
      <w:pPr>
        <w:rPr>
          <w:rFonts w:ascii="Times New Roman" w:hAnsi="Times New Roman" w:cs="Times New Roman"/>
        </w:rPr>
      </w:pPr>
    </w:p>
    <w:p w:rsidRPr="00955FC3" w:rsidR="00466507" w:rsidP="3C1418B1" w:rsidRDefault="00466507" w14:paraId="060DC4F4" w14:textId="3B69E7C2">
      <w:pPr>
        <w:ind w:firstLine="567"/>
        <w:rPr>
          <w:rFonts w:ascii="Times New Roman" w:hAnsi="Times New Roman" w:cs="Times New Roman"/>
        </w:rPr>
      </w:pPr>
      <w:commentRangeStart w:id="224"/>
      <w:commentRangeStart w:id="225"/>
      <w:commentRangeStart w:id="226"/>
      <w:r w:rsidRPr="2E260C7A">
        <w:rPr>
          <w:rFonts w:ascii="Times New Roman" w:hAnsi="Times New Roman" w:cs="Times New Roman"/>
        </w:rPr>
        <w:t xml:space="preserve">Visos apklaustos </w:t>
      </w:r>
      <w:commentRangeEnd w:id="224"/>
      <w:r w:rsidRPr="2E260C7A">
        <w:rPr>
          <w:rStyle w:val="Komentaronuoroda"/>
          <w:rFonts w:ascii="Times New Roman" w:hAnsi="Times New Roman" w:cs="Times New Roman"/>
          <w:sz w:val="24"/>
          <w:szCs w:val="24"/>
        </w:rPr>
        <w:commentReference w:id="224"/>
      </w:r>
      <w:commentRangeEnd w:id="225"/>
      <w:r>
        <w:rPr>
          <w:rStyle w:val="CommentReference"/>
        </w:rPr>
        <w:commentReference w:id="225"/>
      </w:r>
      <w:commentRangeEnd w:id="226"/>
      <w:r>
        <w:rPr>
          <w:rStyle w:val="CommentReference"/>
        </w:rPr>
        <w:commentReference w:id="226"/>
      </w:r>
      <w:r w:rsidRPr="2E260C7A">
        <w:rPr>
          <w:rFonts w:ascii="Times New Roman" w:hAnsi="Times New Roman" w:cs="Times New Roman"/>
        </w:rPr>
        <w:t xml:space="preserve">institucijos išskyrus tris nurodė, kad jose kuriami ir valdomi (archyvuojami, sisteminami bei išsaugomi pakartotiniam panaudojimui) </w:t>
      </w:r>
      <w:r w:rsidRPr="2E260C7A" w:rsidR="00A77C29">
        <w:rPr>
          <w:rFonts w:ascii="Times New Roman" w:hAnsi="Times New Roman" w:cs="Times New Roman"/>
        </w:rPr>
        <w:t>MTD</w:t>
      </w:r>
      <w:r w:rsidRPr="2E260C7A">
        <w:rPr>
          <w:rFonts w:ascii="Times New Roman" w:hAnsi="Times New Roman" w:cs="Times New Roman"/>
        </w:rPr>
        <w:t xml:space="preserve">. Dvi institucijos nurodė, kad nepilna apimtimi, tačiau taip pat kuria ir valdo </w:t>
      </w:r>
      <w:r w:rsidRPr="2E260C7A" w:rsidR="00A77C29">
        <w:rPr>
          <w:rFonts w:ascii="Times New Roman" w:hAnsi="Times New Roman" w:cs="Times New Roman"/>
        </w:rPr>
        <w:t>MTD</w:t>
      </w:r>
      <w:r w:rsidRPr="2E260C7A">
        <w:rPr>
          <w:rFonts w:ascii="Times New Roman" w:hAnsi="Times New Roman" w:cs="Times New Roman"/>
        </w:rPr>
        <w:t xml:space="preserve">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955FC3" w:rsidR="00A77C29" w:rsidP="3C1418B1" w:rsidRDefault="00A77C29" w14:paraId="1AF89DA2" w14:textId="77777777">
      <w:pPr>
        <w:rPr>
          <w:rFonts w:ascii="Times New Roman" w:hAnsi="Times New Roman" w:cs="Times New Roman"/>
        </w:rPr>
      </w:pPr>
    </w:p>
    <w:p w:rsidRPr="00955FC3" w:rsidR="00466507" w:rsidP="2E260C7A" w:rsidRDefault="00466507" w14:paraId="59496EF9" w14:textId="7777777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Bendroji duomenų valdymo situacija Lietuvos institucijose.</w:t>
      </w:r>
    </w:p>
    <w:tbl>
      <w:tblPr>
        <w:tblStyle w:val="Lentelstinklelis"/>
        <w:tblW w:w="0" w:type="auto"/>
        <w:tblLook w:val="04A0" w:firstRow="1" w:lastRow="0" w:firstColumn="1" w:lastColumn="0" w:noHBand="0" w:noVBand="1"/>
      </w:tblPr>
      <w:tblGrid>
        <w:gridCol w:w="6689"/>
        <w:gridCol w:w="2321"/>
      </w:tblGrid>
      <w:tr w:rsidRPr="00BB081A" w:rsidR="009B36F8" w:rsidTr="2E260C7A" w14:paraId="55058BC4" w14:textId="77777777">
        <w:tc>
          <w:tcPr>
            <w:tcW w:w="9350" w:type="dxa"/>
            <w:gridSpan w:val="2"/>
          </w:tcPr>
          <w:p w:rsidRPr="00BB081A" w:rsidR="00466507" w:rsidP="2E260C7A" w:rsidRDefault="00466507" w14:paraId="71333858" w14:textId="77777777">
            <w:pPr>
              <w:rPr>
                <w:rFonts w:ascii="Times New Roman" w:hAnsi="Times New Roman" w:cs="Times New Roman"/>
                <w:b/>
                <w:bCs/>
                <w:i/>
                <w:iCs/>
              </w:rPr>
            </w:pPr>
            <w:r w:rsidRPr="2E260C7A">
              <w:rPr>
                <w:rFonts w:ascii="Times New Roman" w:hAnsi="Times New Roman" w:cs="Times New Roman"/>
                <w:b/>
                <w:bCs/>
                <w:i/>
                <w:iCs/>
              </w:rPr>
              <w:t>K2. Ar jūsų institucijoje kuriami ir valdomi (archyvuojami, sisteminami bei išsaugomi pakartotiniam panaudojimui) mokslinių tyrimų duomenys? (N)</w:t>
            </w:r>
          </w:p>
        </w:tc>
      </w:tr>
      <w:tr w:rsidRPr="00BB081A" w:rsidR="009B36F8" w:rsidTr="2E260C7A" w14:paraId="2A84B816" w14:textId="77777777">
        <w:tc>
          <w:tcPr>
            <w:tcW w:w="6941" w:type="dxa"/>
          </w:tcPr>
          <w:p w:rsidRPr="00BB081A" w:rsidR="00466507" w:rsidP="3C1418B1" w:rsidRDefault="00466507" w14:paraId="50CFCB86" w14:textId="77777777">
            <w:pPr>
              <w:rPr>
                <w:rFonts w:ascii="Times New Roman" w:hAnsi="Times New Roman" w:cs="Times New Roman"/>
              </w:rPr>
            </w:pPr>
            <w:r w:rsidRPr="2E260C7A">
              <w:rPr>
                <w:rFonts w:ascii="Times New Roman" w:hAnsi="Times New Roman" w:cs="Times New Roman"/>
              </w:rPr>
              <w:t>Taip</w:t>
            </w:r>
          </w:p>
        </w:tc>
        <w:tc>
          <w:tcPr>
            <w:tcW w:w="2409" w:type="dxa"/>
          </w:tcPr>
          <w:p w:rsidRPr="00BB081A" w:rsidR="00466507" w:rsidP="3C1418B1" w:rsidRDefault="00466507" w14:paraId="4EBFAE0B" w14:textId="77777777">
            <w:pPr>
              <w:rPr>
                <w:rFonts w:ascii="Times New Roman" w:hAnsi="Times New Roman" w:cs="Times New Roman"/>
                <w:highlight w:val="yellow"/>
              </w:rPr>
            </w:pPr>
            <w:r w:rsidRPr="2E260C7A">
              <w:rPr>
                <w:rFonts w:ascii="Times New Roman" w:hAnsi="Times New Roman" w:cs="Times New Roman"/>
              </w:rPr>
              <w:t>31</w:t>
            </w:r>
          </w:p>
        </w:tc>
      </w:tr>
      <w:tr w:rsidRPr="00BB081A" w:rsidR="009B36F8" w:rsidTr="2E260C7A" w14:paraId="23275EDD" w14:textId="77777777">
        <w:tc>
          <w:tcPr>
            <w:tcW w:w="6941" w:type="dxa"/>
          </w:tcPr>
          <w:p w:rsidRPr="00BB081A" w:rsidR="00466507" w:rsidP="3C1418B1" w:rsidRDefault="00466507" w14:paraId="4096E089" w14:textId="77777777">
            <w:pPr>
              <w:rPr>
                <w:rFonts w:ascii="Times New Roman" w:hAnsi="Times New Roman" w:cs="Times New Roman"/>
              </w:rPr>
            </w:pPr>
            <w:r w:rsidRPr="2E260C7A">
              <w:rPr>
                <w:rFonts w:ascii="Times New Roman" w:hAnsi="Times New Roman" w:cs="Times New Roman"/>
              </w:rPr>
              <w:t>Ne</w:t>
            </w:r>
          </w:p>
        </w:tc>
        <w:tc>
          <w:tcPr>
            <w:tcW w:w="2409" w:type="dxa"/>
          </w:tcPr>
          <w:p w:rsidRPr="00BB081A" w:rsidR="00466507" w:rsidP="3C1418B1" w:rsidRDefault="00466507" w14:paraId="7730B89D" w14:textId="77777777">
            <w:pPr>
              <w:rPr>
                <w:rFonts w:ascii="Times New Roman" w:hAnsi="Times New Roman" w:cs="Times New Roman"/>
              </w:rPr>
            </w:pPr>
            <w:r w:rsidRPr="2E260C7A">
              <w:rPr>
                <w:rFonts w:ascii="Times New Roman" w:hAnsi="Times New Roman" w:cs="Times New Roman"/>
              </w:rPr>
              <w:t>1</w:t>
            </w:r>
          </w:p>
        </w:tc>
      </w:tr>
      <w:tr w:rsidRPr="00BB081A" w:rsidR="009B36F8" w:rsidTr="2E260C7A" w14:paraId="13232EC8" w14:textId="77777777">
        <w:tc>
          <w:tcPr>
            <w:tcW w:w="6941" w:type="dxa"/>
          </w:tcPr>
          <w:p w:rsidRPr="00BB081A" w:rsidR="00466507" w:rsidP="3C1418B1" w:rsidRDefault="00466507" w14:paraId="386F197B" w14:textId="77777777">
            <w:pPr>
              <w:rPr>
                <w:rFonts w:ascii="Times New Roman" w:hAnsi="Times New Roman" w:cs="Times New Roman"/>
              </w:rPr>
            </w:pPr>
            <w:r w:rsidRPr="2E260C7A">
              <w:rPr>
                <w:rFonts w:ascii="Times New Roman" w:hAnsi="Times New Roman" w:cs="Times New Roman"/>
              </w:rPr>
              <w:t>Nepilna apimtimi; tiek, kiek tai reikalinga publikacijai paskelbti</w:t>
            </w:r>
          </w:p>
        </w:tc>
        <w:tc>
          <w:tcPr>
            <w:tcW w:w="2409" w:type="dxa"/>
          </w:tcPr>
          <w:p w:rsidRPr="00BB081A" w:rsidR="00466507" w:rsidP="3C1418B1" w:rsidRDefault="00466507" w14:paraId="19314B51" w14:textId="77777777">
            <w:pPr>
              <w:rPr>
                <w:rFonts w:ascii="Times New Roman" w:hAnsi="Times New Roman" w:cs="Times New Roman"/>
              </w:rPr>
            </w:pPr>
            <w:r w:rsidRPr="2E260C7A">
              <w:rPr>
                <w:rFonts w:ascii="Times New Roman" w:hAnsi="Times New Roman" w:cs="Times New Roman"/>
              </w:rPr>
              <w:t>2</w:t>
            </w:r>
          </w:p>
        </w:tc>
      </w:tr>
    </w:tbl>
    <w:p w:rsidRPr="00BB081A" w:rsidR="00466507" w:rsidP="3C1418B1" w:rsidRDefault="00466507" w14:paraId="47C665A7" w14:textId="77777777">
      <w:pPr>
        <w:rPr>
          <w:rFonts w:ascii="Times New Roman" w:hAnsi="Times New Roman" w:cs="Times New Roman"/>
        </w:rPr>
      </w:pPr>
    </w:p>
    <w:p w:rsidRPr="00955FC3" w:rsidR="00466507" w:rsidP="3C1418B1" w:rsidRDefault="00466507" w14:paraId="21369DF3" w14:textId="4C711079">
      <w:pPr>
        <w:ind w:firstLine="567"/>
        <w:rPr>
          <w:rFonts w:ascii="Times New Roman" w:hAnsi="Times New Roman" w:cs="Times New Roman"/>
        </w:rPr>
      </w:pPr>
      <w:r w:rsidRPr="3D3484BE">
        <w:rPr>
          <w:rFonts w:ascii="Times New Roman" w:hAnsi="Times New Roman" w:cs="Times New Roman"/>
        </w:rPr>
        <w:t xml:space="preserve">27 institucijos nurodė, kad </w:t>
      </w:r>
      <w:r w:rsidRPr="3D3484BE" w:rsidR="00A77C29">
        <w:rPr>
          <w:rFonts w:ascii="Times New Roman" w:hAnsi="Times New Roman" w:cs="Times New Roman"/>
        </w:rPr>
        <w:t>MTD</w:t>
      </w:r>
      <w:r w:rsidRPr="3D3484BE">
        <w:rPr>
          <w:rFonts w:ascii="Times New Roman" w:hAnsi="Times New Roman" w:cs="Times New Roman"/>
        </w:rPr>
        <w:t xml:space="preserve"> kuriami ir valdomi individualių mokslininkų ar mokslininkų grupių apimtimi (iš jų 12 – tik tokia apimtimi). 16 institucijų nurodė, kad </w:t>
      </w:r>
      <w:r w:rsidRPr="3D3484BE" w:rsidR="00A77C29">
        <w:rPr>
          <w:rFonts w:ascii="Times New Roman" w:hAnsi="Times New Roman" w:cs="Times New Roman"/>
        </w:rPr>
        <w:t>MTD</w:t>
      </w:r>
      <w:r w:rsidRPr="3D3484BE">
        <w:rPr>
          <w:rFonts w:ascii="Times New Roman" w:hAnsi="Times New Roman" w:cs="Times New Roman"/>
        </w:rPr>
        <w:t xml:space="preserve"> kuriami ir valdomi visos institucijos ar atskirų jos padalinių apimtimi (iš jų 5 – tik tokia apimtimi). 9 institucijos nurodė, kad </w:t>
      </w:r>
      <w:r w:rsidRPr="3D3484BE" w:rsidR="00A77C29">
        <w:rPr>
          <w:rFonts w:ascii="Times New Roman" w:hAnsi="Times New Roman" w:cs="Times New Roman"/>
        </w:rPr>
        <w:t>MTD</w:t>
      </w:r>
      <w:r w:rsidRPr="3D3484BE">
        <w:rPr>
          <w:rFonts w:ascii="Times New Roman" w:hAnsi="Times New Roman" w:cs="Times New Roman"/>
        </w:rPr>
        <w:t xml:space="preserve"> kuriami ir valdomi bendrai su kitomis institucijomis, per bendras </w:t>
      </w:r>
      <w:r w:rsidRPr="3D3484BE" w:rsidR="00F0142A">
        <w:rPr>
          <w:rFonts w:ascii="Times New Roman" w:hAnsi="Times New Roman" w:cs="Times New Roman"/>
        </w:rPr>
        <w:t>MTI</w:t>
      </w:r>
      <w:r w:rsidRPr="3D3484BE">
        <w:rPr>
          <w:rFonts w:ascii="Times New Roman" w:hAnsi="Times New Roman" w:cs="Times New Roman"/>
        </w:rPr>
        <w:t xml:space="preserve"> (iš jų 1 – tik tokia apimtimi). 4 institucijos nurodė, kad duomenys kuriami ir valdomi visokiomis apimtimis (žr. </w:t>
      </w:r>
      <w:r w:rsidRPr="3D3484BE">
        <w:rPr>
          <w:rFonts w:ascii="Times New Roman" w:hAnsi="Times New Roman" w:cs="Times New Roman"/>
          <w:shd w:val="clear" w:color="auto" w:fill="FFFF00"/>
        </w:rPr>
        <w:t>X</w:t>
      </w:r>
      <w:r w:rsidRPr="3D3484BE">
        <w:rPr>
          <w:rFonts w:ascii="Times New Roman" w:hAnsi="Times New Roman" w:cs="Times New Roman"/>
        </w:rPr>
        <w:t xml:space="preserve"> lentelę).</w:t>
      </w:r>
    </w:p>
    <w:p w:rsidRPr="00955FC3" w:rsidR="00A77C29" w:rsidP="3C1418B1" w:rsidRDefault="00A77C29" w14:paraId="51DD1262" w14:textId="77777777">
      <w:pPr>
        <w:rPr>
          <w:rFonts w:ascii="Times New Roman" w:hAnsi="Times New Roman" w:cs="Times New Roman"/>
        </w:rPr>
      </w:pPr>
    </w:p>
    <w:p w:rsidRPr="00955FC3" w:rsidR="00466507" w:rsidP="2E260C7A" w:rsidRDefault="00466507" w14:paraId="4756246E" w14:textId="7777777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Duomenų valdymo pobūdis ir apimtys Lietuvos institucijose.</w:t>
      </w:r>
    </w:p>
    <w:tbl>
      <w:tblPr>
        <w:tblStyle w:val="Lentelstinklelis"/>
        <w:tblW w:w="0" w:type="auto"/>
        <w:tblLook w:val="04A0" w:firstRow="1" w:lastRow="0" w:firstColumn="1" w:lastColumn="0" w:noHBand="0" w:noVBand="1"/>
      </w:tblPr>
      <w:tblGrid>
        <w:gridCol w:w="7639"/>
        <w:gridCol w:w="1371"/>
      </w:tblGrid>
      <w:tr w:rsidRPr="00BB081A" w:rsidR="009B36F8" w:rsidTr="2E260C7A" w14:paraId="478DA4CC" w14:textId="77777777">
        <w:tc>
          <w:tcPr>
            <w:tcW w:w="9350" w:type="dxa"/>
            <w:gridSpan w:val="2"/>
          </w:tcPr>
          <w:p w:rsidRPr="00BB081A" w:rsidR="00466507" w:rsidP="2E260C7A" w:rsidRDefault="00466507" w14:paraId="4EC06FCB" w14:textId="77777777">
            <w:pPr>
              <w:rPr>
                <w:rFonts w:ascii="Times New Roman" w:hAnsi="Times New Roman" w:cs="Times New Roman"/>
                <w:b/>
                <w:bCs/>
                <w:i/>
                <w:iCs/>
              </w:rPr>
            </w:pPr>
            <w:r w:rsidRPr="2E260C7A">
              <w:rPr>
                <w:rFonts w:ascii="Times New Roman" w:hAnsi="Times New Roman" w:cs="Times New Roman"/>
                <w:b/>
                <w:bCs/>
                <w:i/>
                <w:iCs/>
              </w:rPr>
              <w:t>K3. Nurodykite kokia apimtimi kuriami ir valdomi (archyvuojami, sisteminami ir išsaugomi pakartotiniam panaudojimui) mokslinių tyrimų duomenys? (N)</w:t>
            </w:r>
          </w:p>
        </w:tc>
      </w:tr>
      <w:tr w:rsidRPr="00BB081A" w:rsidR="009B36F8" w:rsidTr="2E260C7A" w14:paraId="405F7795" w14:textId="77777777">
        <w:tc>
          <w:tcPr>
            <w:tcW w:w="7933" w:type="dxa"/>
          </w:tcPr>
          <w:p w:rsidRPr="00955FC3" w:rsidR="00466507" w:rsidP="3C1418B1" w:rsidRDefault="00466507" w14:paraId="1FF80F16" w14:textId="77777777">
            <w:pPr>
              <w:rPr>
                <w:rFonts w:ascii="Times New Roman" w:hAnsi="Times New Roman" w:cs="Times New Roman"/>
              </w:rPr>
            </w:pPr>
            <w:r w:rsidRPr="2E260C7A">
              <w:rPr>
                <w:rFonts w:ascii="Times New Roman" w:hAnsi="Times New Roman" w:cs="Times New Roman"/>
              </w:rPr>
              <w:t>Visos institucijos ar atskirų jos padalinių apimtimi;</w:t>
            </w:r>
          </w:p>
        </w:tc>
        <w:tc>
          <w:tcPr>
            <w:tcW w:w="1417" w:type="dxa"/>
          </w:tcPr>
          <w:p w:rsidRPr="00BB081A" w:rsidR="00466507" w:rsidP="3C1418B1" w:rsidRDefault="00466507" w14:paraId="0A6784D4" w14:textId="77777777">
            <w:pPr>
              <w:rPr>
                <w:rFonts w:ascii="Times New Roman" w:hAnsi="Times New Roman" w:cs="Times New Roman"/>
              </w:rPr>
            </w:pPr>
            <w:r w:rsidRPr="2E260C7A">
              <w:rPr>
                <w:rFonts w:ascii="Times New Roman" w:hAnsi="Times New Roman" w:cs="Times New Roman"/>
              </w:rPr>
              <w:t>5</w:t>
            </w:r>
          </w:p>
        </w:tc>
      </w:tr>
      <w:tr w:rsidRPr="00BB081A" w:rsidR="009B36F8" w:rsidTr="2E260C7A" w14:paraId="60C52812" w14:textId="77777777">
        <w:tc>
          <w:tcPr>
            <w:tcW w:w="7933" w:type="dxa"/>
          </w:tcPr>
          <w:p w:rsidRPr="00BB081A" w:rsidR="00466507" w:rsidP="3C1418B1" w:rsidRDefault="00466507" w14:paraId="297B5C4F" w14:textId="77777777">
            <w:pPr>
              <w:rPr>
                <w:rFonts w:ascii="Times New Roman" w:hAnsi="Times New Roman" w:cs="Times New Roman"/>
              </w:rPr>
            </w:pPr>
            <w:r w:rsidRPr="2E260C7A">
              <w:rPr>
                <w:rFonts w:ascii="Times New Roman" w:hAnsi="Times New Roman" w:cs="Times New Roman"/>
              </w:rPr>
              <w:t>Individualių mokslininkų ar mokslininkų grupių apimtimi;</w:t>
            </w:r>
          </w:p>
        </w:tc>
        <w:tc>
          <w:tcPr>
            <w:tcW w:w="1417" w:type="dxa"/>
          </w:tcPr>
          <w:p w:rsidRPr="00BB081A" w:rsidR="00466507" w:rsidP="3C1418B1" w:rsidRDefault="00466507" w14:paraId="7C90F99E" w14:textId="77777777">
            <w:pPr>
              <w:rPr>
                <w:rFonts w:ascii="Times New Roman" w:hAnsi="Times New Roman" w:cs="Times New Roman"/>
              </w:rPr>
            </w:pPr>
            <w:r w:rsidRPr="2E260C7A">
              <w:rPr>
                <w:rFonts w:ascii="Times New Roman" w:hAnsi="Times New Roman" w:cs="Times New Roman"/>
              </w:rPr>
              <w:t>12</w:t>
            </w:r>
          </w:p>
        </w:tc>
      </w:tr>
      <w:tr w:rsidRPr="00BB081A" w:rsidR="009B36F8" w:rsidTr="2E260C7A" w14:paraId="6AC01768" w14:textId="77777777">
        <w:tc>
          <w:tcPr>
            <w:tcW w:w="7933" w:type="dxa"/>
          </w:tcPr>
          <w:p w:rsidRPr="00955FC3" w:rsidR="00466507" w:rsidP="3C1418B1" w:rsidRDefault="00466507" w14:paraId="069F162E" w14:textId="77777777">
            <w:pPr>
              <w:rPr>
                <w:rFonts w:ascii="Times New Roman" w:hAnsi="Times New Roman" w:cs="Times New Roman"/>
              </w:rPr>
            </w:pPr>
            <w:r w:rsidRPr="2E260C7A">
              <w:rPr>
                <w:rFonts w:ascii="Times New Roman" w:hAnsi="Times New Roman" w:cs="Times New Roman"/>
              </w:rPr>
              <w:t>Bendrai su kitomis institucijomis, per bendras mokslinių tyrimų infrastruktūras ar kt.;</w:t>
            </w:r>
          </w:p>
        </w:tc>
        <w:tc>
          <w:tcPr>
            <w:tcW w:w="1417" w:type="dxa"/>
          </w:tcPr>
          <w:p w:rsidRPr="00BB081A" w:rsidR="00466507" w:rsidP="3C1418B1" w:rsidRDefault="00466507" w14:paraId="20229BCF" w14:textId="77777777">
            <w:pPr>
              <w:rPr>
                <w:rFonts w:ascii="Times New Roman" w:hAnsi="Times New Roman" w:cs="Times New Roman"/>
              </w:rPr>
            </w:pPr>
            <w:r w:rsidRPr="2E260C7A">
              <w:rPr>
                <w:rFonts w:ascii="Times New Roman" w:hAnsi="Times New Roman" w:cs="Times New Roman"/>
              </w:rPr>
              <w:t>1</w:t>
            </w:r>
          </w:p>
        </w:tc>
      </w:tr>
      <w:tr w:rsidRPr="00BB081A" w:rsidR="009B36F8" w:rsidTr="2E260C7A" w14:paraId="161D5490" w14:textId="77777777">
        <w:tc>
          <w:tcPr>
            <w:tcW w:w="7933" w:type="dxa"/>
          </w:tcPr>
          <w:p w:rsidRPr="00BB081A" w:rsidR="00466507" w:rsidP="3C1418B1" w:rsidRDefault="00466507" w14:paraId="664EEE5C" w14:textId="77777777">
            <w:pPr>
              <w:rPr>
                <w:rFonts w:ascii="Times New Roman" w:hAnsi="Times New Roman" w:cs="Times New Roman"/>
              </w:rPr>
            </w:pPr>
            <w:r w:rsidRPr="2E260C7A">
              <w:rPr>
                <w:rFonts w:ascii="Times New Roman" w:hAnsi="Times New Roman" w:cs="Times New Roman"/>
              </w:rPr>
              <w:t>Visos institucijos ar atskirų jos padalinių apimtimi IR Individualių mokslininkų ar mokslininkų grupių apimtimi</w:t>
            </w:r>
          </w:p>
        </w:tc>
        <w:tc>
          <w:tcPr>
            <w:tcW w:w="1417" w:type="dxa"/>
          </w:tcPr>
          <w:p w:rsidRPr="00BB081A" w:rsidR="00466507" w:rsidP="3C1418B1" w:rsidRDefault="00466507" w14:paraId="7D1B29BE" w14:textId="77777777">
            <w:pPr>
              <w:rPr>
                <w:rFonts w:ascii="Times New Roman" w:hAnsi="Times New Roman" w:cs="Times New Roman"/>
              </w:rPr>
            </w:pPr>
            <w:r w:rsidRPr="2E260C7A">
              <w:rPr>
                <w:rFonts w:ascii="Times New Roman" w:hAnsi="Times New Roman" w:cs="Times New Roman"/>
              </w:rPr>
              <w:t>7</w:t>
            </w:r>
          </w:p>
        </w:tc>
      </w:tr>
      <w:tr w:rsidRPr="00BB081A" w:rsidR="009B36F8" w:rsidTr="2E260C7A" w14:paraId="6EB6F893" w14:textId="77777777">
        <w:tc>
          <w:tcPr>
            <w:tcW w:w="7933" w:type="dxa"/>
          </w:tcPr>
          <w:p w:rsidRPr="00BB081A" w:rsidR="00466507" w:rsidP="3C1418B1" w:rsidRDefault="00466507" w14:paraId="7E41D96C" w14:textId="77777777">
            <w:pPr>
              <w:rPr>
                <w:rFonts w:ascii="Times New Roman" w:hAnsi="Times New Roman" w:cs="Times New Roman"/>
              </w:rPr>
            </w:pPr>
            <w:r w:rsidRPr="2E260C7A">
              <w:rPr>
                <w:rFonts w:ascii="Times New Roman" w:hAnsi="Times New Roman" w:cs="Times New Roman"/>
              </w:rPr>
              <w:t>Individualių mokslininkų ar mokslininkų grupių apimtimi IR Bendrai su kitomis institucijomis, per bendras mokslinių tyrimų infrastruktūras ar kt.;</w:t>
            </w:r>
          </w:p>
        </w:tc>
        <w:tc>
          <w:tcPr>
            <w:tcW w:w="1417" w:type="dxa"/>
          </w:tcPr>
          <w:p w:rsidRPr="00BB081A" w:rsidR="00466507" w:rsidP="3C1418B1" w:rsidRDefault="00466507" w14:paraId="3F3EFE85" w14:textId="77777777">
            <w:pPr>
              <w:rPr>
                <w:rFonts w:ascii="Times New Roman" w:hAnsi="Times New Roman" w:cs="Times New Roman"/>
              </w:rPr>
            </w:pPr>
            <w:r w:rsidRPr="2E260C7A">
              <w:rPr>
                <w:rFonts w:ascii="Times New Roman" w:hAnsi="Times New Roman" w:cs="Times New Roman"/>
              </w:rPr>
              <w:t>4</w:t>
            </w:r>
          </w:p>
        </w:tc>
      </w:tr>
      <w:tr w:rsidRPr="00BB081A" w:rsidR="009B36F8" w:rsidTr="2E260C7A" w14:paraId="57ED880F" w14:textId="77777777">
        <w:tc>
          <w:tcPr>
            <w:tcW w:w="7933" w:type="dxa"/>
          </w:tcPr>
          <w:p w:rsidRPr="00BB081A" w:rsidR="00466507" w:rsidP="3C1418B1" w:rsidRDefault="00466507" w14:paraId="7C6B0B72" w14:textId="77777777">
            <w:pPr>
              <w:rPr>
                <w:rFonts w:ascii="Times New Roman" w:hAnsi="Times New Roman" w:cs="Times New Roman"/>
              </w:rPr>
            </w:pPr>
            <w:r w:rsidRPr="2E260C7A">
              <w:rPr>
                <w:rFonts w:ascii="Times New Roman" w:hAnsi="Times New Roman" w:cs="Times New Roman"/>
              </w:rPr>
              <w:t>Visos institucijos ar atskirų jos padalinių apimtimi IR Individualių mokslininkų ar mokslininkų grupių apimtimi IR Bendrai su kitomis institucijomis, per bendras mokslinių tyrimų infrastruktūras ar kt.;</w:t>
            </w:r>
          </w:p>
        </w:tc>
        <w:tc>
          <w:tcPr>
            <w:tcW w:w="1417" w:type="dxa"/>
          </w:tcPr>
          <w:p w:rsidRPr="00BB081A" w:rsidR="00466507" w:rsidP="3C1418B1" w:rsidRDefault="00466507" w14:paraId="31A311C5" w14:textId="77777777">
            <w:pPr>
              <w:rPr>
                <w:rFonts w:ascii="Times New Roman" w:hAnsi="Times New Roman" w:cs="Times New Roman"/>
              </w:rPr>
            </w:pPr>
            <w:r w:rsidRPr="2E260C7A">
              <w:rPr>
                <w:rFonts w:ascii="Times New Roman" w:hAnsi="Times New Roman" w:cs="Times New Roman"/>
              </w:rPr>
              <w:t>4</w:t>
            </w:r>
          </w:p>
        </w:tc>
      </w:tr>
      <w:tr w:rsidRPr="00BB081A" w:rsidR="009B36F8" w:rsidTr="2E260C7A" w14:paraId="7DF00DDE" w14:textId="77777777">
        <w:tc>
          <w:tcPr>
            <w:tcW w:w="7933" w:type="dxa"/>
          </w:tcPr>
          <w:p w:rsidRPr="00BB081A" w:rsidR="00466507" w:rsidP="3C1418B1" w:rsidRDefault="00466507" w14:paraId="4E898AF4" w14:textId="77777777">
            <w:pPr>
              <w:rPr>
                <w:rFonts w:ascii="Times New Roman" w:hAnsi="Times New Roman" w:cs="Times New Roman"/>
              </w:rPr>
            </w:pPr>
            <w:r w:rsidRPr="2E260C7A">
              <w:rPr>
                <w:rFonts w:ascii="Times New Roman" w:hAnsi="Times New Roman" w:cs="Times New Roman"/>
              </w:rPr>
              <w:t>Nekuria/nevaldo duomenų</w:t>
            </w:r>
          </w:p>
        </w:tc>
        <w:tc>
          <w:tcPr>
            <w:tcW w:w="1417" w:type="dxa"/>
          </w:tcPr>
          <w:p w:rsidRPr="00BB081A" w:rsidR="00466507" w:rsidP="3C1418B1" w:rsidRDefault="00466507" w14:paraId="0DA494E0" w14:textId="77777777">
            <w:pPr>
              <w:rPr>
                <w:rFonts w:ascii="Times New Roman" w:hAnsi="Times New Roman" w:cs="Times New Roman"/>
              </w:rPr>
            </w:pPr>
            <w:r w:rsidRPr="2E260C7A">
              <w:rPr>
                <w:rFonts w:ascii="Times New Roman" w:hAnsi="Times New Roman" w:cs="Times New Roman"/>
              </w:rPr>
              <w:t>1</w:t>
            </w:r>
          </w:p>
        </w:tc>
      </w:tr>
    </w:tbl>
    <w:p w:rsidRPr="00BB081A" w:rsidR="00466507" w:rsidP="3C1418B1" w:rsidRDefault="00466507" w14:paraId="7D50FC33" w14:textId="77777777">
      <w:pPr>
        <w:rPr>
          <w:rFonts w:ascii="Times New Roman" w:hAnsi="Times New Roman" w:cs="Times New Roman"/>
          <w:highlight w:val="yellow"/>
        </w:rPr>
      </w:pPr>
    </w:p>
    <w:p w:rsidRPr="00955FC3" w:rsidR="00466507" w:rsidP="3C1418B1" w:rsidRDefault="00466507" w14:paraId="26E828CA" w14:textId="35CDD980">
      <w:pPr>
        <w:ind w:firstLine="567"/>
        <w:rPr>
          <w:rFonts w:ascii="Times New Roman" w:hAnsi="Times New Roman" w:cs="Times New Roman"/>
        </w:rPr>
      </w:pPr>
      <w:r w:rsidRPr="2E260C7A">
        <w:rPr>
          <w:rFonts w:ascii="Times New Roman" w:hAnsi="Times New Roman" w:cs="Times New Roman"/>
        </w:rPr>
        <w:t xml:space="preserve">8 institucijos nurodė, kad nėra reglamentavusios </w:t>
      </w:r>
      <w:r w:rsidRPr="2E260C7A" w:rsidR="00A77C29">
        <w:rPr>
          <w:rFonts w:ascii="Times New Roman" w:hAnsi="Times New Roman" w:cs="Times New Roman"/>
        </w:rPr>
        <w:t>MTD</w:t>
      </w:r>
      <w:r w:rsidRPr="2E260C7A">
        <w:rPr>
          <w:rFonts w:ascii="Times New Roman" w:hAnsi="Times New Roman" w:cs="Times New Roman"/>
        </w:rPr>
        <w:t xml:space="preserve"> valdymo ir neteikia metodinės pagalbos mokslininkams. Dar dvi nurodė, kad reglamentavimas ir pagalba yra minimalūs arba dar tik rengiamasi tai daryti. 11 institucijų nurodė, kad turi tik vidinius teisės aktus, skirtus mokslinių tyrimų duomenų valdymo politikai, o dar 7 institucijos nurodė, kad teikia metodinę pagalbą mokslininkams. Tik 6 institucijos nurodė, kad yra</w:t>
      </w:r>
      <w:r w:rsidRPr="2E260C7A" w:rsidR="00A77C29">
        <w:rPr>
          <w:rFonts w:ascii="Times New Roman" w:hAnsi="Times New Roman" w:cs="Times New Roman"/>
        </w:rPr>
        <w:t xml:space="preserve"> ne tik</w:t>
      </w:r>
      <w:r w:rsidRPr="2E260C7A">
        <w:rPr>
          <w:rFonts w:ascii="Times New Roman" w:hAnsi="Times New Roman" w:cs="Times New Roman"/>
        </w:rPr>
        <w:t xml:space="preserve"> reglamentavusios mokslinių tyrimų duomenų valdymą,</w:t>
      </w:r>
      <w:r w:rsidRPr="2E260C7A" w:rsidR="00A77C29">
        <w:rPr>
          <w:rFonts w:ascii="Times New Roman" w:hAnsi="Times New Roman" w:cs="Times New Roman"/>
        </w:rPr>
        <w:t xml:space="preserve"> bet</w:t>
      </w:r>
      <w:r w:rsidRPr="2E260C7A">
        <w:rPr>
          <w:rFonts w:ascii="Times New Roman" w:hAnsi="Times New Roman" w:cs="Times New Roman"/>
        </w:rPr>
        <w:t xml:space="preserve"> ir teikia metodinę pagalbą mokslininkams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955FC3" w:rsidR="00A77C29" w:rsidP="3C1418B1" w:rsidRDefault="00A77C29" w14:paraId="51CA71EE" w14:textId="77777777">
      <w:pPr>
        <w:rPr>
          <w:rFonts w:ascii="Times New Roman" w:hAnsi="Times New Roman" w:cs="Times New Roman"/>
        </w:rPr>
      </w:pPr>
    </w:p>
    <w:p w:rsidRPr="00955FC3" w:rsidR="00466507" w:rsidP="2E260C7A" w:rsidRDefault="00466507" w14:paraId="33719564" w14:textId="7777777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Duomenų valdymo reglamentavimas ir metodinės pagalbos teikimas Lietuvos institucijose.</w:t>
      </w:r>
    </w:p>
    <w:tbl>
      <w:tblPr>
        <w:tblStyle w:val="Lentelstinklelis"/>
        <w:tblW w:w="0" w:type="auto"/>
        <w:tblLook w:val="04A0" w:firstRow="1" w:lastRow="0" w:firstColumn="1" w:lastColumn="0" w:noHBand="0" w:noVBand="1"/>
      </w:tblPr>
      <w:tblGrid>
        <w:gridCol w:w="7774"/>
        <w:gridCol w:w="1236"/>
      </w:tblGrid>
      <w:tr w:rsidRPr="00BB081A" w:rsidR="009B36F8" w:rsidTr="2E260C7A" w14:paraId="7D967BA5" w14:textId="77777777">
        <w:tc>
          <w:tcPr>
            <w:tcW w:w="9350" w:type="dxa"/>
            <w:gridSpan w:val="2"/>
          </w:tcPr>
          <w:p w:rsidRPr="00BB081A" w:rsidR="00466507" w:rsidP="2E260C7A" w:rsidRDefault="00466507" w14:paraId="277CE629" w14:textId="77777777">
            <w:pPr>
              <w:rPr>
                <w:rFonts w:ascii="Times New Roman" w:hAnsi="Times New Roman" w:cs="Times New Roman"/>
                <w:b/>
                <w:bCs/>
                <w:i/>
                <w:iCs/>
              </w:rPr>
            </w:pPr>
            <w:r w:rsidRPr="2E260C7A">
              <w:rPr>
                <w:rFonts w:ascii="Times New Roman" w:hAnsi="Times New Roman" w:cs="Times New Roman"/>
                <w:b/>
                <w:bCs/>
                <w:i/>
                <w:iCs/>
              </w:rPr>
              <w:t>K4. Ar Jūsų institucija yra reglamentavusi mokslinių tyrimų duomenų valdymą, ar teikiate metodinę pagalbą? (N)</w:t>
            </w:r>
          </w:p>
        </w:tc>
      </w:tr>
      <w:tr w:rsidRPr="00BB081A" w:rsidR="009B36F8" w:rsidTr="2E260C7A" w14:paraId="470D6D0B" w14:textId="77777777">
        <w:tc>
          <w:tcPr>
            <w:tcW w:w="8075" w:type="dxa"/>
          </w:tcPr>
          <w:p w:rsidRPr="00BB081A" w:rsidR="00466507" w:rsidP="3C1418B1" w:rsidRDefault="00466507" w14:paraId="11127775" w14:textId="77777777">
            <w:pPr>
              <w:rPr>
                <w:rFonts w:ascii="Times New Roman" w:hAnsi="Times New Roman" w:cs="Times New Roman"/>
              </w:rPr>
            </w:pPr>
            <w:r w:rsidRPr="2E260C7A">
              <w:rPr>
                <w:rFonts w:ascii="Times New Roman" w:hAnsi="Times New Roman" w:cs="Times New Roman"/>
              </w:rPr>
              <w:t>Taip, turime vidinius teisės aktus, skirtus mokslinių tyrimų duomenų valdymo politikai;</w:t>
            </w:r>
          </w:p>
        </w:tc>
        <w:tc>
          <w:tcPr>
            <w:tcW w:w="1275" w:type="dxa"/>
          </w:tcPr>
          <w:p w:rsidRPr="00BB081A" w:rsidR="00466507" w:rsidP="3C1418B1" w:rsidRDefault="00466507" w14:paraId="0C7D896A" w14:textId="77777777">
            <w:pPr>
              <w:rPr>
                <w:rFonts w:ascii="Times New Roman" w:hAnsi="Times New Roman" w:cs="Times New Roman"/>
              </w:rPr>
            </w:pPr>
            <w:r w:rsidRPr="2E260C7A">
              <w:rPr>
                <w:rFonts w:ascii="Times New Roman" w:hAnsi="Times New Roman" w:cs="Times New Roman"/>
              </w:rPr>
              <w:t>11</w:t>
            </w:r>
          </w:p>
        </w:tc>
      </w:tr>
      <w:tr w:rsidRPr="00BB081A" w:rsidR="009B36F8" w:rsidTr="2E260C7A" w14:paraId="11106364" w14:textId="77777777">
        <w:tc>
          <w:tcPr>
            <w:tcW w:w="8075" w:type="dxa"/>
          </w:tcPr>
          <w:p w:rsidRPr="00BB081A" w:rsidR="00466507" w:rsidP="3C1418B1" w:rsidRDefault="00466507" w14:paraId="691D080D" w14:textId="77777777">
            <w:pPr>
              <w:rPr>
                <w:rFonts w:ascii="Times New Roman" w:hAnsi="Times New Roman" w:cs="Times New Roman"/>
              </w:rPr>
            </w:pPr>
            <w:r w:rsidRPr="2E260C7A">
              <w:rPr>
                <w:rFonts w:ascii="Times New Roman" w:hAnsi="Times New Roman" w:cs="Times New Roman"/>
              </w:rPr>
              <w:t>Taip, teikiame pagalbą mokslininkams, pvz., mokymus apie metaduomenis, duomenų valdymo planus ir kt.;</w:t>
            </w:r>
          </w:p>
        </w:tc>
        <w:tc>
          <w:tcPr>
            <w:tcW w:w="1275" w:type="dxa"/>
          </w:tcPr>
          <w:p w:rsidRPr="00BB081A" w:rsidR="00466507" w:rsidP="3C1418B1" w:rsidRDefault="00466507" w14:paraId="19CAB863" w14:textId="77777777">
            <w:pPr>
              <w:rPr>
                <w:rFonts w:ascii="Times New Roman" w:hAnsi="Times New Roman" w:cs="Times New Roman"/>
              </w:rPr>
            </w:pPr>
            <w:r w:rsidRPr="2E260C7A">
              <w:rPr>
                <w:rFonts w:ascii="Times New Roman" w:hAnsi="Times New Roman" w:cs="Times New Roman"/>
              </w:rPr>
              <w:t>7</w:t>
            </w:r>
          </w:p>
        </w:tc>
      </w:tr>
      <w:tr w:rsidRPr="00BB081A" w:rsidR="009B36F8" w:rsidTr="2E260C7A" w14:paraId="69829014" w14:textId="77777777">
        <w:tc>
          <w:tcPr>
            <w:tcW w:w="8075" w:type="dxa"/>
          </w:tcPr>
          <w:p w:rsidRPr="00BB081A" w:rsidR="00466507" w:rsidP="3C1418B1" w:rsidRDefault="00466507" w14:paraId="3CC1BA5C" w14:textId="77777777">
            <w:pPr>
              <w:rPr>
                <w:rFonts w:ascii="Times New Roman" w:hAnsi="Times New Roman" w:cs="Times New Roman"/>
              </w:rPr>
            </w:pPr>
            <w:r w:rsidRPr="2E260C7A">
              <w:rPr>
                <w:rFonts w:ascii="Times New Roman" w:hAnsi="Times New Roman" w:cs="Times New Roman"/>
              </w:rPr>
              <w:t>Taip, turime vidinius teisės aktus, skirtus mokslinių tyrimų duomenų valdymo politikai ir taip, teikiame pagalbą mokslininkams, pvz., mokymus apie metaduomenis, duomenų valdymo planus ir kt.;</w:t>
            </w:r>
          </w:p>
        </w:tc>
        <w:tc>
          <w:tcPr>
            <w:tcW w:w="1275" w:type="dxa"/>
          </w:tcPr>
          <w:p w:rsidRPr="00BB081A" w:rsidR="00466507" w:rsidP="3C1418B1" w:rsidRDefault="00466507" w14:paraId="6F173CC0" w14:textId="77777777">
            <w:pPr>
              <w:rPr>
                <w:rFonts w:ascii="Times New Roman" w:hAnsi="Times New Roman" w:cs="Times New Roman"/>
              </w:rPr>
            </w:pPr>
            <w:r w:rsidRPr="2E260C7A">
              <w:rPr>
                <w:rFonts w:ascii="Times New Roman" w:hAnsi="Times New Roman" w:cs="Times New Roman"/>
              </w:rPr>
              <w:t>6</w:t>
            </w:r>
          </w:p>
        </w:tc>
      </w:tr>
      <w:tr w:rsidRPr="00BB081A" w:rsidR="009B36F8" w:rsidTr="2E260C7A" w14:paraId="5168E04C" w14:textId="77777777">
        <w:tc>
          <w:tcPr>
            <w:tcW w:w="8075" w:type="dxa"/>
          </w:tcPr>
          <w:p w:rsidRPr="00BB081A" w:rsidR="00466507" w:rsidP="3C1418B1" w:rsidRDefault="00466507" w14:paraId="50DE328B" w14:textId="77777777">
            <w:pPr>
              <w:rPr>
                <w:rFonts w:ascii="Times New Roman" w:hAnsi="Times New Roman" w:cs="Times New Roman"/>
              </w:rPr>
            </w:pPr>
            <w:r w:rsidRPr="2E260C7A">
              <w:rPr>
                <w:rFonts w:ascii="Times New Roman" w:hAnsi="Times New Roman" w:cs="Times New Roman"/>
              </w:rPr>
              <w:t>Planuojame pasitvirtinti vidinius teisės aktus, bet tik mokslinių tyrimų atitikties tyrimų etikai kontekste</w:t>
            </w:r>
          </w:p>
        </w:tc>
        <w:tc>
          <w:tcPr>
            <w:tcW w:w="1275" w:type="dxa"/>
          </w:tcPr>
          <w:p w:rsidRPr="00BB081A" w:rsidR="00466507" w:rsidP="3C1418B1" w:rsidRDefault="00466507" w14:paraId="7745F22F" w14:textId="77777777">
            <w:pPr>
              <w:rPr>
                <w:rFonts w:ascii="Times New Roman" w:hAnsi="Times New Roman" w:cs="Times New Roman"/>
              </w:rPr>
            </w:pPr>
            <w:r w:rsidRPr="2E260C7A">
              <w:rPr>
                <w:rFonts w:ascii="Times New Roman" w:hAnsi="Times New Roman" w:cs="Times New Roman"/>
              </w:rPr>
              <w:t>2</w:t>
            </w:r>
          </w:p>
        </w:tc>
      </w:tr>
      <w:tr w:rsidRPr="00BB081A" w:rsidR="009B36F8" w:rsidTr="2E260C7A" w14:paraId="3D2D2F1A" w14:textId="77777777">
        <w:tc>
          <w:tcPr>
            <w:tcW w:w="8075" w:type="dxa"/>
          </w:tcPr>
          <w:p w:rsidRPr="00BB081A" w:rsidR="00466507" w:rsidP="3C1418B1" w:rsidRDefault="00466507" w14:paraId="3F719AC0" w14:textId="77777777">
            <w:pPr>
              <w:rPr>
                <w:rFonts w:ascii="Times New Roman" w:hAnsi="Times New Roman" w:cs="Times New Roman"/>
              </w:rPr>
            </w:pPr>
            <w:r w:rsidRPr="2E260C7A">
              <w:rPr>
                <w:rFonts w:ascii="Times New Roman" w:hAnsi="Times New Roman" w:cs="Times New Roman"/>
              </w:rPr>
              <w:t>Ne</w:t>
            </w:r>
          </w:p>
        </w:tc>
        <w:tc>
          <w:tcPr>
            <w:tcW w:w="1275" w:type="dxa"/>
          </w:tcPr>
          <w:p w:rsidRPr="00BB081A" w:rsidR="00466507" w:rsidP="3C1418B1" w:rsidRDefault="00466507" w14:paraId="044A9B1C" w14:textId="77777777">
            <w:pPr>
              <w:rPr>
                <w:rFonts w:ascii="Times New Roman" w:hAnsi="Times New Roman" w:cs="Times New Roman"/>
                <w:highlight w:val="yellow"/>
              </w:rPr>
            </w:pPr>
            <w:r w:rsidRPr="2E260C7A">
              <w:rPr>
                <w:rFonts w:ascii="Times New Roman" w:hAnsi="Times New Roman" w:cs="Times New Roman"/>
              </w:rPr>
              <w:t>8</w:t>
            </w:r>
          </w:p>
        </w:tc>
      </w:tr>
    </w:tbl>
    <w:p w:rsidRPr="00BB081A" w:rsidR="00466507" w:rsidP="3C1418B1" w:rsidRDefault="00466507" w14:paraId="0974DF8D" w14:textId="77777777">
      <w:pPr>
        <w:rPr>
          <w:rFonts w:ascii="Times New Roman" w:hAnsi="Times New Roman" w:cs="Times New Roman"/>
        </w:rPr>
      </w:pPr>
    </w:p>
    <w:p w:rsidRPr="00955FC3" w:rsidR="00466507" w:rsidP="3C1418B1" w:rsidRDefault="00466507" w14:paraId="63B0D54D" w14:textId="095F54CE">
      <w:pPr>
        <w:ind w:firstLine="567"/>
        <w:rPr>
          <w:rFonts w:ascii="Times New Roman" w:hAnsi="Times New Roman" w:cs="Times New Roman"/>
        </w:rPr>
      </w:pPr>
      <w:r w:rsidRPr="2E260C7A">
        <w:rPr>
          <w:rFonts w:ascii="Times New Roman" w:hAnsi="Times New Roman" w:cs="Times New Roman"/>
        </w:rPr>
        <w:t xml:space="preserve">Tik viena institucija teigė, kad nebūtų suinteresuota prisidėti prie Lietuvos </w:t>
      </w:r>
      <w:r w:rsidRPr="2E260C7A" w:rsidR="00A77C29">
        <w:rPr>
          <w:rFonts w:ascii="Times New Roman" w:hAnsi="Times New Roman" w:cs="Times New Roman"/>
        </w:rPr>
        <w:t>MTD</w:t>
      </w:r>
      <w:r w:rsidRPr="2E260C7A">
        <w:rPr>
          <w:rFonts w:ascii="Times New Roman" w:hAnsi="Times New Roman" w:cs="Times New Roman"/>
        </w:rPr>
        <w:t xml:space="preserve"> ekosistemos kūrimo ir integracijos į EOSC. Tuo tarpu 26 institucijos teigė, kad būtų suinteresuotos, o dar 7 – kad būtų suinteresuotos pagal galimybes ir kompetencijas arba</w:t>
      </w:r>
      <w:r w:rsidRPr="2E260C7A" w:rsidR="00A77C29">
        <w:rPr>
          <w:rFonts w:ascii="Times New Roman" w:hAnsi="Times New Roman" w:cs="Times New Roman"/>
        </w:rPr>
        <w:t xml:space="preserve"> tai</w:t>
      </w:r>
      <w:r w:rsidRPr="2E260C7A">
        <w:rPr>
          <w:rFonts w:ascii="Times New Roman" w:hAnsi="Times New Roman" w:cs="Times New Roman"/>
        </w:rPr>
        <w:t xml:space="preserve"> būtų vienaip ar kitaip aktualu/naudinga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955FC3" w:rsidR="00A77C29" w:rsidP="2E260C7A" w:rsidRDefault="00A77C29" w14:paraId="2B28EEB9" w14:textId="77777777">
      <w:pPr>
        <w:rPr>
          <w:rFonts w:ascii="Times New Roman" w:hAnsi="Times New Roman" w:cs="Times New Roman" w:eastAsiaTheme="minorEastAsia"/>
          <w:b/>
          <w:bCs/>
          <w:highlight w:val="yellow"/>
        </w:rPr>
      </w:pPr>
    </w:p>
    <w:p w:rsidRPr="00955FC3" w:rsidR="00466507" w:rsidP="2E260C7A" w:rsidRDefault="00466507" w14:paraId="11F3C3D7" w14:textId="5E818DC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Duomenų valdymo reglamentavimas ir metodinės pagalbos teikimas Lietuvos institucijose.</w:t>
      </w:r>
    </w:p>
    <w:tbl>
      <w:tblPr>
        <w:tblStyle w:val="Lentelstinklelis"/>
        <w:tblW w:w="0" w:type="auto"/>
        <w:tblLook w:val="04A0" w:firstRow="1" w:lastRow="0" w:firstColumn="1" w:lastColumn="0" w:noHBand="0" w:noVBand="1"/>
      </w:tblPr>
      <w:tblGrid>
        <w:gridCol w:w="7775"/>
        <w:gridCol w:w="1235"/>
      </w:tblGrid>
      <w:tr w:rsidRPr="00955FC3" w:rsidR="009B36F8" w:rsidTr="2E260C7A" w14:paraId="3424439C" w14:textId="77777777">
        <w:tc>
          <w:tcPr>
            <w:tcW w:w="9350" w:type="dxa"/>
            <w:gridSpan w:val="2"/>
          </w:tcPr>
          <w:p w:rsidRPr="00955FC3" w:rsidR="00466507" w:rsidP="2E260C7A" w:rsidRDefault="00466507" w14:paraId="4FACD2EA" w14:textId="77777777">
            <w:pPr>
              <w:rPr>
                <w:rFonts w:ascii="Times New Roman" w:hAnsi="Times New Roman" w:cs="Times New Roman"/>
                <w:b/>
                <w:bCs/>
                <w:i/>
                <w:iCs/>
              </w:rPr>
            </w:pPr>
            <w:r w:rsidRPr="2E260C7A">
              <w:rPr>
                <w:rFonts w:ascii="Times New Roman" w:hAnsi="Times New Roman" w:cs="Times New Roman"/>
                <w:b/>
                <w:bCs/>
                <w:i/>
                <w:iCs/>
              </w:rPr>
              <w:t>K5. Ar jūsų institucija būtų suinteresuota prisidėti prie Lietuvos mokslinių tyrimų duomenų ekosistemos kūrimo ir integracijos į EOSC?</w:t>
            </w:r>
          </w:p>
        </w:tc>
      </w:tr>
      <w:tr w:rsidRPr="00BB081A" w:rsidR="009B36F8" w:rsidTr="2E260C7A" w14:paraId="68C083C8" w14:textId="77777777">
        <w:tc>
          <w:tcPr>
            <w:tcW w:w="8075" w:type="dxa"/>
          </w:tcPr>
          <w:p w:rsidRPr="00BB081A" w:rsidR="00466507" w:rsidP="3C1418B1" w:rsidRDefault="00466507" w14:paraId="6E428106" w14:textId="77777777">
            <w:pPr>
              <w:rPr>
                <w:rFonts w:ascii="Times New Roman" w:hAnsi="Times New Roman" w:cs="Times New Roman"/>
              </w:rPr>
            </w:pPr>
            <w:r w:rsidRPr="2E260C7A">
              <w:rPr>
                <w:rFonts w:ascii="Times New Roman" w:hAnsi="Times New Roman" w:cs="Times New Roman"/>
              </w:rPr>
              <w:t>Taip</w:t>
            </w:r>
          </w:p>
        </w:tc>
        <w:tc>
          <w:tcPr>
            <w:tcW w:w="1275" w:type="dxa"/>
          </w:tcPr>
          <w:p w:rsidRPr="00BB081A" w:rsidR="00466507" w:rsidP="3C1418B1" w:rsidRDefault="00466507" w14:paraId="085CBCB8" w14:textId="77777777">
            <w:pPr>
              <w:rPr>
                <w:rFonts w:ascii="Times New Roman" w:hAnsi="Times New Roman" w:cs="Times New Roman"/>
              </w:rPr>
            </w:pPr>
            <w:r w:rsidRPr="2E260C7A">
              <w:rPr>
                <w:rFonts w:ascii="Times New Roman" w:hAnsi="Times New Roman" w:cs="Times New Roman"/>
              </w:rPr>
              <w:t>26</w:t>
            </w:r>
          </w:p>
        </w:tc>
      </w:tr>
      <w:tr w:rsidRPr="00BB081A" w:rsidR="009B36F8" w:rsidTr="2E260C7A" w14:paraId="46015FDD" w14:textId="77777777">
        <w:tc>
          <w:tcPr>
            <w:tcW w:w="8075" w:type="dxa"/>
          </w:tcPr>
          <w:p w:rsidRPr="00BB081A" w:rsidR="00466507" w:rsidP="3C1418B1" w:rsidRDefault="00466507" w14:paraId="3C8C7E8D" w14:textId="77777777">
            <w:pPr>
              <w:rPr>
                <w:rFonts w:ascii="Times New Roman" w:hAnsi="Times New Roman" w:cs="Times New Roman"/>
              </w:rPr>
            </w:pPr>
            <w:r w:rsidRPr="2E260C7A">
              <w:rPr>
                <w:rFonts w:ascii="Times New Roman" w:hAnsi="Times New Roman" w:cs="Times New Roman"/>
              </w:rPr>
              <w:t>Pagal galimybes ir kompetencijas; būtų vienaip ar kitaip aktualu/naudinga</w:t>
            </w:r>
          </w:p>
        </w:tc>
        <w:tc>
          <w:tcPr>
            <w:tcW w:w="1275" w:type="dxa"/>
          </w:tcPr>
          <w:p w:rsidRPr="00BB081A" w:rsidR="00466507" w:rsidP="3C1418B1" w:rsidRDefault="00466507" w14:paraId="74DFBA77" w14:textId="77777777">
            <w:pPr>
              <w:rPr>
                <w:rFonts w:ascii="Times New Roman" w:hAnsi="Times New Roman" w:cs="Times New Roman"/>
              </w:rPr>
            </w:pPr>
            <w:r w:rsidRPr="2E260C7A">
              <w:rPr>
                <w:rFonts w:ascii="Times New Roman" w:hAnsi="Times New Roman" w:cs="Times New Roman"/>
              </w:rPr>
              <w:t>7</w:t>
            </w:r>
          </w:p>
        </w:tc>
      </w:tr>
      <w:tr w:rsidRPr="00BB081A" w:rsidR="009B36F8" w:rsidTr="2E260C7A" w14:paraId="74645449" w14:textId="77777777">
        <w:tc>
          <w:tcPr>
            <w:tcW w:w="8075" w:type="dxa"/>
          </w:tcPr>
          <w:p w:rsidRPr="00BB081A" w:rsidR="00466507" w:rsidP="3C1418B1" w:rsidRDefault="00466507" w14:paraId="3DC78C0F" w14:textId="77777777">
            <w:pPr>
              <w:rPr>
                <w:rFonts w:ascii="Times New Roman" w:hAnsi="Times New Roman" w:cs="Times New Roman"/>
              </w:rPr>
            </w:pPr>
            <w:r w:rsidRPr="2E260C7A">
              <w:rPr>
                <w:rFonts w:ascii="Times New Roman" w:hAnsi="Times New Roman" w:cs="Times New Roman"/>
              </w:rPr>
              <w:t>Ne</w:t>
            </w:r>
          </w:p>
        </w:tc>
        <w:tc>
          <w:tcPr>
            <w:tcW w:w="1275" w:type="dxa"/>
          </w:tcPr>
          <w:p w:rsidRPr="00BB081A" w:rsidR="00466507" w:rsidP="3C1418B1" w:rsidRDefault="00466507" w14:paraId="2B54EF12" w14:textId="77777777">
            <w:pPr>
              <w:rPr>
                <w:rFonts w:ascii="Times New Roman" w:hAnsi="Times New Roman" w:cs="Times New Roman"/>
              </w:rPr>
            </w:pPr>
            <w:r w:rsidRPr="2E260C7A">
              <w:rPr>
                <w:rFonts w:ascii="Times New Roman" w:hAnsi="Times New Roman" w:cs="Times New Roman"/>
              </w:rPr>
              <w:t>1</w:t>
            </w:r>
          </w:p>
        </w:tc>
      </w:tr>
    </w:tbl>
    <w:p w:rsidRPr="00BB081A" w:rsidR="00466507" w:rsidP="3C1418B1" w:rsidRDefault="00466507" w14:paraId="4802710D" w14:textId="77777777">
      <w:pPr>
        <w:rPr>
          <w:rFonts w:ascii="Times New Roman" w:hAnsi="Times New Roman" w:cs="Times New Roman"/>
        </w:rPr>
      </w:pPr>
    </w:p>
    <w:p w:rsidRPr="00BB081A" w:rsidR="000C2C2A" w:rsidP="3C1418B1" w:rsidRDefault="000C2C2A" w14:paraId="59FB258E" w14:textId="77777777">
      <w:pPr>
        <w:rPr>
          <w:rFonts w:ascii="Times New Roman" w:hAnsi="Times New Roman" w:cs="Times New Roman"/>
        </w:rPr>
      </w:pPr>
    </w:p>
    <w:p w:rsidR="003C53DE" w:rsidP="3C1418B1" w:rsidRDefault="00466507" w14:paraId="2B1C70BA" w14:textId="77777777">
      <w:pPr>
        <w:ind w:firstLine="567"/>
        <w:rPr>
          <w:rFonts w:ascii="Times New Roman" w:hAnsi="Times New Roman" w:cs="Times New Roman"/>
        </w:rPr>
      </w:pPr>
      <w:r w:rsidRPr="2E260C7A">
        <w:rPr>
          <w:rFonts w:ascii="Times New Roman" w:hAnsi="Times New Roman" w:cs="Times New Roman"/>
        </w:rPr>
        <w:t xml:space="preserve">Antrajame tyrime jau siekta </w:t>
      </w:r>
      <w:r w:rsidRPr="2E260C7A" w:rsidR="000C2C2A">
        <w:rPr>
          <w:rFonts w:ascii="Times New Roman" w:hAnsi="Times New Roman" w:cs="Times New Roman"/>
        </w:rPr>
        <w:t>išsamiai</w:t>
      </w:r>
      <w:r w:rsidRPr="2E260C7A">
        <w:rPr>
          <w:rFonts w:ascii="Times New Roman" w:hAnsi="Times New Roman" w:cs="Times New Roman"/>
        </w:rPr>
        <w:t xml:space="preserve"> išsiaiškinti esamą Lietuvos </w:t>
      </w:r>
      <w:r w:rsidRPr="2E260C7A" w:rsidR="000C2C2A">
        <w:rPr>
          <w:rFonts w:ascii="Times New Roman" w:hAnsi="Times New Roman" w:cs="Times New Roman"/>
        </w:rPr>
        <w:t>MTD</w:t>
      </w:r>
      <w:r w:rsidRPr="2E260C7A">
        <w:rPr>
          <w:rFonts w:ascii="Times New Roman" w:hAnsi="Times New Roman" w:cs="Times New Roman"/>
        </w:rPr>
        <w:t xml:space="preserve"> infrastruktūros situaciją bei egzistuojančias Lietuvos </w:t>
      </w:r>
      <w:r w:rsidRPr="2E260C7A" w:rsidR="00B03027">
        <w:rPr>
          <w:rFonts w:ascii="Times New Roman" w:hAnsi="Times New Roman" w:cs="Times New Roman"/>
        </w:rPr>
        <w:t>MSI</w:t>
      </w:r>
      <w:r w:rsidRPr="2E260C7A">
        <w:rPr>
          <w:rFonts w:ascii="Times New Roman" w:hAnsi="Times New Roman" w:cs="Times New Roman"/>
        </w:rPr>
        <w:t xml:space="preserve"> duomenų valdymo ir tvarkymo praktikas bei kompetencijas. Todėl taip pat buvo atliekama</w:t>
      </w:r>
      <w:r w:rsidRPr="2E260C7A" w:rsidR="00B03027">
        <w:rPr>
          <w:rFonts w:ascii="Times New Roman" w:hAnsi="Times New Roman" w:cs="Times New Roman"/>
        </w:rPr>
        <w:t xml:space="preserve"> Lietuvos MSI</w:t>
      </w:r>
      <w:r w:rsidRPr="2E260C7A">
        <w:rPr>
          <w:rFonts w:ascii="Times New Roman" w:hAnsi="Times New Roman" w:cs="Times New Roman"/>
        </w:rPr>
        <w:t xml:space="preserve"> apklausa</w:t>
      </w:r>
      <w:r w:rsidRPr="2E260C7A" w:rsidR="00B03027">
        <w:rPr>
          <w:rFonts w:ascii="Times New Roman" w:hAnsi="Times New Roman" w:cs="Times New Roman"/>
        </w:rPr>
        <w:t>, vykdyta</w:t>
      </w:r>
      <w:r w:rsidRPr="2E260C7A">
        <w:rPr>
          <w:rFonts w:ascii="Times New Roman" w:hAnsi="Times New Roman" w:cs="Times New Roman"/>
        </w:rPr>
        <w:t xml:space="preserve"> nuo 2025 m. liepos 8 d. iki rugsėjo 30 d. per internetinę “Microsoft Forms” platformą. Šios apklausos pagrindinis tikslas – surinkti detalią informaciją apie Lietuvos </w:t>
      </w:r>
      <w:r w:rsidRPr="2E260C7A" w:rsidR="00B03027">
        <w:rPr>
          <w:rFonts w:ascii="Times New Roman" w:hAnsi="Times New Roman" w:cs="Times New Roman"/>
        </w:rPr>
        <w:t>MSI</w:t>
      </w:r>
      <w:r w:rsidRPr="2E260C7A">
        <w:rPr>
          <w:rFonts w:ascii="Times New Roman" w:hAnsi="Times New Roman" w:cs="Times New Roman"/>
        </w:rPr>
        <w:t xml:space="preserve"> taikomas </w:t>
      </w:r>
      <w:r w:rsidRPr="2E260C7A" w:rsidR="00E4221E">
        <w:rPr>
          <w:rFonts w:ascii="Times New Roman" w:hAnsi="Times New Roman" w:cs="Times New Roman"/>
        </w:rPr>
        <w:t>MTD</w:t>
      </w:r>
      <w:r w:rsidRPr="2E260C7A">
        <w:rPr>
          <w:rFonts w:ascii="Times New Roman" w:hAnsi="Times New Roman" w:cs="Times New Roman"/>
        </w:rPr>
        <w:t xml:space="preserve"> valdymo praktikas, institucinius pajėgumus bei poreikius. </w:t>
      </w:r>
    </w:p>
    <w:p w:rsidRPr="003C53DE" w:rsidR="00466507" w:rsidP="3C1418B1" w:rsidRDefault="00466507" w14:paraId="477B827C" w14:textId="1EAB4255">
      <w:pPr>
        <w:ind w:firstLine="567"/>
        <w:rPr>
          <w:rFonts w:ascii="Times New Roman" w:hAnsi="Times New Roman" w:cs="Times New Roman"/>
        </w:rPr>
      </w:pPr>
      <w:r w:rsidRPr="2E260C7A">
        <w:rPr>
          <w:rFonts w:ascii="Times New Roman" w:hAnsi="Times New Roman" w:cs="Times New Roman"/>
        </w:rPr>
        <w:t xml:space="preserve">Apklausos pradžioje el. paštu buvo kreiptasi į 33 Lietuvos </w:t>
      </w:r>
      <w:r w:rsidRPr="2E260C7A" w:rsidR="00E4221E">
        <w:rPr>
          <w:rFonts w:ascii="Times New Roman" w:hAnsi="Times New Roman" w:cs="Times New Roman"/>
        </w:rPr>
        <w:t>MSI</w:t>
      </w:r>
      <w:r w:rsidRPr="2E260C7A">
        <w:rPr>
          <w:rFonts w:ascii="Times New Roman" w:hAnsi="Times New Roman" w:cs="Times New Roman"/>
        </w:rPr>
        <w:t xml:space="preserve">, kurios pirmajame tyrime nurodė, kad jose kuriami ir valdomi </w:t>
      </w:r>
      <w:r w:rsidRPr="2E260C7A" w:rsidR="00E4221E">
        <w:rPr>
          <w:rFonts w:ascii="Times New Roman" w:hAnsi="Times New Roman" w:cs="Times New Roman"/>
        </w:rPr>
        <w:t>MTD</w:t>
      </w:r>
      <w:r w:rsidRPr="2E260C7A">
        <w:rPr>
          <w:rFonts w:ascii="Times New Roman" w:hAnsi="Times New Roman" w:cs="Times New Roman"/>
        </w:rPr>
        <w:t xml:space="preserve">, prašant užpildyti elektroninį klausimyną (antrojo tyrimo el. kreipimosi laiškas ir klausimynas pateikti priede Nr. </w:t>
      </w:r>
      <w:commentRangeStart w:id="227"/>
      <w:r w:rsidRPr="2E260C7A">
        <w:rPr>
          <w:rFonts w:ascii="Times New Roman" w:hAnsi="Times New Roman" w:cs="Times New Roman"/>
        </w:rPr>
        <w:t>X</w:t>
      </w:r>
      <w:commentRangeEnd w:id="227"/>
      <w:r w:rsidRPr="2E260C7A">
        <w:rPr>
          <w:rStyle w:val="Komentaronuoroda"/>
          <w:rFonts w:ascii="Times New Roman" w:hAnsi="Times New Roman" w:cs="Times New Roman"/>
          <w:sz w:val="24"/>
          <w:szCs w:val="24"/>
        </w:rPr>
        <w:commentReference w:id="227"/>
      </w:r>
      <w:r w:rsidRPr="2E260C7A">
        <w:rPr>
          <w:rFonts w:ascii="Times New Roman" w:hAnsi="Times New Roman" w:cs="Times New Roman"/>
        </w:rPr>
        <w:t xml:space="preserve">). Apklausoje sudalyvavo 22 Lietuvos </w:t>
      </w:r>
      <w:r w:rsidRPr="2E260C7A" w:rsidR="00E4221E">
        <w:rPr>
          <w:rFonts w:ascii="Times New Roman" w:hAnsi="Times New Roman" w:cs="Times New Roman"/>
        </w:rPr>
        <w:t>MSI</w:t>
      </w:r>
      <w:r w:rsidRPr="2E260C7A">
        <w:rPr>
          <w:rFonts w:ascii="Times New Roman" w:hAnsi="Times New Roman" w:cs="Times New Roman"/>
        </w:rPr>
        <w:t xml:space="preserve"> iš 33, į kurias kreiptasi (46,8 proc. nuo visų institucijų, į kurias kreiptasi pirmajame tyrime, žr. </w:t>
      </w:r>
      <w:r w:rsidRPr="2E260C7A">
        <w:rPr>
          <w:rFonts w:ascii="Times New Roman" w:hAnsi="Times New Roman" w:cs="Times New Roman"/>
          <w:highlight w:val="yellow"/>
        </w:rPr>
        <w:t>X</w:t>
      </w:r>
      <w:r w:rsidRPr="2E260C7A">
        <w:rPr>
          <w:rFonts w:ascii="Times New Roman" w:hAnsi="Times New Roman" w:cs="Times New Roman"/>
        </w:rPr>
        <w:t xml:space="preserve"> lentelę). Taigi apklausoje sudalyvavo beveik pusė v</w:t>
      </w:r>
      <w:r w:rsidRPr="2E260C7A">
        <w:rPr>
          <w:rFonts w:ascii="Times New Roman" w:hAnsi="Times New Roman" w:cs="Times New Roman" w:eastAsiaTheme="minorEastAsia"/>
        </w:rPr>
        <w:t xml:space="preserve">isų Lietuvos </w:t>
      </w:r>
      <w:r w:rsidRPr="2E260C7A" w:rsidR="00E4221E">
        <w:rPr>
          <w:rFonts w:ascii="Times New Roman" w:hAnsi="Times New Roman" w:cs="Times New Roman" w:eastAsiaTheme="minorEastAsia"/>
        </w:rPr>
        <w:t>MSI</w:t>
      </w:r>
      <w:r w:rsidRPr="2E260C7A">
        <w:rPr>
          <w:rFonts w:ascii="Times New Roman" w:hAnsi="Times New Roman" w:cs="Times New Roman" w:eastAsiaTheme="minorEastAsia"/>
        </w:rPr>
        <w:t>, tarp jų visi didžiausi šalies universitetai.</w:t>
      </w:r>
    </w:p>
    <w:p w:rsidRPr="00BB081A" w:rsidR="00E4221E" w:rsidP="3C1418B1" w:rsidRDefault="00E4221E" w14:paraId="5975C644" w14:textId="77777777">
      <w:pPr>
        <w:rPr>
          <w:rFonts w:ascii="Times New Roman" w:hAnsi="Times New Roman" w:cs="Times New Roman"/>
        </w:rPr>
      </w:pPr>
    </w:p>
    <w:p w:rsidRPr="00955FC3" w:rsidR="00466507" w:rsidP="0910CD1C" w:rsidRDefault="00466507" w14:paraId="6849B147" w14:textId="2D78E857">
      <w:pPr>
        <w:rPr>
          <w:rFonts w:ascii="Times New Roman" w:hAnsi="Times New Roman" w:cs="Times New Roman"/>
          <w:b/>
          <w:bCs/>
        </w:rPr>
      </w:pPr>
      <w:commentRangeStart w:id="228"/>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Antrajame tyrime dalyvavusios </w:t>
      </w:r>
      <w:r w:rsidRPr="2E260C7A">
        <w:rPr>
          <w:rFonts w:ascii="Times New Roman" w:hAnsi="Times New Roman" w:cs="Times New Roman"/>
          <w:b/>
          <w:bCs/>
        </w:rPr>
        <w:t xml:space="preserve">Lietuvos </w:t>
      </w:r>
      <w:r w:rsidRPr="2E260C7A" w:rsidR="00E4221E">
        <w:rPr>
          <w:rFonts w:ascii="Times New Roman" w:hAnsi="Times New Roman" w:cs="Times New Roman"/>
          <w:b/>
          <w:bCs/>
        </w:rPr>
        <w:t>MSI</w:t>
      </w:r>
      <w:r w:rsidRPr="2E260C7A">
        <w:rPr>
          <w:rFonts w:ascii="Times New Roman" w:hAnsi="Times New Roman" w:cs="Times New Roman"/>
          <w:b/>
          <w:bCs/>
        </w:rPr>
        <w:t>.</w:t>
      </w:r>
    </w:p>
    <w:tbl>
      <w:tblPr>
        <w:tblStyle w:val="Lentelstinklelis"/>
        <w:tblW w:w="0" w:type="auto"/>
        <w:tblLook w:val="06A0" w:firstRow="1" w:lastRow="0" w:firstColumn="1" w:lastColumn="0" w:noHBand="1" w:noVBand="1"/>
      </w:tblPr>
      <w:tblGrid>
        <w:gridCol w:w="2286"/>
        <w:gridCol w:w="2260"/>
        <w:gridCol w:w="2234"/>
        <w:gridCol w:w="2230"/>
      </w:tblGrid>
      <w:tr w:rsidRPr="00BB081A" w:rsidR="009B36F8" w:rsidTr="2E260C7A" w14:paraId="09E1B293" w14:textId="77777777">
        <w:trPr>
          <w:trHeight w:val="300"/>
        </w:trPr>
        <w:tc>
          <w:tcPr>
            <w:tcW w:w="2340" w:type="dxa"/>
          </w:tcPr>
          <w:p w:rsidRPr="00BB081A" w:rsidR="00466507" w:rsidP="2E260C7A" w:rsidRDefault="00466507" w14:paraId="6E22CFA6" w14:textId="77777777">
            <w:pPr>
              <w:rPr>
                <w:rFonts w:ascii="Times New Roman" w:hAnsi="Times New Roman" w:cs="Times New Roman"/>
                <w:b/>
                <w:bCs/>
              </w:rPr>
            </w:pPr>
            <w:r w:rsidRPr="2E260C7A">
              <w:rPr>
                <w:rFonts w:ascii="Times New Roman" w:hAnsi="Times New Roman" w:cs="Times New Roman"/>
                <w:b/>
                <w:bCs/>
              </w:rPr>
              <w:t>Institucija</w:t>
            </w:r>
          </w:p>
        </w:tc>
        <w:tc>
          <w:tcPr>
            <w:tcW w:w="2340" w:type="dxa"/>
          </w:tcPr>
          <w:p w:rsidRPr="00BB081A" w:rsidR="00466507" w:rsidP="2E260C7A" w:rsidRDefault="00466507" w14:paraId="488511DC" w14:textId="77777777">
            <w:pPr>
              <w:rPr>
                <w:rFonts w:ascii="Times New Roman" w:hAnsi="Times New Roman" w:cs="Times New Roman"/>
                <w:b/>
                <w:bCs/>
              </w:rPr>
            </w:pPr>
            <w:r w:rsidRPr="2E260C7A">
              <w:rPr>
                <w:rFonts w:ascii="Times New Roman" w:hAnsi="Times New Roman" w:cs="Times New Roman"/>
                <w:b/>
                <w:bCs/>
              </w:rPr>
              <w:t>Dalyvavo</w:t>
            </w:r>
          </w:p>
        </w:tc>
        <w:tc>
          <w:tcPr>
            <w:tcW w:w="2340" w:type="dxa"/>
          </w:tcPr>
          <w:p w:rsidRPr="00BB081A" w:rsidR="00466507" w:rsidP="2E260C7A" w:rsidRDefault="00466507" w14:paraId="340AF6D2" w14:textId="77777777">
            <w:pPr>
              <w:rPr>
                <w:rFonts w:ascii="Times New Roman" w:hAnsi="Times New Roman" w:cs="Times New Roman"/>
                <w:b/>
                <w:bCs/>
              </w:rPr>
            </w:pPr>
            <w:r w:rsidRPr="2E260C7A">
              <w:rPr>
                <w:rFonts w:ascii="Times New Roman" w:hAnsi="Times New Roman" w:cs="Times New Roman"/>
                <w:b/>
                <w:bCs/>
              </w:rPr>
              <w:t>Iš viso šalyje</w:t>
            </w:r>
          </w:p>
        </w:tc>
        <w:tc>
          <w:tcPr>
            <w:tcW w:w="2340" w:type="dxa"/>
          </w:tcPr>
          <w:p w:rsidRPr="00BB081A" w:rsidR="00466507" w:rsidP="0910CD1C" w:rsidRDefault="00466507" w14:paraId="23AB9E39" w14:textId="77777777">
            <w:pPr>
              <w:rPr>
                <w:rFonts w:ascii="Times New Roman" w:hAnsi="Times New Roman" w:cs="Times New Roman"/>
                <w:b/>
                <w:bCs/>
              </w:rPr>
            </w:pPr>
            <w:r w:rsidRPr="2E260C7A">
              <w:rPr>
                <w:rFonts w:ascii="Times New Roman" w:hAnsi="Times New Roman" w:cs="Times New Roman"/>
                <w:b/>
                <w:bCs/>
              </w:rPr>
              <w:t>Proc.</w:t>
            </w:r>
            <w:commentRangeEnd w:id="228"/>
            <w:r w:rsidRPr="00BB081A">
              <w:rPr>
                <w:rStyle w:val="Komentaronuoroda"/>
                <w:rFonts w:ascii="Times New Roman" w:hAnsi="Times New Roman" w:cs="Times New Roman"/>
                <w:b/>
                <w:bCs/>
                <w:sz w:val="24"/>
                <w:szCs w:val="24"/>
              </w:rPr>
              <w:commentReference w:id="228"/>
            </w:r>
          </w:p>
        </w:tc>
      </w:tr>
      <w:tr w:rsidRPr="00BB081A" w:rsidR="009B36F8" w:rsidTr="2E260C7A" w14:paraId="0B77A68E" w14:textId="77777777">
        <w:trPr>
          <w:trHeight w:val="300"/>
        </w:trPr>
        <w:tc>
          <w:tcPr>
            <w:tcW w:w="2340" w:type="dxa"/>
          </w:tcPr>
          <w:p w:rsidRPr="00BB081A" w:rsidR="00466507" w:rsidP="2E260C7A" w:rsidRDefault="00466507" w14:paraId="328C57EB" w14:textId="77777777">
            <w:pPr>
              <w:rPr>
                <w:rFonts w:ascii="Times New Roman" w:hAnsi="Times New Roman" w:cs="Times New Roman"/>
                <w:b/>
                <w:bCs/>
              </w:rPr>
            </w:pPr>
            <w:r w:rsidRPr="2E260C7A">
              <w:rPr>
                <w:rFonts w:ascii="Times New Roman" w:hAnsi="Times New Roman" w:cs="Times New Roman"/>
                <w:b/>
                <w:bCs/>
              </w:rPr>
              <w:t>Universitetas</w:t>
            </w:r>
          </w:p>
        </w:tc>
        <w:tc>
          <w:tcPr>
            <w:tcW w:w="2340" w:type="dxa"/>
          </w:tcPr>
          <w:p w:rsidRPr="00BB081A" w:rsidR="00466507" w:rsidP="3C1418B1" w:rsidRDefault="00466507" w14:paraId="4D1593C8" w14:textId="77777777">
            <w:pPr>
              <w:rPr>
                <w:rFonts w:ascii="Times New Roman" w:hAnsi="Times New Roman" w:cs="Times New Roman"/>
              </w:rPr>
            </w:pPr>
            <w:r w:rsidRPr="2E260C7A">
              <w:rPr>
                <w:rFonts w:ascii="Times New Roman" w:hAnsi="Times New Roman" w:cs="Times New Roman"/>
              </w:rPr>
              <w:t>9</w:t>
            </w:r>
          </w:p>
        </w:tc>
        <w:tc>
          <w:tcPr>
            <w:tcW w:w="2340" w:type="dxa"/>
          </w:tcPr>
          <w:p w:rsidRPr="00BB081A" w:rsidR="00466507" w:rsidP="3C1418B1" w:rsidRDefault="00466507" w14:paraId="4FD34F73" w14:textId="77777777">
            <w:pPr>
              <w:rPr>
                <w:rFonts w:ascii="Times New Roman" w:hAnsi="Times New Roman" w:cs="Times New Roman"/>
              </w:rPr>
            </w:pPr>
            <w:r w:rsidRPr="2E260C7A">
              <w:rPr>
                <w:rFonts w:ascii="Times New Roman" w:hAnsi="Times New Roman" w:cs="Times New Roman"/>
              </w:rPr>
              <w:t>17</w:t>
            </w:r>
          </w:p>
        </w:tc>
        <w:tc>
          <w:tcPr>
            <w:tcW w:w="2340" w:type="dxa"/>
          </w:tcPr>
          <w:p w:rsidRPr="00BB081A" w:rsidR="00466507" w:rsidP="3C1418B1" w:rsidRDefault="00466507" w14:paraId="789BC8EA" w14:textId="77777777">
            <w:pPr>
              <w:rPr>
                <w:rFonts w:ascii="Times New Roman" w:hAnsi="Times New Roman" w:cs="Times New Roman"/>
              </w:rPr>
            </w:pPr>
            <w:r w:rsidRPr="2E260C7A">
              <w:rPr>
                <w:rFonts w:ascii="Times New Roman" w:hAnsi="Times New Roman" w:cs="Times New Roman"/>
              </w:rPr>
              <w:t>52,9</w:t>
            </w:r>
          </w:p>
        </w:tc>
      </w:tr>
      <w:tr w:rsidRPr="00BB081A" w:rsidR="009B36F8" w:rsidTr="2E260C7A" w14:paraId="1473004C" w14:textId="77777777">
        <w:trPr>
          <w:trHeight w:val="300"/>
        </w:trPr>
        <w:tc>
          <w:tcPr>
            <w:tcW w:w="2340" w:type="dxa"/>
          </w:tcPr>
          <w:p w:rsidRPr="00BB081A" w:rsidR="00466507" w:rsidP="2E260C7A" w:rsidRDefault="00466507" w14:paraId="083D5E7F" w14:textId="77777777">
            <w:pPr>
              <w:rPr>
                <w:rFonts w:ascii="Times New Roman" w:hAnsi="Times New Roman" w:cs="Times New Roman"/>
                <w:b/>
                <w:bCs/>
              </w:rPr>
            </w:pPr>
            <w:r w:rsidRPr="2E260C7A">
              <w:rPr>
                <w:rFonts w:ascii="Times New Roman" w:hAnsi="Times New Roman" w:cs="Times New Roman"/>
                <w:b/>
                <w:bCs/>
              </w:rPr>
              <w:t>Kolegija</w:t>
            </w:r>
          </w:p>
        </w:tc>
        <w:tc>
          <w:tcPr>
            <w:tcW w:w="2340" w:type="dxa"/>
          </w:tcPr>
          <w:p w:rsidRPr="00BB081A" w:rsidR="00466507" w:rsidP="3C1418B1" w:rsidRDefault="00466507" w14:paraId="355ED780" w14:textId="77777777">
            <w:pPr>
              <w:rPr>
                <w:rFonts w:ascii="Times New Roman" w:hAnsi="Times New Roman" w:cs="Times New Roman"/>
              </w:rPr>
            </w:pPr>
            <w:r w:rsidRPr="2E260C7A">
              <w:rPr>
                <w:rFonts w:ascii="Times New Roman" w:hAnsi="Times New Roman" w:cs="Times New Roman"/>
              </w:rPr>
              <w:t>5</w:t>
            </w:r>
          </w:p>
        </w:tc>
        <w:tc>
          <w:tcPr>
            <w:tcW w:w="2340" w:type="dxa"/>
          </w:tcPr>
          <w:p w:rsidRPr="00BB081A" w:rsidR="00466507" w:rsidP="3C1418B1" w:rsidRDefault="00466507" w14:paraId="127E072B" w14:textId="77777777">
            <w:pPr>
              <w:rPr>
                <w:rFonts w:ascii="Times New Roman" w:hAnsi="Times New Roman" w:cs="Times New Roman"/>
              </w:rPr>
            </w:pPr>
            <w:r w:rsidRPr="2E260C7A">
              <w:rPr>
                <w:rFonts w:ascii="Times New Roman" w:hAnsi="Times New Roman" w:cs="Times New Roman"/>
              </w:rPr>
              <w:t>14</w:t>
            </w:r>
          </w:p>
        </w:tc>
        <w:tc>
          <w:tcPr>
            <w:tcW w:w="2340" w:type="dxa"/>
          </w:tcPr>
          <w:p w:rsidRPr="00BB081A" w:rsidR="00466507" w:rsidP="3C1418B1" w:rsidRDefault="00466507" w14:paraId="07E5C2E8" w14:textId="77777777">
            <w:pPr>
              <w:rPr>
                <w:rFonts w:ascii="Times New Roman" w:hAnsi="Times New Roman" w:cs="Times New Roman"/>
              </w:rPr>
            </w:pPr>
            <w:r w:rsidRPr="2E260C7A">
              <w:rPr>
                <w:rFonts w:ascii="Times New Roman" w:hAnsi="Times New Roman" w:cs="Times New Roman"/>
              </w:rPr>
              <w:t>35,7</w:t>
            </w:r>
          </w:p>
        </w:tc>
      </w:tr>
      <w:tr w:rsidRPr="00BB081A" w:rsidR="009B36F8" w:rsidTr="2E260C7A" w14:paraId="26AAF175" w14:textId="77777777">
        <w:trPr>
          <w:trHeight w:val="300"/>
        </w:trPr>
        <w:tc>
          <w:tcPr>
            <w:tcW w:w="2340" w:type="dxa"/>
          </w:tcPr>
          <w:p w:rsidRPr="00BB081A" w:rsidR="00466507" w:rsidP="2E260C7A" w:rsidRDefault="00466507" w14:paraId="1ADF1810" w14:textId="77777777">
            <w:pPr>
              <w:rPr>
                <w:rFonts w:ascii="Times New Roman" w:hAnsi="Times New Roman" w:cs="Times New Roman"/>
                <w:b/>
                <w:bCs/>
              </w:rPr>
            </w:pPr>
            <w:r w:rsidRPr="2E260C7A">
              <w:rPr>
                <w:rFonts w:ascii="Times New Roman" w:hAnsi="Times New Roman" w:cs="Times New Roman"/>
                <w:b/>
                <w:bCs/>
              </w:rPr>
              <w:t>Institutas</w:t>
            </w:r>
          </w:p>
        </w:tc>
        <w:tc>
          <w:tcPr>
            <w:tcW w:w="2340" w:type="dxa"/>
          </w:tcPr>
          <w:p w:rsidRPr="00BB081A" w:rsidR="00466507" w:rsidP="3C1418B1" w:rsidRDefault="00466507" w14:paraId="7BAAD6FB" w14:textId="77777777">
            <w:pPr>
              <w:rPr>
                <w:rFonts w:ascii="Times New Roman" w:hAnsi="Times New Roman" w:cs="Times New Roman"/>
              </w:rPr>
            </w:pPr>
            <w:r w:rsidRPr="2E260C7A">
              <w:rPr>
                <w:rFonts w:ascii="Times New Roman" w:hAnsi="Times New Roman" w:cs="Times New Roman"/>
              </w:rPr>
              <w:t>8</w:t>
            </w:r>
          </w:p>
        </w:tc>
        <w:tc>
          <w:tcPr>
            <w:tcW w:w="2340" w:type="dxa"/>
          </w:tcPr>
          <w:p w:rsidRPr="00BB081A" w:rsidR="00466507" w:rsidP="3C1418B1" w:rsidRDefault="00466507" w14:paraId="64064BB9" w14:textId="77777777">
            <w:pPr>
              <w:rPr>
                <w:rFonts w:ascii="Times New Roman" w:hAnsi="Times New Roman" w:cs="Times New Roman"/>
              </w:rPr>
            </w:pPr>
            <w:r w:rsidRPr="2E260C7A">
              <w:rPr>
                <w:rFonts w:ascii="Times New Roman" w:hAnsi="Times New Roman" w:cs="Times New Roman"/>
              </w:rPr>
              <w:t>16</w:t>
            </w:r>
          </w:p>
        </w:tc>
        <w:tc>
          <w:tcPr>
            <w:tcW w:w="2340" w:type="dxa"/>
          </w:tcPr>
          <w:p w:rsidRPr="00BB081A" w:rsidR="00466507" w:rsidP="3C1418B1" w:rsidRDefault="00466507" w14:paraId="6093F1AA" w14:textId="77777777">
            <w:pPr>
              <w:rPr>
                <w:rFonts w:ascii="Times New Roman" w:hAnsi="Times New Roman" w:cs="Times New Roman"/>
              </w:rPr>
            </w:pPr>
            <w:r w:rsidRPr="2E260C7A">
              <w:rPr>
                <w:rFonts w:ascii="Times New Roman" w:hAnsi="Times New Roman" w:cs="Times New Roman"/>
              </w:rPr>
              <w:t>50,0</w:t>
            </w:r>
          </w:p>
        </w:tc>
      </w:tr>
      <w:tr w:rsidRPr="00BB081A" w:rsidR="009B36F8" w:rsidTr="2E260C7A" w14:paraId="495D0C99" w14:textId="77777777">
        <w:trPr>
          <w:trHeight w:val="300"/>
        </w:trPr>
        <w:tc>
          <w:tcPr>
            <w:tcW w:w="2340" w:type="dxa"/>
          </w:tcPr>
          <w:p w:rsidRPr="00BB081A" w:rsidR="00466507" w:rsidP="2E260C7A" w:rsidRDefault="00466507" w14:paraId="06FDE229" w14:textId="77777777">
            <w:pPr>
              <w:rPr>
                <w:rFonts w:ascii="Times New Roman" w:hAnsi="Times New Roman" w:cs="Times New Roman"/>
                <w:b/>
                <w:bCs/>
              </w:rPr>
            </w:pPr>
            <w:r w:rsidRPr="2E260C7A">
              <w:rPr>
                <w:rFonts w:ascii="Times New Roman" w:hAnsi="Times New Roman" w:cs="Times New Roman"/>
                <w:b/>
                <w:bCs/>
              </w:rPr>
              <w:t>Iš viso</w:t>
            </w:r>
          </w:p>
        </w:tc>
        <w:tc>
          <w:tcPr>
            <w:tcW w:w="2340" w:type="dxa"/>
          </w:tcPr>
          <w:p w:rsidRPr="00BB081A" w:rsidR="00466507" w:rsidP="3C1418B1" w:rsidRDefault="00466507" w14:paraId="54D9EB67" w14:textId="77777777">
            <w:pPr>
              <w:rPr>
                <w:rFonts w:ascii="Times New Roman" w:hAnsi="Times New Roman" w:cs="Times New Roman"/>
              </w:rPr>
            </w:pPr>
            <w:r w:rsidRPr="2E260C7A">
              <w:rPr>
                <w:rFonts w:ascii="Times New Roman" w:hAnsi="Times New Roman" w:cs="Times New Roman"/>
              </w:rPr>
              <w:t>22</w:t>
            </w:r>
          </w:p>
        </w:tc>
        <w:tc>
          <w:tcPr>
            <w:tcW w:w="2340" w:type="dxa"/>
          </w:tcPr>
          <w:p w:rsidRPr="00BB081A" w:rsidR="00466507" w:rsidP="3C1418B1" w:rsidRDefault="00466507" w14:paraId="4728A436" w14:textId="77777777">
            <w:pPr>
              <w:rPr>
                <w:rFonts w:ascii="Times New Roman" w:hAnsi="Times New Roman" w:cs="Times New Roman"/>
              </w:rPr>
            </w:pPr>
            <w:r w:rsidRPr="2E260C7A">
              <w:rPr>
                <w:rFonts w:ascii="Times New Roman" w:hAnsi="Times New Roman" w:cs="Times New Roman"/>
              </w:rPr>
              <w:t>47</w:t>
            </w:r>
          </w:p>
        </w:tc>
        <w:tc>
          <w:tcPr>
            <w:tcW w:w="2340" w:type="dxa"/>
          </w:tcPr>
          <w:p w:rsidRPr="00BB081A" w:rsidR="00466507" w:rsidP="3C1418B1" w:rsidRDefault="00466507" w14:paraId="7D3084A1" w14:textId="77777777">
            <w:pPr>
              <w:rPr>
                <w:rFonts w:ascii="Times New Roman" w:hAnsi="Times New Roman" w:cs="Times New Roman"/>
              </w:rPr>
            </w:pPr>
            <w:r w:rsidRPr="2E260C7A">
              <w:rPr>
                <w:rFonts w:ascii="Times New Roman" w:hAnsi="Times New Roman" w:cs="Times New Roman"/>
              </w:rPr>
              <w:t>46,8</w:t>
            </w:r>
          </w:p>
        </w:tc>
      </w:tr>
    </w:tbl>
    <w:p w:rsidRPr="00BB081A" w:rsidR="00466507" w:rsidP="3C1418B1" w:rsidRDefault="00466507" w14:paraId="11B92A05" w14:textId="77777777">
      <w:pPr>
        <w:rPr>
          <w:rFonts w:ascii="Times New Roman" w:hAnsi="Times New Roman" w:cs="Times New Roman"/>
        </w:rPr>
      </w:pPr>
    </w:p>
    <w:p w:rsidRPr="00BB081A" w:rsidR="00466507" w:rsidP="3C1418B1" w:rsidRDefault="00466507" w14:paraId="078DAC88" w14:textId="13162D06">
      <w:pPr>
        <w:ind w:firstLine="567"/>
        <w:rPr>
          <w:rFonts w:ascii="Times New Roman" w:hAnsi="Times New Roman" w:eastAsia="Aptos" w:cs="Times New Roman"/>
        </w:rPr>
      </w:pPr>
      <w:r w:rsidRPr="2E260C7A">
        <w:rPr>
          <w:rFonts w:ascii="Times New Roman" w:hAnsi="Times New Roman" w:cs="Times New Roman"/>
        </w:rPr>
        <w:t>Tyrimo k</w:t>
      </w:r>
      <w:r w:rsidRPr="2E260C7A">
        <w:rPr>
          <w:rFonts w:ascii="Times New Roman" w:hAnsi="Times New Roman" w:eastAsia="Aptos" w:cs="Times New Roman"/>
        </w:rPr>
        <w:t xml:space="preserve">lausimynas suskirstytas į šešias temines sritis, kurios apima technologinę infrastruktūrą, </w:t>
      </w:r>
      <w:r w:rsidRPr="2E260C7A" w:rsidR="00E4221E">
        <w:rPr>
          <w:rFonts w:ascii="Times New Roman" w:hAnsi="Times New Roman" w:eastAsia="Aptos" w:cs="Times New Roman"/>
        </w:rPr>
        <w:t xml:space="preserve">MTD </w:t>
      </w:r>
      <w:r w:rsidRPr="2E260C7A">
        <w:rPr>
          <w:rFonts w:ascii="Times New Roman" w:hAnsi="Times New Roman" w:eastAsia="Aptos" w:cs="Times New Roman"/>
        </w:rPr>
        <w:t xml:space="preserve">politiką ir reglamentavimą, </w:t>
      </w:r>
      <w:r w:rsidRPr="2E260C7A" w:rsidR="00E4221E">
        <w:rPr>
          <w:rFonts w:ascii="Times New Roman" w:hAnsi="Times New Roman" w:eastAsia="Aptos" w:cs="Times New Roman"/>
        </w:rPr>
        <w:t>MTD</w:t>
      </w:r>
      <w:r w:rsidRPr="2E260C7A">
        <w:rPr>
          <w:rFonts w:ascii="Times New Roman" w:hAnsi="Times New Roman" w:eastAsia="Aptos" w:cs="Times New Roman"/>
        </w:rPr>
        <w:t xml:space="preserve"> parametrus, žmogiškuosius išteklius, </w:t>
      </w:r>
      <w:r w:rsidRPr="2E260C7A" w:rsidR="00E4221E">
        <w:rPr>
          <w:rFonts w:ascii="Times New Roman" w:hAnsi="Times New Roman" w:eastAsia="Aptos" w:cs="Times New Roman"/>
        </w:rPr>
        <w:t>MTD</w:t>
      </w:r>
      <w:r w:rsidRPr="2E260C7A">
        <w:rPr>
          <w:rFonts w:ascii="Times New Roman" w:hAnsi="Times New Roman" w:eastAsia="Aptos" w:cs="Times New Roman"/>
        </w:rPr>
        <w:t xml:space="preserve"> atvėrimo praktiką bei </w:t>
      </w:r>
      <w:r w:rsidRPr="2E260C7A" w:rsidR="00E4221E">
        <w:rPr>
          <w:rFonts w:ascii="Times New Roman" w:hAnsi="Times New Roman" w:eastAsia="Aptos" w:cs="Times New Roman"/>
        </w:rPr>
        <w:t>MSI</w:t>
      </w:r>
      <w:r w:rsidRPr="2E260C7A">
        <w:rPr>
          <w:rFonts w:ascii="Times New Roman" w:hAnsi="Times New Roman" w:eastAsia="Aptos" w:cs="Times New Roman"/>
        </w:rPr>
        <w:t xml:space="preserve"> dalyvavimą tarptautinėse iniciatyvose.</w:t>
      </w:r>
    </w:p>
    <w:p w:rsidRPr="00BB081A" w:rsidR="00E4221E" w:rsidP="3C1418B1" w:rsidRDefault="00E4221E" w14:paraId="2B8E5D7E" w14:textId="77777777">
      <w:pPr>
        <w:rPr>
          <w:rFonts w:ascii="Times New Roman" w:hAnsi="Times New Roman" w:cs="Times New Roman"/>
        </w:rPr>
      </w:pPr>
    </w:p>
    <w:p w:rsidR="003C53DE" w:rsidP="3C1418B1" w:rsidRDefault="00466507" w14:paraId="662A089C" w14:textId="77777777">
      <w:pPr>
        <w:rPr>
          <w:rFonts w:ascii="Times New Roman" w:hAnsi="Times New Roman" w:eastAsia="Aptos" w:cs="Times New Roman"/>
        </w:rPr>
      </w:pPr>
      <w:r w:rsidRPr="2E260C7A">
        <w:rPr>
          <w:rFonts w:ascii="Times New Roman" w:hAnsi="Times New Roman" w:eastAsia="Aptos" w:cs="Times New Roman"/>
          <w:i/>
          <w:iCs/>
        </w:rPr>
        <w:t>Technologinė ir programinė infrastruktūra</w:t>
      </w:r>
      <w:r w:rsidRPr="2E260C7A">
        <w:rPr>
          <w:rFonts w:ascii="Times New Roman" w:hAnsi="Times New Roman" w:eastAsia="Aptos" w:cs="Times New Roman"/>
        </w:rPr>
        <w:t xml:space="preserve">. Institucijų prašyta įvardinti turimus technologinius išteklius, naudojamus </w:t>
      </w:r>
      <w:r w:rsidRPr="2E260C7A" w:rsidR="00E4221E">
        <w:rPr>
          <w:rFonts w:ascii="Times New Roman" w:hAnsi="Times New Roman" w:cs="Times New Roman"/>
        </w:rPr>
        <w:t>MTD</w:t>
      </w:r>
      <w:r w:rsidRPr="2E260C7A">
        <w:rPr>
          <w:rFonts w:ascii="Times New Roman" w:hAnsi="Times New Roman" w:cs="Times New Roman"/>
        </w:rPr>
        <w:t xml:space="preserve"> </w:t>
      </w:r>
      <w:r w:rsidRPr="2E260C7A">
        <w:rPr>
          <w:rFonts w:ascii="Times New Roman" w:hAnsi="Times New Roman" w:eastAsia="Aptos" w:cs="Times New Roman"/>
        </w:rPr>
        <w:t xml:space="preserve">kaupimui, saugojimui, apdorojimui ir atvėrimui. Klausta, ar ištekliai įtvirtinti institucijų norminiuose dokumentuose. Taip pat teirautasi, ar institucijų duomenų talpyklos yra sertifikuotos pagal tarptautinius standartus (CoreTrustSeal, </w:t>
      </w:r>
      <w:r w:rsidRPr="2E260C7A">
        <w:rPr>
          <w:rFonts w:ascii="Times New Roman" w:hAnsi="Times New Roman" w:eastAsia="Aptos" w:cs="Times New Roman"/>
        </w:rPr>
        <w:t>Nestor Seal, ISO 16363, ISO 27001), ar planuojama sertifikacija, kokiomis kitų organizacijų talpyklomis naudojamasi ir ar jų naudojimą koordinuoja institucijos.</w:t>
      </w:r>
    </w:p>
    <w:p w:rsidR="003C53DE" w:rsidP="3C1418B1" w:rsidRDefault="00466507" w14:paraId="1B2E2857" w14:textId="77777777">
      <w:pPr>
        <w:ind w:firstLine="567"/>
        <w:rPr>
          <w:rFonts w:ascii="Times New Roman" w:hAnsi="Times New Roman" w:eastAsia="Aptos" w:cs="Times New Roman"/>
        </w:rPr>
      </w:pPr>
      <w:r w:rsidRPr="2E260C7A">
        <w:rPr>
          <w:rFonts w:ascii="Times New Roman" w:hAnsi="Times New Roman" w:eastAsia="Aptos" w:cs="Times New Roman"/>
          <w:i/>
          <w:iCs/>
        </w:rPr>
        <w:t xml:space="preserve">Dalyvavimas </w:t>
      </w:r>
      <w:r w:rsidRPr="2E260C7A" w:rsidR="00F0142A">
        <w:rPr>
          <w:rFonts w:ascii="Times New Roman" w:hAnsi="Times New Roman" w:eastAsia="Aptos" w:cs="Times New Roman"/>
          <w:i/>
          <w:iCs/>
        </w:rPr>
        <w:t>MTI</w:t>
      </w:r>
      <w:r w:rsidRPr="2E260C7A">
        <w:rPr>
          <w:rFonts w:ascii="Times New Roman" w:hAnsi="Times New Roman" w:eastAsia="Aptos" w:cs="Times New Roman"/>
        </w:rPr>
        <w:t xml:space="preserve">. Institucijos prašyta pateikti informaciją apie dalyvavimą tarptautinėse ir nacionalinėse </w:t>
      </w:r>
      <w:r w:rsidRPr="2E260C7A" w:rsidR="00F0142A">
        <w:rPr>
          <w:rFonts w:ascii="Times New Roman" w:hAnsi="Times New Roman" w:eastAsia="Aptos" w:cs="Times New Roman"/>
        </w:rPr>
        <w:t>MTI</w:t>
      </w:r>
      <w:r w:rsidRPr="2E260C7A">
        <w:rPr>
          <w:rFonts w:ascii="Times New Roman" w:hAnsi="Times New Roman" w:eastAsia="Aptos" w:cs="Times New Roman"/>
        </w:rPr>
        <w:t>: ar jose generuojami duomenys, teikiamos paslaugos, naudojamasi bendrais ištekliais ir paslaugomis. Taip pat klausta, ar šios infrastruktūros įtrauktos į Lietuvos MTI kelrodį ar kitas tarptautines institucijas.</w:t>
      </w:r>
    </w:p>
    <w:p w:rsidRPr="00955FC3" w:rsidR="003C53DE" w:rsidP="3C1418B1" w:rsidRDefault="00F14620" w14:paraId="1E947FB9" w14:textId="77777777">
      <w:pPr>
        <w:ind w:firstLine="567"/>
        <w:rPr>
          <w:rFonts w:ascii="Times New Roman" w:hAnsi="Times New Roman" w:eastAsia="Aptos" w:cs="Times New Roman"/>
        </w:rPr>
      </w:pPr>
      <w:r w:rsidRPr="2E260C7A">
        <w:rPr>
          <w:rFonts w:ascii="Times New Roman" w:hAnsi="Times New Roman" w:eastAsia="Aptos" w:cs="Times New Roman"/>
          <w:i/>
          <w:iCs/>
        </w:rPr>
        <w:t>MTD</w:t>
      </w:r>
      <w:r w:rsidRPr="2E260C7A" w:rsidR="00466507">
        <w:rPr>
          <w:rFonts w:ascii="Times New Roman" w:hAnsi="Times New Roman" w:cs="Times New Roman"/>
          <w:i/>
          <w:iCs/>
        </w:rPr>
        <w:t xml:space="preserve"> </w:t>
      </w:r>
      <w:r w:rsidRPr="2E260C7A" w:rsidR="00466507">
        <w:rPr>
          <w:rFonts w:ascii="Times New Roman" w:hAnsi="Times New Roman" w:eastAsia="Aptos" w:cs="Times New Roman"/>
          <w:i/>
          <w:iCs/>
        </w:rPr>
        <w:t>politika, reglamentavimas ir valdymas</w:t>
      </w:r>
      <w:r w:rsidRPr="2E260C7A" w:rsidR="00466507">
        <w:rPr>
          <w:rFonts w:ascii="Times New Roman" w:hAnsi="Times New Roman" w:eastAsia="Aptos" w:cs="Times New Roman"/>
        </w:rPr>
        <w:t xml:space="preserve">. Institucijų prašyta įvardinti ir apibūdinti savo norminius dokumentus: ar jose yra numatyta </w:t>
      </w:r>
      <w:r w:rsidRPr="2E260C7A">
        <w:rPr>
          <w:rFonts w:ascii="Times New Roman" w:hAnsi="Times New Roman" w:cs="Times New Roman"/>
        </w:rPr>
        <w:t>MTD</w:t>
      </w:r>
      <w:r w:rsidRPr="2E260C7A" w:rsidR="00466507">
        <w:rPr>
          <w:rFonts w:ascii="Times New Roman" w:hAnsi="Times New Roman" w:cs="Times New Roman"/>
        </w:rPr>
        <w:t xml:space="preserve"> </w:t>
      </w:r>
      <w:r w:rsidRPr="2E260C7A" w:rsidR="00466507">
        <w:rPr>
          <w:rFonts w:ascii="Times New Roman" w:hAnsi="Times New Roman" w:eastAsia="Aptos" w:cs="Times New Roman"/>
        </w:rPr>
        <w:t xml:space="preserve">valdymo politika, </w:t>
      </w:r>
      <w:r w:rsidRPr="2E260C7A" w:rsidR="00022A01">
        <w:rPr>
          <w:rFonts w:ascii="Times New Roman" w:hAnsi="Times New Roman" w:eastAsia="Aptos" w:cs="Times New Roman"/>
        </w:rPr>
        <w:t>DVP</w:t>
      </w:r>
      <w:r w:rsidRPr="2E260C7A" w:rsidR="00466507">
        <w:rPr>
          <w:rFonts w:ascii="Times New Roman" w:hAnsi="Times New Roman" w:eastAsia="Aptos" w:cs="Times New Roman"/>
        </w:rPr>
        <w:t xml:space="preserve"> rengimo reikalavimai, archyvavimo ir sunaikinimo tvarka, metaduomenų išsaugojimas. Klausta, ar duomenys sunaikinami pagal dokumentuotas procedūras, ar saugomos sunaikinimo ataskaitos, ar reglamentuojama intelektinės nuosavybės politika, susijusi su duomenimis. Institucijų taip pat teirautasi, kaip vykdoma teisės aktų laikymosi stebėsena, kokie kontrolės mechanizmai taikomi, ar registruojami tyrėjų paviešinti duomenų rinkiniai, ir kaip vykdoma jų stebėsena. Galiausiai, institucijų prašyta įvardyti pagrindinius iššūkius, susijusius su </w:t>
      </w:r>
      <w:r w:rsidRPr="2E260C7A" w:rsidR="00466507">
        <w:rPr>
          <w:rFonts w:ascii="Times New Roman" w:hAnsi="Times New Roman" w:cs="Times New Roman"/>
        </w:rPr>
        <w:t xml:space="preserve">mokslinių tyrimų duomenų </w:t>
      </w:r>
      <w:r w:rsidRPr="2E260C7A" w:rsidR="00466507">
        <w:rPr>
          <w:rFonts w:ascii="Times New Roman" w:hAnsi="Times New Roman" w:eastAsia="Aptos" w:cs="Times New Roman"/>
        </w:rPr>
        <w:t>valdymu.</w:t>
      </w:r>
    </w:p>
    <w:p w:rsidRPr="00955FC3" w:rsidR="003C53DE" w:rsidP="3C1418B1" w:rsidRDefault="00466507" w14:paraId="6251410A" w14:textId="77777777">
      <w:pPr>
        <w:ind w:firstLine="567"/>
        <w:rPr>
          <w:rFonts w:ascii="Times New Roman" w:hAnsi="Times New Roman" w:eastAsia="Aptos" w:cs="Times New Roman"/>
        </w:rPr>
      </w:pPr>
      <w:r w:rsidRPr="2E260C7A">
        <w:rPr>
          <w:rFonts w:ascii="Times New Roman" w:hAnsi="Times New Roman" w:eastAsia="Aptos" w:cs="Times New Roman"/>
          <w:i/>
          <w:iCs/>
        </w:rPr>
        <w:t xml:space="preserve">Sukaupti ir sukuriami </w:t>
      </w:r>
      <w:r w:rsidRPr="2E260C7A" w:rsidR="00F14620">
        <w:rPr>
          <w:rFonts w:ascii="Times New Roman" w:hAnsi="Times New Roman" w:eastAsia="Aptos" w:cs="Times New Roman"/>
          <w:i/>
          <w:iCs/>
        </w:rPr>
        <w:t>MTD</w:t>
      </w:r>
      <w:r w:rsidRPr="2E260C7A">
        <w:rPr>
          <w:rFonts w:ascii="Times New Roman" w:hAnsi="Times New Roman" w:eastAsia="Aptos" w:cs="Times New Roman"/>
        </w:rPr>
        <w:t xml:space="preserve">. Šioje dalyje institucijų klausta apie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saugojimo kaštus ir finansavimo šaltinius, turimų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apimtis: kiek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rinkinių institucijos yra sukaupusios skirtingose mokslo srityse, kiek naujų rinkinių sukuria per metus, kokia bendra duomenų apimtis. Taip pat prašyta įvardyti generuojamų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tipus, saugojimo vietas ir įvertinti, kiek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ar jų metaduomenų yra atvirai prieinami.</w:t>
      </w:r>
    </w:p>
    <w:p w:rsidRPr="00955FC3" w:rsidR="003C53DE" w:rsidP="3C1418B1" w:rsidRDefault="00466507" w14:paraId="4ACC6599" w14:textId="77777777">
      <w:pPr>
        <w:ind w:firstLine="567"/>
        <w:rPr>
          <w:rFonts w:ascii="Times New Roman" w:hAnsi="Times New Roman" w:eastAsia="Aptos" w:cs="Times New Roman"/>
        </w:rPr>
      </w:pPr>
      <w:r w:rsidRPr="2E260C7A">
        <w:rPr>
          <w:rFonts w:ascii="Times New Roman" w:hAnsi="Times New Roman" w:eastAsia="Aptos" w:cs="Times New Roman"/>
          <w:i/>
          <w:iCs/>
        </w:rPr>
        <w:t>Žmogiškieji ištekliai, kompetencijos ir paramos mechanizmai</w:t>
      </w:r>
      <w:r w:rsidRPr="2E260C7A">
        <w:rPr>
          <w:rFonts w:ascii="Times New Roman" w:hAnsi="Times New Roman" w:eastAsia="Aptos" w:cs="Times New Roman"/>
        </w:rPr>
        <w:t xml:space="preserve">. Institucijų prašyta pateikti informaciją apie darbuotojus, dirbančius su </w:t>
      </w:r>
      <w:r w:rsidRPr="2E260C7A" w:rsidR="00F14620">
        <w:rPr>
          <w:rFonts w:ascii="Times New Roman" w:hAnsi="Times New Roman" w:cs="Times New Roman"/>
        </w:rPr>
        <w:t>MTD</w:t>
      </w:r>
      <w:r w:rsidRPr="2E260C7A">
        <w:rPr>
          <w:rFonts w:ascii="Times New Roman" w:hAnsi="Times New Roman" w:eastAsia="Aptos" w:cs="Times New Roman"/>
        </w:rPr>
        <w:t xml:space="preserve">: jų skaičių, pareigas ir etato dalį, skirtą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valdymui. Klausta, kokius mokymus institucija rengia tyrėjams, ar </w:t>
      </w:r>
      <w:r w:rsidRPr="2E260C7A" w:rsidR="00F14620">
        <w:rPr>
          <w:rFonts w:ascii="Times New Roman" w:hAnsi="Times New Roman" w:cs="Times New Roman"/>
        </w:rPr>
        <w:t>MTD</w:t>
      </w:r>
      <w:r w:rsidRPr="2E260C7A">
        <w:rPr>
          <w:rFonts w:ascii="Times New Roman" w:hAnsi="Times New Roman" w:cs="Times New Roman"/>
        </w:rPr>
        <w:t xml:space="preserve"> </w:t>
      </w:r>
      <w:r w:rsidRPr="2E260C7A">
        <w:rPr>
          <w:rFonts w:ascii="Times New Roman" w:hAnsi="Times New Roman" w:eastAsia="Aptos" w:cs="Times New Roman"/>
        </w:rPr>
        <w:t xml:space="preserve">valdymo pagrindai integruoti į studijų programas, kokios konsultacijos teikiamos, ir kas jas teikia. Taip pat prašyta apibūdinti teikiamą praktinę pagalbą, pvz., </w:t>
      </w:r>
      <w:r w:rsidRPr="2E260C7A" w:rsidR="00F14620">
        <w:rPr>
          <w:rFonts w:ascii="Times New Roman" w:hAnsi="Times New Roman" w:eastAsia="Aptos" w:cs="Times New Roman"/>
        </w:rPr>
        <w:t>MTD</w:t>
      </w:r>
      <w:r w:rsidRPr="2E260C7A">
        <w:rPr>
          <w:rFonts w:ascii="Times New Roman" w:hAnsi="Times New Roman" w:eastAsia="Aptos" w:cs="Times New Roman"/>
        </w:rPr>
        <w:t xml:space="preserve"> dokumentavimo, saugojimo ar metaduomenų rengimo paslaugas.</w:t>
      </w:r>
    </w:p>
    <w:p w:rsidRPr="00955FC3" w:rsidR="00466507" w:rsidP="3C1418B1" w:rsidRDefault="00466507" w14:paraId="3F71DA80" w14:textId="439874FA">
      <w:pPr>
        <w:ind w:firstLine="567"/>
        <w:rPr>
          <w:rFonts w:ascii="Times New Roman" w:hAnsi="Times New Roman" w:eastAsia="Aptos" w:cs="Times New Roman"/>
        </w:rPr>
      </w:pPr>
      <w:r w:rsidRPr="2E260C7A">
        <w:rPr>
          <w:rFonts w:ascii="Times New Roman" w:hAnsi="Times New Roman" w:eastAsia="Aptos" w:cs="Times New Roman"/>
          <w:i/>
          <w:iCs/>
        </w:rPr>
        <w:t>MTD atvėrimo ir skatinimo praktikos</w:t>
      </w:r>
      <w:r w:rsidRPr="2E260C7A">
        <w:rPr>
          <w:rFonts w:ascii="Times New Roman" w:hAnsi="Times New Roman" w:eastAsia="Aptos" w:cs="Times New Roman"/>
        </w:rPr>
        <w:t xml:space="preserve">. Institucijų prašyta apibūdinti taikomas skatinimo priemones: ar </w:t>
      </w:r>
      <w:r w:rsidRPr="2E260C7A" w:rsidR="00F14620">
        <w:rPr>
          <w:rFonts w:ascii="Times New Roman" w:hAnsi="Times New Roman" w:cs="Times New Roman"/>
        </w:rPr>
        <w:t>MTD</w:t>
      </w:r>
      <w:r w:rsidRPr="2E260C7A">
        <w:rPr>
          <w:rFonts w:ascii="Times New Roman" w:hAnsi="Times New Roman" w:cs="Times New Roman"/>
        </w:rPr>
        <w:t xml:space="preserve"> </w:t>
      </w:r>
      <w:r w:rsidRPr="2E260C7A">
        <w:rPr>
          <w:rFonts w:ascii="Times New Roman" w:hAnsi="Times New Roman" w:eastAsia="Aptos" w:cs="Times New Roman"/>
        </w:rPr>
        <w:t xml:space="preserve">tvarkymas ir atvėrimas yra aktyviai skatinamas, kokios karjeros, finansinės ar pripažinimo paskatos taikomos. Klausta, ar organizuojami informaciniai renginiai apie </w:t>
      </w:r>
      <w:r w:rsidRPr="2E260C7A" w:rsidR="00F14620">
        <w:rPr>
          <w:rFonts w:ascii="Times New Roman" w:hAnsi="Times New Roman" w:cs="Times New Roman"/>
        </w:rPr>
        <w:t>MTD</w:t>
      </w:r>
      <w:r w:rsidRPr="2E260C7A">
        <w:rPr>
          <w:rFonts w:ascii="Times New Roman" w:hAnsi="Times New Roman" w:cs="Times New Roman"/>
        </w:rPr>
        <w:t xml:space="preserve"> </w:t>
      </w:r>
      <w:r w:rsidRPr="2E260C7A">
        <w:rPr>
          <w:rFonts w:ascii="Times New Roman" w:hAnsi="Times New Roman" w:eastAsia="Aptos" w:cs="Times New Roman"/>
        </w:rPr>
        <w:t xml:space="preserve">valdymą, ar jie yra reguliarūs. Taip pat prašyta įvardyti kitus veiksnius, darančius įtaką institucijų </w:t>
      </w:r>
      <w:r w:rsidRPr="2E260C7A" w:rsidR="00F14620">
        <w:rPr>
          <w:rFonts w:ascii="Times New Roman" w:hAnsi="Times New Roman" w:cs="Times New Roman"/>
        </w:rPr>
        <w:t>MTD</w:t>
      </w:r>
      <w:r w:rsidRPr="2E260C7A">
        <w:rPr>
          <w:rFonts w:ascii="Times New Roman" w:hAnsi="Times New Roman" w:cs="Times New Roman"/>
        </w:rPr>
        <w:t xml:space="preserve"> </w:t>
      </w:r>
      <w:r w:rsidRPr="2E260C7A">
        <w:rPr>
          <w:rFonts w:ascii="Times New Roman" w:hAnsi="Times New Roman" w:eastAsia="Aptos" w:cs="Times New Roman"/>
        </w:rPr>
        <w:t>valdymo praktikoms.</w:t>
      </w:r>
    </w:p>
    <w:p w:rsidR="0910CD1C" w:rsidP="0910CD1C" w:rsidRDefault="0910CD1C" w14:paraId="2C49BF43" w14:textId="2D1A2884">
      <w:pPr>
        <w:ind w:firstLine="567"/>
        <w:rPr>
          <w:rFonts w:ascii="Times New Roman" w:hAnsi="Times New Roman" w:cs="Times New Roman"/>
        </w:rPr>
      </w:pPr>
    </w:p>
    <w:p w:rsidR="0910CD1C" w:rsidP="0910CD1C" w:rsidRDefault="0910CD1C" w14:paraId="1F7EE671" w14:textId="0EC8EDF0">
      <w:pPr>
        <w:ind w:firstLine="567"/>
        <w:rPr>
          <w:rFonts w:ascii="Times New Roman" w:hAnsi="Times New Roman" w:cs="Times New Roman"/>
        </w:rPr>
      </w:pPr>
    </w:p>
    <w:p w:rsidRPr="00955FC3" w:rsidR="00466507" w:rsidP="525EBC80" w:rsidRDefault="00466507" w14:paraId="5191F856" w14:textId="2FC7CE9F">
      <w:pPr>
        <w:ind w:firstLine="567"/>
        <w:rPr>
          <w:rFonts w:ascii="Times New Roman" w:hAnsi="Times New Roman" w:cs="Times New Roman"/>
        </w:rPr>
      </w:pPr>
      <w:r w:rsidRPr="2E260C7A">
        <w:rPr>
          <w:rFonts w:ascii="Times New Roman" w:hAnsi="Times New Roman" w:cs="Times New Roman"/>
        </w:rPr>
        <w:t xml:space="preserve">Trečiajame tyrime siekta išsiaiškinti Lietuvos mokslininkų patirtis dirbant su </w:t>
      </w:r>
      <w:r w:rsidRPr="2E260C7A" w:rsidR="00F14620">
        <w:rPr>
          <w:rFonts w:ascii="Times New Roman" w:hAnsi="Times New Roman" w:cs="Times New Roman"/>
        </w:rPr>
        <w:t>MTD</w:t>
      </w:r>
      <w:r w:rsidRPr="2E260C7A">
        <w:rPr>
          <w:rFonts w:ascii="Times New Roman" w:hAnsi="Times New Roman" w:cs="Times New Roman"/>
        </w:rPr>
        <w:t xml:space="preserve"> ir naudojantis </w:t>
      </w:r>
      <w:r w:rsidRPr="2E260C7A" w:rsidR="00F14620">
        <w:rPr>
          <w:rFonts w:ascii="Times New Roman" w:hAnsi="Times New Roman" w:cs="Times New Roman"/>
        </w:rPr>
        <w:t>MTI</w:t>
      </w:r>
      <w:r w:rsidRPr="2E260C7A">
        <w:rPr>
          <w:rFonts w:ascii="Times New Roman" w:hAnsi="Times New Roman" w:cs="Times New Roman"/>
        </w:rPr>
        <w:t xml:space="preserve">. Tam taip pat buvo atliekama internetinė apklausa. Apklausa vykdyta 2025 m. spalio 15 – 29 d. per internetinę “Microsoft Forms” platformą. </w:t>
      </w:r>
      <w:r w:rsidRPr="2E260C7A" w:rsidR="5FFCC3D7">
        <w:rPr>
          <w:rFonts w:ascii="Times New Roman" w:hAnsi="Times New Roman" w:cs="Times New Roman"/>
        </w:rPr>
        <w:t>Respondentų imtis buvo formuojama remiantis LMT administruojamos priemonės „Mokslininkų grupių projektai“ (MIP) XI, XII ir XIII kvietimų paraiškų duomenimis. Imtis sudaryta ne tik iš finansuotų projektų, bet iš visų pateiktų paraiškų (tiek finansuotų, tiek nefinansuotų), siekiant aprėpti kuo platesnį tyrėjų ratą ir užtikrinti didesnę skirtingų mokslo sričių, krypčių bei institucijų įvairovę. Mokslininkų, kuriems buvo siunčiamas kvietimas dalyvauti apklausoje, sąrašas sudarytas iš</w:t>
      </w:r>
      <w:r w:rsidRPr="2E260C7A" w:rsidR="206C6473">
        <w:rPr>
          <w:rFonts w:ascii="Times New Roman" w:hAnsi="Times New Roman" w:cs="Times New Roman"/>
        </w:rPr>
        <w:t xml:space="preserve"> visų</w:t>
      </w:r>
      <w:r w:rsidRPr="2E260C7A" w:rsidR="5FFCC3D7">
        <w:rPr>
          <w:rFonts w:ascii="Times New Roman" w:hAnsi="Times New Roman" w:cs="Times New Roman"/>
        </w:rPr>
        <w:t xml:space="preserve"> MIP XI–XIII kvietimų paraiškose nurodytų tyrėjų duomenų. Pradiniame etape buvo </w:t>
      </w:r>
      <w:commentRangeStart w:id="229"/>
      <w:commentRangeStart w:id="230"/>
      <w:r w:rsidRPr="2E260C7A" w:rsidR="5FFCC3D7">
        <w:rPr>
          <w:rFonts w:ascii="Times New Roman" w:hAnsi="Times New Roman" w:cs="Times New Roman"/>
          <w:highlight w:val="yellow"/>
        </w:rPr>
        <w:t>identifikuotos 2379 paraiškos</w:t>
      </w:r>
      <w:commentRangeEnd w:id="229"/>
      <w:r w:rsidRPr="2E260C7A">
        <w:rPr>
          <w:rStyle w:val="Komentaronuoroda"/>
          <w:rFonts w:ascii="Times New Roman" w:hAnsi="Times New Roman" w:cs="Times New Roman"/>
          <w:sz w:val="24"/>
          <w:szCs w:val="24"/>
        </w:rPr>
        <w:commentReference w:id="229"/>
      </w:r>
      <w:commentRangeEnd w:id="230"/>
      <w:r>
        <w:rPr>
          <w:rStyle w:val="CommentReference"/>
        </w:rPr>
        <w:commentReference w:id="230"/>
      </w:r>
      <w:r w:rsidRPr="2E260C7A" w:rsidR="5FFCC3D7">
        <w:rPr>
          <w:rFonts w:ascii="Times New Roman" w:hAnsi="Times New Roman" w:cs="Times New Roman"/>
        </w:rPr>
        <w:t>, iš kurių, atlikus įrašų sutvarkymą ir</w:t>
      </w:r>
      <w:r w:rsidRPr="2E260C7A" w:rsidR="301104FB">
        <w:rPr>
          <w:rFonts w:ascii="Times New Roman" w:hAnsi="Times New Roman" w:cs="Times New Roman"/>
        </w:rPr>
        <w:t xml:space="preserve"> </w:t>
      </w:r>
      <w:r w:rsidRPr="2E260C7A" w:rsidR="5FFCC3D7">
        <w:rPr>
          <w:rFonts w:ascii="Times New Roman" w:hAnsi="Times New Roman" w:cs="Times New Roman"/>
        </w:rPr>
        <w:t>pasikartojančių asmenų šalinimą</w:t>
      </w:r>
      <w:r w:rsidRPr="2E260C7A" w:rsidR="5E45515A">
        <w:rPr>
          <w:rFonts w:ascii="Times New Roman" w:hAnsi="Times New Roman" w:cs="Times New Roman"/>
        </w:rPr>
        <w:t xml:space="preserve"> (kai tas pats asmuo paraiškas teikė daugiau nei vieną kartą skirtinguose kvietimuose ar keliuose paraiškų cikluose)</w:t>
      </w:r>
      <w:r w:rsidRPr="2E260C7A" w:rsidR="5FFCC3D7">
        <w:rPr>
          <w:rFonts w:ascii="Times New Roman" w:hAnsi="Times New Roman" w:cs="Times New Roman"/>
        </w:rPr>
        <w:t xml:space="preserve">, suformuotas </w:t>
      </w:r>
      <w:commentRangeStart w:id="231"/>
      <w:commentRangeStart w:id="232"/>
      <w:r w:rsidRPr="2E260C7A" w:rsidR="5FFCC3D7">
        <w:rPr>
          <w:rFonts w:ascii="Times New Roman" w:hAnsi="Times New Roman" w:cs="Times New Roman"/>
          <w:highlight w:val="yellow"/>
        </w:rPr>
        <w:t>1569</w:t>
      </w:r>
      <w:r w:rsidRPr="2E260C7A" w:rsidR="5FFCC3D7">
        <w:rPr>
          <w:rFonts w:ascii="Times New Roman" w:hAnsi="Times New Roman" w:cs="Times New Roman"/>
        </w:rPr>
        <w:t xml:space="preserve"> </w:t>
      </w:r>
      <w:commentRangeEnd w:id="231"/>
      <w:r w:rsidRPr="2E260C7A">
        <w:rPr>
          <w:rStyle w:val="Komentaronuoroda"/>
          <w:rFonts w:ascii="Times New Roman" w:hAnsi="Times New Roman" w:cs="Times New Roman"/>
          <w:sz w:val="24"/>
          <w:szCs w:val="24"/>
        </w:rPr>
        <w:commentReference w:id="231"/>
      </w:r>
      <w:commentRangeEnd w:id="232"/>
      <w:r>
        <w:rPr>
          <w:rStyle w:val="CommentReference"/>
        </w:rPr>
        <w:commentReference w:id="232"/>
      </w:r>
      <w:r w:rsidRPr="2E260C7A" w:rsidR="5FFCC3D7">
        <w:rPr>
          <w:rFonts w:ascii="Times New Roman" w:hAnsi="Times New Roman" w:cs="Times New Roman"/>
        </w:rPr>
        <w:t>unikalių mokslininkų sąrašas.</w:t>
      </w:r>
    </w:p>
    <w:p w:rsidRPr="00955FC3" w:rsidR="00466507" w:rsidP="3C1418B1" w:rsidRDefault="00466507" w14:paraId="13F8EEAD" w14:textId="1EC2E899">
      <w:pPr>
        <w:ind w:firstLine="567"/>
        <w:rPr>
          <w:rFonts w:ascii="Times New Roman" w:hAnsi="Times New Roman" w:cs="Times New Roman"/>
        </w:rPr>
      </w:pPr>
      <w:r w:rsidRPr="2E260C7A">
        <w:rPr>
          <w:rFonts w:ascii="Times New Roman" w:hAnsi="Times New Roman" w:cs="Times New Roman"/>
        </w:rPr>
        <w:t xml:space="preserve">Apklausos pradžioje el. paštu buvo kreiptasi į </w:t>
      </w:r>
      <w:r w:rsidRPr="2E260C7A" w:rsidR="03E4F3EA">
        <w:rPr>
          <w:rFonts w:ascii="Times New Roman" w:hAnsi="Times New Roman" w:cs="Times New Roman"/>
        </w:rPr>
        <w:t xml:space="preserve">visus </w:t>
      </w:r>
      <w:commentRangeStart w:id="233"/>
      <w:commentRangeStart w:id="234"/>
      <w:r w:rsidRPr="2E260C7A" w:rsidR="596B71B8">
        <w:rPr>
          <w:rFonts w:ascii="Times New Roman" w:hAnsi="Times New Roman" w:cs="Times New Roman"/>
        </w:rPr>
        <w:t>atrinktus</w:t>
      </w:r>
      <w:commentRangeEnd w:id="233"/>
      <w:r w:rsidRPr="2E260C7A">
        <w:rPr>
          <w:rStyle w:val="Komentaronuoroda"/>
          <w:rFonts w:ascii="Times New Roman" w:hAnsi="Times New Roman" w:cs="Times New Roman"/>
          <w:sz w:val="24"/>
          <w:szCs w:val="24"/>
        </w:rPr>
        <w:commentReference w:id="233"/>
      </w:r>
      <w:commentRangeEnd w:id="234"/>
      <w:r>
        <w:rPr>
          <w:rStyle w:val="CommentReference"/>
        </w:rPr>
        <w:commentReference w:id="234"/>
      </w:r>
      <w:r w:rsidRPr="2E260C7A" w:rsidR="2650A6CD">
        <w:rPr>
          <w:rFonts w:ascii="Times New Roman" w:hAnsi="Times New Roman" w:cs="Times New Roman"/>
        </w:rPr>
        <w:t xml:space="preserve"> L</w:t>
      </w:r>
      <w:r w:rsidRPr="2E260C7A">
        <w:rPr>
          <w:rFonts w:ascii="Times New Roman" w:hAnsi="Times New Roman" w:cs="Times New Roman"/>
        </w:rPr>
        <w:t>ietuvos mokslininkus prašant užpildyti elektroninį klausimyną (</w:t>
      </w:r>
      <w:r w:rsidRPr="2E260C7A" w:rsidR="00F14620">
        <w:rPr>
          <w:rFonts w:ascii="Times New Roman" w:hAnsi="Times New Roman" w:cs="Times New Roman"/>
        </w:rPr>
        <w:t>trečiojo</w:t>
      </w:r>
      <w:r w:rsidRPr="2E260C7A">
        <w:rPr>
          <w:rFonts w:ascii="Times New Roman" w:hAnsi="Times New Roman" w:cs="Times New Roman"/>
        </w:rPr>
        <w:t xml:space="preserve"> tyrimo el. kreipimosi laiškas ir klausimynas pateikti priede Nr. </w:t>
      </w:r>
      <w:commentRangeStart w:id="235"/>
      <w:r w:rsidRPr="2E260C7A">
        <w:rPr>
          <w:rFonts w:ascii="Times New Roman" w:hAnsi="Times New Roman" w:cs="Times New Roman"/>
          <w:highlight w:val="yellow"/>
        </w:rPr>
        <w:t>X</w:t>
      </w:r>
      <w:commentRangeEnd w:id="235"/>
      <w:r w:rsidRPr="2E260C7A">
        <w:rPr>
          <w:rStyle w:val="Komentaronuoroda"/>
          <w:rFonts w:ascii="Times New Roman" w:hAnsi="Times New Roman" w:cs="Times New Roman"/>
          <w:sz w:val="24"/>
          <w:szCs w:val="24"/>
        </w:rPr>
        <w:commentReference w:id="235"/>
      </w:r>
      <w:r w:rsidRPr="2E260C7A">
        <w:rPr>
          <w:rFonts w:ascii="Times New Roman" w:hAnsi="Times New Roman" w:cs="Times New Roman"/>
        </w:rPr>
        <w:t xml:space="preserve">). Po savaitės (spalio 22 d.) buvo išsiųstas priminimas dalyvauti apklausoje. Apklausoje sudalyvavo 232 Lietuvos mokslininkai iš 1568, į kuriuos kreiptasi </w:t>
      </w:r>
      <w:r w:rsidRPr="2E260C7A">
        <w:rPr>
          <w:rFonts w:ascii="Times New Roman" w:hAnsi="Times New Roman" w:cs="Times New Roman"/>
        </w:rPr>
        <w:t xml:space="preserve">(14,8 proc.). Didžioji dalis (76,2 proc.) kontaktuotų mokslininkų dirbo universitetuose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955FC3" w:rsidR="00F14620" w:rsidP="3C1418B1" w:rsidRDefault="00F14620" w14:paraId="68699090" w14:textId="77777777">
      <w:pPr>
        <w:rPr>
          <w:rFonts w:ascii="Times New Roman" w:hAnsi="Times New Roman" w:cs="Times New Roman"/>
        </w:rPr>
      </w:pPr>
    </w:p>
    <w:p w:rsidRPr="00955FC3" w:rsidR="00466507" w:rsidP="2E260C7A" w:rsidRDefault="00466507" w14:paraId="4FE929E1" w14:textId="77777777">
      <w:pPr>
        <w:rPr>
          <w:rFonts w:ascii="Times New Roman" w:hAnsi="Times New Roman" w:cs="Times New Roman" w:eastAsiaTheme="minorEastAsia"/>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Trečiajame tyrime dalyvauti kviesti mokslininkai pagal instituciją.</w:t>
      </w:r>
    </w:p>
    <w:tbl>
      <w:tblPr>
        <w:tblStyle w:val="Lentelstinklelis"/>
        <w:tblW w:w="5000" w:type="pct"/>
        <w:tblLook w:val="06A0" w:firstRow="1" w:lastRow="0" w:firstColumn="1" w:lastColumn="0" w:noHBand="1" w:noVBand="1"/>
      </w:tblPr>
      <w:tblGrid>
        <w:gridCol w:w="5172"/>
        <w:gridCol w:w="1998"/>
        <w:gridCol w:w="1840"/>
      </w:tblGrid>
      <w:tr w:rsidRPr="00BB081A" w:rsidR="009B36F8" w:rsidTr="2E260C7A" w14:paraId="237680C5" w14:textId="77777777">
        <w:trPr>
          <w:trHeight w:val="300"/>
        </w:trPr>
        <w:tc>
          <w:tcPr>
            <w:tcW w:w="2870" w:type="pct"/>
          </w:tcPr>
          <w:p w:rsidRPr="00BB081A" w:rsidR="00466507" w:rsidP="2E260C7A" w:rsidRDefault="00466507" w14:paraId="3EF87E12" w14:textId="77777777">
            <w:pPr>
              <w:rPr>
                <w:rFonts w:ascii="Times New Roman" w:hAnsi="Times New Roman" w:cs="Times New Roman"/>
                <w:b/>
                <w:bCs/>
              </w:rPr>
            </w:pPr>
            <w:r w:rsidRPr="2E260C7A">
              <w:rPr>
                <w:rFonts w:ascii="Times New Roman" w:hAnsi="Times New Roman" w:cs="Times New Roman"/>
                <w:b/>
                <w:bCs/>
              </w:rPr>
              <w:t>Institucija</w:t>
            </w:r>
          </w:p>
        </w:tc>
        <w:tc>
          <w:tcPr>
            <w:tcW w:w="1109" w:type="pct"/>
          </w:tcPr>
          <w:p w:rsidRPr="00BB081A" w:rsidR="00466507" w:rsidP="3C1418B1" w:rsidRDefault="00466507" w14:paraId="5E095081" w14:textId="77777777">
            <w:pPr>
              <w:rPr>
                <w:rFonts w:ascii="Times New Roman" w:hAnsi="Times New Roman" w:cs="Times New Roman"/>
              </w:rPr>
            </w:pPr>
            <w:r w:rsidRPr="2E260C7A">
              <w:rPr>
                <w:rFonts w:ascii="Times New Roman" w:hAnsi="Times New Roman" w:cs="Times New Roman"/>
                <w:b/>
                <w:bCs/>
              </w:rPr>
              <w:t>N</w:t>
            </w:r>
          </w:p>
        </w:tc>
        <w:tc>
          <w:tcPr>
            <w:tcW w:w="1021" w:type="pct"/>
          </w:tcPr>
          <w:p w:rsidRPr="00BB081A" w:rsidR="00466507" w:rsidP="2E260C7A" w:rsidRDefault="00466507" w14:paraId="26624825" w14:textId="77777777">
            <w:pPr>
              <w:rPr>
                <w:rFonts w:ascii="Times New Roman" w:hAnsi="Times New Roman" w:cs="Times New Roman"/>
                <w:b/>
                <w:bCs/>
              </w:rPr>
            </w:pPr>
            <w:r w:rsidRPr="2E260C7A">
              <w:rPr>
                <w:rFonts w:ascii="Times New Roman" w:hAnsi="Times New Roman" w:cs="Times New Roman"/>
                <w:b/>
                <w:bCs/>
              </w:rPr>
              <w:t>Proc.</w:t>
            </w:r>
          </w:p>
        </w:tc>
      </w:tr>
      <w:tr w:rsidRPr="00BB081A" w:rsidR="009B36F8" w:rsidTr="2E260C7A" w14:paraId="01091FDC" w14:textId="77777777">
        <w:trPr>
          <w:trHeight w:val="300"/>
        </w:trPr>
        <w:tc>
          <w:tcPr>
            <w:tcW w:w="2870" w:type="pct"/>
          </w:tcPr>
          <w:p w:rsidRPr="00BB081A" w:rsidR="00466507" w:rsidP="2E260C7A" w:rsidRDefault="00466507" w14:paraId="1436CA6E" w14:textId="77777777">
            <w:pPr>
              <w:rPr>
                <w:rFonts w:ascii="Times New Roman" w:hAnsi="Times New Roman" w:cs="Times New Roman"/>
                <w:b/>
                <w:bCs/>
              </w:rPr>
            </w:pPr>
            <w:r w:rsidRPr="2E260C7A">
              <w:rPr>
                <w:rFonts w:ascii="Times New Roman" w:hAnsi="Times New Roman" w:cs="Times New Roman"/>
                <w:b/>
                <w:bCs/>
              </w:rPr>
              <w:t>Universitetas</w:t>
            </w:r>
          </w:p>
        </w:tc>
        <w:tc>
          <w:tcPr>
            <w:tcW w:w="1109" w:type="pct"/>
          </w:tcPr>
          <w:p w:rsidRPr="00BB081A" w:rsidR="00466507" w:rsidP="3C1418B1" w:rsidRDefault="00466507" w14:paraId="15008EAB" w14:textId="77777777">
            <w:pPr>
              <w:rPr>
                <w:rFonts w:ascii="Times New Roman" w:hAnsi="Times New Roman" w:cs="Times New Roman"/>
              </w:rPr>
            </w:pPr>
            <w:r w:rsidRPr="2E260C7A">
              <w:rPr>
                <w:rFonts w:ascii="Times New Roman" w:hAnsi="Times New Roman" w:cs="Times New Roman"/>
              </w:rPr>
              <w:t>1195</w:t>
            </w:r>
          </w:p>
        </w:tc>
        <w:tc>
          <w:tcPr>
            <w:tcW w:w="1021" w:type="pct"/>
          </w:tcPr>
          <w:p w:rsidRPr="00BB081A" w:rsidR="00466507" w:rsidP="3C1418B1" w:rsidRDefault="00466507" w14:paraId="516DEC25" w14:textId="77777777">
            <w:pPr>
              <w:rPr>
                <w:rFonts w:ascii="Times New Roman" w:hAnsi="Times New Roman" w:cs="Times New Roman"/>
              </w:rPr>
            </w:pPr>
            <w:r w:rsidRPr="2E260C7A">
              <w:rPr>
                <w:rFonts w:ascii="Times New Roman" w:hAnsi="Times New Roman" w:cs="Times New Roman"/>
              </w:rPr>
              <w:t>76,2</w:t>
            </w:r>
          </w:p>
        </w:tc>
      </w:tr>
      <w:tr w:rsidRPr="00BB081A" w:rsidR="009B36F8" w:rsidTr="2E260C7A" w14:paraId="35F442AF" w14:textId="77777777">
        <w:trPr>
          <w:trHeight w:val="300"/>
        </w:trPr>
        <w:tc>
          <w:tcPr>
            <w:tcW w:w="2870" w:type="pct"/>
          </w:tcPr>
          <w:p w:rsidRPr="00BB081A" w:rsidR="00466507" w:rsidP="2E260C7A" w:rsidRDefault="00466507" w14:paraId="5617FB49" w14:textId="77777777">
            <w:pPr>
              <w:rPr>
                <w:rFonts w:ascii="Times New Roman" w:hAnsi="Times New Roman" w:cs="Times New Roman"/>
                <w:b/>
                <w:bCs/>
              </w:rPr>
            </w:pPr>
            <w:r w:rsidRPr="2E260C7A">
              <w:rPr>
                <w:rFonts w:ascii="Times New Roman" w:hAnsi="Times New Roman" w:cs="Times New Roman"/>
                <w:b/>
                <w:bCs/>
              </w:rPr>
              <w:t>Kolegija</w:t>
            </w:r>
          </w:p>
        </w:tc>
        <w:tc>
          <w:tcPr>
            <w:tcW w:w="1109" w:type="pct"/>
          </w:tcPr>
          <w:p w:rsidRPr="00BB081A" w:rsidR="00466507" w:rsidP="3C1418B1" w:rsidRDefault="00466507" w14:paraId="710FFA7B" w14:textId="77777777">
            <w:pPr>
              <w:rPr>
                <w:rFonts w:ascii="Times New Roman" w:hAnsi="Times New Roman" w:cs="Times New Roman"/>
              </w:rPr>
            </w:pPr>
            <w:r w:rsidRPr="2E260C7A">
              <w:rPr>
                <w:rFonts w:ascii="Times New Roman" w:hAnsi="Times New Roman" w:cs="Times New Roman"/>
              </w:rPr>
              <w:t>10</w:t>
            </w:r>
          </w:p>
        </w:tc>
        <w:tc>
          <w:tcPr>
            <w:tcW w:w="1021" w:type="pct"/>
          </w:tcPr>
          <w:p w:rsidRPr="00BB081A" w:rsidR="00466507" w:rsidP="3C1418B1" w:rsidRDefault="00466507" w14:paraId="0D09399F" w14:textId="77777777">
            <w:pPr>
              <w:rPr>
                <w:rFonts w:ascii="Times New Roman" w:hAnsi="Times New Roman" w:cs="Times New Roman"/>
              </w:rPr>
            </w:pPr>
            <w:r w:rsidRPr="2E260C7A">
              <w:rPr>
                <w:rFonts w:ascii="Times New Roman" w:hAnsi="Times New Roman" w:cs="Times New Roman"/>
              </w:rPr>
              <w:t>0,6</w:t>
            </w:r>
          </w:p>
        </w:tc>
      </w:tr>
      <w:tr w:rsidRPr="00BB081A" w:rsidR="009B36F8" w:rsidTr="2E260C7A" w14:paraId="0921411B" w14:textId="77777777">
        <w:trPr>
          <w:trHeight w:val="300"/>
        </w:trPr>
        <w:tc>
          <w:tcPr>
            <w:tcW w:w="2870" w:type="pct"/>
          </w:tcPr>
          <w:p w:rsidRPr="00BB081A" w:rsidR="00466507" w:rsidP="2E260C7A" w:rsidRDefault="00466507" w14:paraId="76AEF6B5" w14:textId="77777777">
            <w:pPr>
              <w:rPr>
                <w:rFonts w:ascii="Times New Roman" w:hAnsi="Times New Roman" w:cs="Times New Roman"/>
                <w:b/>
                <w:bCs/>
              </w:rPr>
            </w:pPr>
            <w:r w:rsidRPr="2E260C7A">
              <w:rPr>
                <w:rFonts w:ascii="Times New Roman" w:hAnsi="Times New Roman" w:cs="Times New Roman"/>
                <w:b/>
                <w:bCs/>
              </w:rPr>
              <w:t>Institutas</w:t>
            </w:r>
          </w:p>
        </w:tc>
        <w:tc>
          <w:tcPr>
            <w:tcW w:w="1109" w:type="pct"/>
          </w:tcPr>
          <w:p w:rsidRPr="00BB081A" w:rsidR="00466507" w:rsidP="3C1418B1" w:rsidRDefault="00466507" w14:paraId="313B745E" w14:textId="77777777">
            <w:pPr>
              <w:rPr>
                <w:rFonts w:ascii="Times New Roman" w:hAnsi="Times New Roman" w:cs="Times New Roman"/>
              </w:rPr>
            </w:pPr>
            <w:r w:rsidRPr="2E260C7A">
              <w:rPr>
                <w:rFonts w:ascii="Times New Roman" w:hAnsi="Times New Roman" w:cs="Times New Roman"/>
              </w:rPr>
              <w:t>363</w:t>
            </w:r>
          </w:p>
        </w:tc>
        <w:tc>
          <w:tcPr>
            <w:tcW w:w="1021" w:type="pct"/>
          </w:tcPr>
          <w:p w:rsidRPr="00BB081A" w:rsidR="00466507" w:rsidP="3C1418B1" w:rsidRDefault="00466507" w14:paraId="50EC024E" w14:textId="77777777">
            <w:pPr>
              <w:rPr>
                <w:rFonts w:ascii="Times New Roman" w:hAnsi="Times New Roman" w:cs="Times New Roman"/>
              </w:rPr>
            </w:pPr>
            <w:r w:rsidRPr="2E260C7A">
              <w:rPr>
                <w:rFonts w:ascii="Times New Roman" w:hAnsi="Times New Roman" w:cs="Times New Roman"/>
              </w:rPr>
              <w:t>23,2</w:t>
            </w:r>
          </w:p>
        </w:tc>
      </w:tr>
      <w:tr w:rsidRPr="00BB081A" w:rsidR="009B36F8" w:rsidTr="2E260C7A" w14:paraId="3B48944F" w14:textId="77777777">
        <w:trPr>
          <w:trHeight w:val="300"/>
        </w:trPr>
        <w:tc>
          <w:tcPr>
            <w:tcW w:w="2870" w:type="pct"/>
          </w:tcPr>
          <w:p w:rsidRPr="00BB081A" w:rsidR="00466507" w:rsidP="2E260C7A" w:rsidRDefault="00466507" w14:paraId="5BCB6952" w14:textId="77777777">
            <w:pPr>
              <w:rPr>
                <w:rFonts w:ascii="Times New Roman" w:hAnsi="Times New Roman" w:cs="Times New Roman"/>
                <w:b/>
                <w:bCs/>
              </w:rPr>
            </w:pPr>
            <w:r w:rsidRPr="2E260C7A">
              <w:rPr>
                <w:rFonts w:ascii="Times New Roman" w:hAnsi="Times New Roman" w:cs="Times New Roman"/>
                <w:b/>
                <w:bCs/>
              </w:rPr>
              <w:t>Iš viso</w:t>
            </w:r>
          </w:p>
        </w:tc>
        <w:tc>
          <w:tcPr>
            <w:tcW w:w="1109" w:type="pct"/>
          </w:tcPr>
          <w:p w:rsidRPr="00BB081A" w:rsidR="00466507" w:rsidP="3C1418B1" w:rsidRDefault="00466507" w14:paraId="259457B1" w14:textId="77777777">
            <w:pPr>
              <w:rPr>
                <w:rFonts w:ascii="Times New Roman" w:hAnsi="Times New Roman" w:cs="Times New Roman"/>
              </w:rPr>
            </w:pPr>
            <w:r w:rsidRPr="2E260C7A">
              <w:rPr>
                <w:rFonts w:ascii="Times New Roman" w:hAnsi="Times New Roman" w:cs="Times New Roman"/>
              </w:rPr>
              <w:t>1568</w:t>
            </w:r>
          </w:p>
        </w:tc>
        <w:tc>
          <w:tcPr>
            <w:tcW w:w="1021" w:type="pct"/>
          </w:tcPr>
          <w:p w:rsidRPr="00BB081A" w:rsidR="00466507" w:rsidP="3C1418B1" w:rsidRDefault="00466507" w14:paraId="46F4E02A" w14:textId="77777777">
            <w:pPr>
              <w:rPr>
                <w:rFonts w:ascii="Times New Roman" w:hAnsi="Times New Roman" w:cs="Times New Roman"/>
              </w:rPr>
            </w:pPr>
            <w:r w:rsidRPr="2E260C7A">
              <w:rPr>
                <w:rFonts w:ascii="Times New Roman" w:hAnsi="Times New Roman" w:cs="Times New Roman"/>
              </w:rPr>
              <w:t>100</w:t>
            </w:r>
          </w:p>
        </w:tc>
      </w:tr>
    </w:tbl>
    <w:p w:rsidRPr="00BB081A" w:rsidR="00466507" w:rsidP="3C1418B1" w:rsidRDefault="00466507" w14:paraId="6A6E6780" w14:textId="77777777">
      <w:pPr>
        <w:rPr>
          <w:rFonts w:ascii="Times New Roman" w:hAnsi="Times New Roman" w:cs="Times New Roman"/>
        </w:rPr>
      </w:pPr>
    </w:p>
    <w:p w:rsidRPr="00BB081A" w:rsidR="00466507" w:rsidP="3C1418B1" w:rsidRDefault="00466507" w14:paraId="28857A4F" w14:textId="77777777">
      <w:pPr>
        <w:ind w:firstLine="567"/>
        <w:rPr>
          <w:rFonts w:ascii="Times New Roman" w:hAnsi="Times New Roman" w:cs="Times New Roman"/>
        </w:rPr>
      </w:pPr>
      <w:r w:rsidRPr="2E260C7A">
        <w:rPr>
          <w:rFonts w:ascii="Times New Roman" w:hAnsi="Times New Roman" w:cs="Times New Roman"/>
        </w:rPr>
        <w:t xml:space="preserve">Didžioji dalis apklausoje dalyvavusių mokslininkų buvo pripažinti tyrėjai (54,3 proc.). Mažiausiai buvo pradedančiųjų ir patvirtintų tyrėjų (9 proc.), o dar kiek daugiau nei trečdalis (35,8 proc., žr. </w:t>
      </w:r>
      <w:r w:rsidRPr="2E260C7A">
        <w:rPr>
          <w:rFonts w:ascii="Times New Roman" w:hAnsi="Times New Roman" w:cs="Times New Roman"/>
          <w:highlight w:val="yellow"/>
        </w:rPr>
        <w:t>X</w:t>
      </w:r>
      <w:r w:rsidRPr="2E260C7A">
        <w:rPr>
          <w:rFonts w:ascii="Times New Roman" w:hAnsi="Times New Roman" w:cs="Times New Roman"/>
        </w:rPr>
        <w:t xml:space="preserve"> lentelę) buvo pirmaujantys tyrėjai.</w:t>
      </w:r>
    </w:p>
    <w:p w:rsidRPr="00BB081A" w:rsidR="00F14620" w:rsidP="3C1418B1" w:rsidRDefault="00F14620" w14:paraId="720B76EF" w14:textId="77777777">
      <w:pPr>
        <w:rPr>
          <w:rFonts w:ascii="Times New Roman" w:hAnsi="Times New Roman" w:cs="Times New Roman"/>
        </w:rPr>
      </w:pPr>
    </w:p>
    <w:p w:rsidRPr="00BB081A" w:rsidR="00466507" w:rsidP="5458FC99" w:rsidRDefault="1CD0F2A0" w14:paraId="23B1F641" w14:textId="4FD8F836">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Trečiajame tyrime dalyvavę mokslininkai pagal </w:t>
      </w:r>
      <w:r w:rsidRPr="2E260C7A" w:rsidR="70C1163A">
        <w:rPr>
          <w:rFonts w:ascii="Times New Roman" w:hAnsi="Times New Roman" w:eastAsia="Times New Roman" w:cs="Times New Roman"/>
          <w:b/>
          <w:bCs/>
        </w:rPr>
        <w:t xml:space="preserve"> tyrėjų karjeros pakopas</w:t>
      </w:r>
      <w:r w:rsidRPr="2E260C7A">
        <w:rPr>
          <w:rFonts w:ascii="Times New Roman" w:hAnsi="Times New Roman" w:cs="Times New Roman" w:eastAsiaTheme="minorEastAsia"/>
          <w:b/>
          <w:bCs/>
        </w:rPr>
        <w:t>.</w:t>
      </w:r>
    </w:p>
    <w:tbl>
      <w:tblPr>
        <w:tblStyle w:val="Lentelstinklelis"/>
        <w:tblW w:w="5000" w:type="pct"/>
        <w:tblLook w:val="06A0" w:firstRow="1" w:lastRow="0" w:firstColumn="1" w:lastColumn="0" w:noHBand="1" w:noVBand="1"/>
      </w:tblPr>
      <w:tblGrid>
        <w:gridCol w:w="5183"/>
        <w:gridCol w:w="2052"/>
        <w:gridCol w:w="1775"/>
      </w:tblGrid>
      <w:tr w:rsidRPr="00BB081A" w:rsidR="009B36F8" w:rsidTr="2E260C7A" w14:paraId="2AE6CEB8" w14:textId="77777777">
        <w:trPr>
          <w:trHeight w:val="300"/>
        </w:trPr>
        <w:tc>
          <w:tcPr>
            <w:tcW w:w="2876" w:type="pct"/>
          </w:tcPr>
          <w:p w:rsidRPr="00BB081A" w:rsidR="00466507" w:rsidP="5458FC99" w:rsidRDefault="33E2983D" w14:paraId="20A2CBAD" w14:textId="5B5DC533">
            <w:pPr>
              <w:rPr>
                <w:rFonts w:ascii="Times New Roman" w:hAnsi="Times New Roman" w:eastAsia="Times New Roman" w:cs="Times New Roman"/>
                <w:b/>
                <w:bCs/>
                <w:lang w:val="lt"/>
              </w:rPr>
            </w:pPr>
            <w:r w:rsidRPr="2E260C7A">
              <w:rPr>
                <w:rFonts w:ascii="Times New Roman" w:hAnsi="Times New Roman" w:eastAsia="Times New Roman" w:cs="Times New Roman"/>
                <w:b/>
                <w:bCs/>
              </w:rPr>
              <w:t xml:space="preserve"> Tyrėjų karjeros pakopa</w:t>
            </w:r>
          </w:p>
          <w:p w:rsidRPr="00BB081A" w:rsidR="00466507" w:rsidP="5458FC99" w:rsidRDefault="00466507" w14:paraId="7D40CF03" w14:textId="0CC2FA88">
            <w:pPr>
              <w:rPr>
                <w:rFonts w:ascii="Times New Roman" w:hAnsi="Times New Roman" w:cs="Times New Roman"/>
                <w:b/>
                <w:bCs/>
              </w:rPr>
            </w:pPr>
          </w:p>
        </w:tc>
        <w:tc>
          <w:tcPr>
            <w:tcW w:w="1139" w:type="pct"/>
          </w:tcPr>
          <w:p w:rsidRPr="00BB081A" w:rsidR="00466507" w:rsidP="3C1418B1" w:rsidRDefault="00466507" w14:paraId="3A529728" w14:textId="77777777">
            <w:pPr>
              <w:rPr>
                <w:rFonts w:ascii="Times New Roman" w:hAnsi="Times New Roman" w:cs="Times New Roman"/>
              </w:rPr>
            </w:pPr>
            <w:r w:rsidRPr="2E260C7A">
              <w:rPr>
                <w:rFonts w:ascii="Times New Roman" w:hAnsi="Times New Roman" w:cs="Times New Roman"/>
                <w:b/>
                <w:bCs/>
              </w:rPr>
              <w:t>N</w:t>
            </w:r>
          </w:p>
        </w:tc>
        <w:tc>
          <w:tcPr>
            <w:tcW w:w="985" w:type="pct"/>
          </w:tcPr>
          <w:p w:rsidRPr="00BB081A" w:rsidR="00466507" w:rsidP="2E260C7A" w:rsidRDefault="00466507" w14:paraId="0D7DB71F" w14:textId="77777777">
            <w:pPr>
              <w:rPr>
                <w:rFonts w:ascii="Times New Roman" w:hAnsi="Times New Roman" w:cs="Times New Roman"/>
                <w:b/>
                <w:bCs/>
              </w:rPr>
            </w:pPr>
            <w:r w:rsidRPr="2E260C7A">
              <w:rPr>
                <w:rFonts w:ascii="Times New Roman" w:hAnsi="Times New Roman" w:cs="Times New Roman"/>
                <w:b/>
                <w:bCs/>
              </w:rPr>
              <w:t>Proc.</w:t>
            </w:r>
          </w:p>
        </w:tc>
      </w:tr>
      <w:tr w:rsidRPr="00BB081A" w:rsidR="009B36F8" w:rsidTr="2E260C7A" w14:paraId="57FFD946" w14:textId="77777777">
        <w:trPr>
          <w:trHeight w:val="300"/>
        </w:trPr>
        <w:tc>
          <w:tcPr>
            <w:tcW w:w="2876" w:type="pct"/>
          </w:tcPr>
          <w:p w:rsidRPr="00BB081A" w:rsidR="00466507" w:rsidP="3C1418B1" w:rsidRDefault="00466507" w14:paraId="739533FE" w14:textId="77777777">
            <w:pPr>
              <w:rPr>
                <w:rFonts w:ascii="Times New Roman" w:hAnsi="Times New Roman" w:cs="Times New Roman"/>
              </w:rPr>
            </w:pPr>
            <w:r w:rsidRPr="2E260C7A">
              <w:rPr>
                <w:rFonts w:ascii="Times New Roman" w:hAnsi="Times New Roman" w:cs="Times New Roman"/>
                <w:b/>
                <w:bCs/>
              </w:rPr>
              <w:t>Pradedantysis tyrėjas</w:t>
            </w:r>
          </w:p>
        </w:tc>
        <w:tc>
          <w:tcPr>
            <w:tcW w:w="1139" w:type="pct"/>
          </w:tcPr>
          <w:p w:rsidRPr="00BB081A" w:rsidR="00466507" w:rsidP="3C1418B1" w:rsidRDefault="00466507" w14:paraId="3DF89E98" w14:textId="77777777">
            <w:pPr>
              <w:rPr>
                <w:rFonts w:ascii="Times New Roman" w:hAnsi="Times New Roman" w:cs="Times New Roman"/>
              </w:rPr>
            </w:pPr>
            <w:r w:rsidRPr="2E260C7A">
              <w:rPr>
                <w:rFonts w:ascii="Times New Roman" w:hAnsi="Times New Roman" w:cs="Times New Roman"/>
              </w:rPr>
              <w:t>1</w:t>
            </w:r>
          </w:p>
        </w:tc>
        <w:tc>
          <w:tcPr>
            <w:tcW w:w="985" w:type="pct"/>
          </w:tcPr>
          <w:p w:rsidRPr="00BB081A" w:rsidR="00466507" w:rsidP="3C1418B1" w:rsidRDefault="00466507" w14:paraId="05E908B6" w14:textId="77777777">
            <w:pPr>
              <w:rPr>
                <w:rFonts w:ascii="Times New Roman" w:hAnsi="Times New Roman" w:cs="Times New Roman"/>
              </w:rPr>
            </w:pPr>
            <w:r w:rsidRPr="2E260C7A">
              <w:rPr>
                <w:rFonts w:ascii="Times New Roman" w:hAnsi="Times New Roman" w:cs="Times New Roman"/>
              </w:rPr>
              <w:t>0,4</w:t>
            </w:r>
          </w:p>
        </w:tc>
      </w:tr>
      <w:tr w:rsidRPr="00BB081A" w:rsidR="009B36F8" w:rsidTr="2E260C7A" w14:paraId="4B4241D5" w14:textId="77777777">
        <w:trPr>
          <w:trHeight w:val="300"/>
        </w:trPr>
        <w:tc>
          <w:tcPr>
            <w:tcW w:w="2876" w:type="pct"/>
          </w:tcPr>
          <w:p w:rsidRPr="00BB081A" w:rsidR="00466507" w:rsidP="3C1418B1" w:rsidRDefault="00466507" w14:paraId="0D3F4440" w14:textId="77777777">
            <w:pPr>
              <w:rPr>
                <w:rFonts w:ascii="Times New Roman" w:hAnsi="Times New Roman" w:cs="Times New Roman"/>
              </w:rPr>
            </w:pPr>
            <w:r w:rsidRPr="2E260C7A">
              <w:rPr>
                <w:rFonts w:ascii="Times New Roman" w:hAnsi="Times New Roman" w:cs="Times New Roman"/>
                <w:b/>
                <w:bCs/>
              </w:rPr>
              <w:t>Patvirtintas tyrėjas</w:t>
            </w:r>
          </w:p>
        </w:tc>
        <w:tc>
          <w:tcPr>
            <w:tcW w:w="1139" w:type="pct"/>
          </w:tcPr>
          <w:p w:rsidRPr="00BB081A" w:rsidR="00466507" w:rsidP="3C1418B1" w:rsidRDefault="00466507" w14:paraId="4F29FB5A" w14:textId="77777777">
            <w:pPr>
              <w:rPr>
                <w:rFonts w:ascii="Times New Roman" w:hAnsi="Times New Roman" w:cs="Times New Roman"/>
              </w:rPr>
            </w:pPr>
            <w:r w:rsidRPr="2E260C7A">
              <w:rPr>
                <w:rFonts w:ascii="Times New Roman" w:hAnsi="Times New Roman" w:cs="Times New Roman"/>
              </w:rPr>
              <w:t>20</w:t>
            </w:r>
          </w:p>
        </w:tc>
        <w:tc>
          <w:tcPr>
            <w:tcW w:w="985" w:type="pct"/>
          </w:tcPr>
          <w:p w:rsidRPr="00BB081A" w:rsidR="00466507" w:rsidP="3C1418B1" w:rsidRDefault="00466507" w14:paraId="189C9D11" w14:textId="77777777">
            <w:pPr>
              <w:rPr>
                <w:rFonts w:ascii="Times New Roman" w:hAnsi="Times New Roman" w:cs="Times New Roman"/>
              </w:rPr>
            </w:pPr>
            <w:r w:rsidRPr="2E260C7A">
              <w:rPr>
                <w:rFonts w:ascii="Times New Roman" w:hAnsi="Times New Roman" w:cs="Times New Roman"/>
              </w:rPr>
              <w:t>8,6</w:t>
            </w:r>
          </w:p>
        </w:tc>
      </w:tr>
      <w:tr w:rsidRPr="00BB081A" w:rsidR="009B36F8" w:rsidTr="2E260C7A" w14:paraId="71E04175" w14:textId="77777777">
        <w:trPr>
          <w:trHeight w:val="300"/>
        </w:trPr>
        <w:tc>
          <w:tcPr>
            <w:tcW w:w="2876" w:type="pct"/>
          </w:tcPr>
          <w:p w:rsidRPr="00BB081A" w:rsidR="00466507" w:rsidP="3C1418B1" w:rsidRDefault="00466507" w14:paraId="47E46C1C" w14:textId="77777777">
            <w:pPr>
              <w:rPr>
                <w:rFonts w:ascii="Times New Roman" w:hAnsi="Times New Roman" w:cs="Times New Roman"/>
              </w:rPr>
            </w:pPr>
            <w:r w:rsidRPr="2E260C7A">
              <w:rPr>
                <w:rFonts w:ascii="Times New Roman" w:hAnsi="Times New Roman" w:cs="Times New Roman"/>
                <w:b/>
                <w:bCs/>
              </w:rPr>
              <w:t>Pripažintas tyrėjas</w:t>
            </w:r>
          </w:p>
        </w:tc>
        <w:tc>
          <w:tcPr>
            <w:tcW w:w="1139" w:type="pct"/>
          </w:tcPr>
          <w:p w:rsidRPr="00BB081A" w:rsidR="00466507" w:rsidP="3C1418B1" w:rsidRDefault="00466507" w14:paraId="21143EF2" w14:textId="77777777">
            <w:pPr>
              <w:rPr>
                <w:rFonts w:ascii="Times New Roman" w:hAnsi="Times New Roman" w:cs="Times New Roman"/>
              </w:rPr>
            </w:pPr>
            <w:r w:rsidRPr="2E260C7A">
              <w:rPr>
                <w:rFonts w:ascii="Times New Roman" w:hAnsi="Times New Roman" w:cs="Times New Roman"/>
              </w:rPr>
              <w:t>126</w:t>
            </w:r>
          </w:p>
        </w:tc>
        <w:tc>
          <w:tcPr>
            <w:tcW w:w="985" w:type="pct"/>
          </w:tcPr>
          <w:p w:rsidRPr="00BB081A" w:rsidR="00466507" w:rsidP="3C1418B1" w:rsidRDefault="00466507" w14:paraId="20BF9C6A" w14:textId="77777777">
            <w:pPr>
              <w:rPr>
                <w:rFonts w:ascii="Times New Roman" w:hAnsi="Times New Roman" w:cs="Times New Roman"/>
              </w:rPr>
            </w:pPr>
            <w:r w:rsidRPr="2E260C7A">
              <w:rPr>
                <w:rFonts w:ascii="Times New Roman" w:hAnsi="Times New Roman" w:cs="Times New Roman"/>
              </w:rPr>
              <w:t>54,3</w:t>
            </w:r>
          </w:p>
        </w:tc>
      </w:tr>
      <w:tr w:rsidRPr="00BB081A" w:rsidR="009B36F8" w:rsidTr="2E260C7A" w14:paraId="705717BD" w14:textId="77777777">
        <w:trPr>
          <w:trHeight w:val="300"/>
        </w:trPr>
        <w:tc>
          <w:tcPr>
            <w:tcW w:w="2876" w:type="pct"/>
          </w:tcPr>
          <w:p w:rsidRPr="00BB081A" w:rsidR="00466507" w:rsidP="3C1418B1" w:rsidRDefault="00466507" w14:paraId="433C1320" w14:textId="77777777">
            <w:pPr>
              <w:rPr>
                <w:rFonts w:ascii="Times New Roman" w:hAnsi="Times New Roman" w:cs="Times New Roman"/>
              </w:rPr>
            </w:pPr>
            <w:r w:rsidRPr="2E260C7A">
              <w:rPr>
                <w:rFonts w:ascii="Times New Roman" w:hAnsi="Times New Roman" w:cs="Times New Roman"/>
                <w:b/>
                <w:bCs/>
              </w:rPr>
              <w:t>Pirmaujantysis tyrėjas</w:t>
            </w:r>
          </w:p>
        </w:tc>
        <w:tc>
          <w:tcPr>
            <w:tcW w:w="1139" w:type="pct"/>
          </w:tcPr>
          <w:p w:rsidRPr="00BB081A" w:rsidR="00466507" w:rsidP="3C1418B1" w:rsidRDefault="00466507" w14:paraId="72B68292" w14:textId="77777777">
            <w:pPr>
              <w:rPr>
                <w:rFonts w:ascii="Times New Roman" w:hAnsi="Times New Roman" w:cs="Times New Roman"/>
              </w:rPr>
            </w:pPr>
            <w:r w:rsidRPr="2E260C7A">
              <w:rPr>
                <w:rFonts w:ascii="Times New Roman" w:hAnsi="Times New Roman" w:cs="Times New Roman"/>
              </w:rPr>
              <w:t>83</w:t>
            </w:r>
          </w:p>
        </w:tc>
        <w:tc>
          <w:tcPr>
            <w:tcW w:w="985" w:type="pct"/>
          </w:tcPr>
          <w:p w:rsidRPr="00BB081A" w:rsidR="00466507" w:rsidP="3C1418B1" w:rsidRDefault="00466507" w14:paraId="5EBC13F9" w14:textId="77777777">
            <w:pPr>
              <w:rPr>
                <w:rFonts w:ascii="Times New Roman" w:hAnsi="Times New Roman" w:cs="Times New Roman"/>
              </w:rPr>
            </w:pPr>
            <w:r w:rsidRPr="2E260C7A">
              <w:rPr>
                <w:rFonts w:ascii="Times New Roman" w:hAnsi="Times New Roman" w:cs="Times New Roman"/>
              </w:rPr>
              <w:t>35,8</w:t>
            </w:r>
          </w:p>
        </w:tc>
      </w:tr>
      <w:tr w:rsidRPr="00BB081A" w:rsidR="009B36F8" w:rsidTr="2E260C7A" w14:paraId="08E75B7B" w14:textId="77777777">
        <w:trPr>
          <w:trHeight w:val="300"/>
        </w:trPr>
        <w:tc>
          <w:tcPr>
            <w:tcW w:w="2876" w:type="pct"/>
          </w:tcPr>
          <w:p w:rsidRPr="00BB081A" w:rsidR="00466507" w:rsidP="2E260C7A" w:rsidRDefault="00466507" w14:paraId="58369728" w14:textId="77777777">
            <w:pPr>
              <w:rPr>
                <w:rFonts w:ascii="Times New Roman" w:hAnsi="Times New Roman" w:cs="Times New Roman"/>
                <w:b/>
                <w:bCs/>
              </w:rPr>
            </w:pPr>
            <w:r w:rsidRPr="2E260C7A">
              <w:rPr>
                <w:rFonts w:ascii="Times New Roman" w:hAnsi="Times New Roman" w:cs="Times New Roman"/>
                <w:b/>
                <w:bCs/>
              </w:rPr>
              <w:t>Neatsakė</w:t>
            </w:r>
          </w:p>
        </w:tc>
        <w:tc>
          <w:tcPr>
            <w:tcW w:w="1139" w:type="pct"/>
          </w:tcPr>
          <w:p w:rsidRPr="00BB081A" w:rsidR="00466507" w:rsidP="3C1418B1" w:rsidRDefault="00466507" w14:paraId="4151D025" w14:textId="77777777">
            <w:pPr>
              <w:rPr>
                <w:rFonts w:ascii="Times New Roman" w:hAnsi="Times New Roman" w:cs="Times New Roman"/>
              </w:rPr>
            </w:pPr>
            <w:r w:rsidRPr="2E260C7A">
              <w:rPr>
                <w:rFonts w:ascii="Times New Roman" w:hAnsi="Times New Roman" w:cs="Times New Roman"/>
              </w:rPr>
              <w:t>2</w:t>
            </w:r>
          </w:p>
        </w:tc>
        <w:tc>
          <w:tcPr>
            <w:tcW w:w="985" w:type="pct"/>
          </w:tcPr>
          <w:p w:rsidRPr="00BB081A" w:rsidR="00466507" w:rsidP="3C1418B1" w:rsidRDefault="00466507" w14:paraId="7AAAE385" w14:textId="77777777">
            <w:pPr>
              <w:rPr>
                <w:rFonts w:ascii="Times New Roman" w:hAnsi="Times New Roman" w:cs="Times New Roman"/>
              </w:rPr>
            </w:pPr>
            <w:r w:rsidRPr="2E260C7A">
              <w:rPr>
                <w:rFonts w:ascii="Times New Roman" w:hAnsi="Times New Roman" w:cs="Times New Roman"/>
              </w:rPr>
              <w:t>0,9</w:t>
            </w:r>
          </w:p>
        </w:tc>
      </w:tr>
      <w:tr w:rsidRPr="00BB081A" w:rsidR="009B36F8" w:rsidTr="2E260C7A" w14:paraId="75524809" w14:textId="77777777">
        <w:trPr>
          <w:trHeight w:val="300"/>
        </w:trPr>
        <w:tc>
          <w:tcPr>
            <w:tcW w:w="2876" w:type="pct"/>
          </w:tcPr>
          <w:p w:rsidRPr="00BB081A" w:rsidR="00466507" w:rsidP="2E260C7A" w:rsidRDefault="00466507" w14:paraId="2EAD4265" w14:textId="77777777">
            <w:pPr>
              <w:rPr>
                <w:rFonts w:ascii="Times New Roman" w:hAnsi="Times New Roman" w:cs="Times New Roman"/>
                <w:b/>
                <w:bCs/>
              </w:rPr>
            </w:pPr>
            <w:r w:rsidRPr="2E260C7A">
              <w:rPr>
                <w:rFonts w:ascii="Times New Roman" w:hAnsi="Times New Roman" w:cs="Times New Roman"/>
                <w:b/>
                <w:bCs/>
              </w:rPr>
              <w:t>Iš viso</w:t>
            </w:r>
          </w:p>
        </w:tc>
        <w:tc>
          <w:tcPr>
            <w:tcW w:w="1139" w:type="pct"/>
          </w:tcPr>
          <w:p w:rsidRPr="00BB081A" w:rsidR="00466507" w:rsidP="3C1418B1" w:rsidRDefault="00466507" w14:paraId="47D8E5D2" w14:textId="77777777">
            <w:pPr>
              <w:rPr>
                <w:rFonts w:ascii="Times New Roman" w:hAnsi="Times New Roman" w:cs="Times New Roman"/>
              </w:rPr>
            </w:pPr>
            <w:r w:rsidRPr="2E260C7A">
              <w:rPr>
                <w:rFonts w:ascii="Times New Roman" w:hAnsi="Times New Roman" w:cs="Times New Roman"/>
              </w:rPr>
              <w:t>232</w:t>
            </w:r>
          </w:p>
        </w:tc>
        <w:tc>
          <w:tcPr>
            <w:tcW w:w="985" w:type="pct"/>
          </w:tcPr>
          <w:p w:rsidRPr="00BB081A" w:rsidR="00466507" w:rsidP="3C1418B1" w:rsidRDefault="00466507" w14:paraId="66F58DEA" w14:textId="77777777">
            <w:pPr>
              <w:rPr>
                <w:rFonts w:ascii="Times New Roman" w:hAnsi="Times New Roman" w:cs="Times New Roman"/>
              </w:rPr>
            </w:pPr>
            <w:r w:rsidRPr="2E260C7A">
              <w:rPr>
                <w:rFonts w:ascii="Times New Roman" w:hAnsi="Times New Roman" w:cs="Times New Roman"/>
              </w:rPr>
              <w:t>100</w:t>
            </w:r>
          </w:p>
        </w:tc>
      </w:tr>
    </w:tbl>
    <w:p w:rsidRPr="00BB081A" w:rsidR="00466507" w:rsidP="3C1418B1" w:rsidRDefault="00466507" w14:paraId="70A26F09" w14:textId="77777777">
      <w:pPr>
        <w:rPr>
          <w:rFonts w:ascii="Times New Roman" w:hAnsi="Times New Roman" w:cs="Times New Roman"/>
        </w:rPr>
      </w:pPr>
    </w:p>
    <w:p w:rsidRPr="00BB081A" w:rsidR="00466507" w:rsidP="3C1418B1" w:rsidRDefault="00466507" w14:paraId="228AB085" w14:textId="77777777">
      <w:pPr>
        <w:ind w:firstLine="567"/>
        <w:rPr>
          <w:rFonts w:ascii="Times New Roman" w:hAnsi="Times New Roman" w:cs="Times New Roman"/>
        </w:rPr>
      </w:pPr>
      <w:r w:rsidRPr="2E260C7A">
        <w:rPr>
          <w:rFonts w:ascii="Times New Roman" w:hAnsi="Times New Roman" w:cs="Times New Roman"/>
        </w:rPr>
        <w:t xml:space="preserve">Pagal mokslinės veiklos patirtį metais apklausoje dalyvavusių mokslininkų pasiskirstymas gana proporcingas. Dvi didžiausios grupės – mokslininkai turintys 11-20 (38,4 proc.) arba 21-30 m. (31,8 proc.) patirtį mokslinėje veikloje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BB081A" w:rsidR="000725BC" w:rsidP="3C1418B1" w:rsidRDefault="000725BC" w14:paraId="4D9AFA2B" w14:textId="77777777">
      <w:pPr>
        <w:rPr>
          <w:rFonts w:ascii="Times New Roman" w:hAnsi="Times New Roman" w:cs="Times New Roman"/>
        </w:rPr>
      </w:pPr>
    </w:p>
    <w:p w:rsidRPr="00BB081A" w:rsidR="00466507" w:rsidP="2E260C7A" w:rsidRDefault="00466507" w14:paraId="3DA2A8B8" w14:textId="7777777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Trečiajame tyrime dalyvavę mokslininkai pagal mokslinės veiklos patirtį metais.</w:t>
      </w:r>
    </w:p>
    <w:tbl>
      <w:tblPr>
        <w:tblStyle w:val="Lentelstinklelis"/>
        <w:tblW w:w="5000" w:type="pct"/>
        <w:tblLook w:val="06A0" w:firstRow="1" w:lastRow="0" w:firstColumn="1" w:lastColumn="0" w:noHBand="1" w:noVBand="1"/>
      </w:tblPr>
      <w:tblGrid>
        <w:gridCol w:w="5183"/>
        <w:gridCol w:w="2052"/>
        <w:gridCol w:w="1775"/>
      </w:tblGrid>
      <w:tr w:rsidRPr="00BB081A" w:rsidR="009B36F8" w:rsidTr="2E260C7A" w14:paraId="6DD77157" w14:textId="77777777">
        <w:trPr>
          <w:trHeight w:val="300"/>
        </w:trPr>
        <w:tc>
          <w:tcPr>
            <w:tcW w:w="2876" w:type="pct"/>
          </w:tcPr>
          <w:p w:rsidRPr="00BB081A" w:rsidR="00466507" w:rsidP="2E260C7A" w:rsidRDefault="00466507" w14:paraId="242F82D9" w14:textId="77777777">
            <w:pPr>
              <w:rPr>
                <w:rFonts w:ascii="Times New Roman" w:hAnsi="Times New Roman" w:cs="Times New Roman"/>
                <w:b/>
                <w:bCs/>
              </w:rPr>
            </w:pPr>
            <w:r w:rsidRPr="2E260C7A">
              <w:rPr>
                <w:rFonts w:ascii="Times New Roman" w:hAnsi="Times New Roman" w:cs="Times New Roman"/>
                <w:b/>
                <w:bCs/>
              </w:rPr>
              <w:t>Patirtis metais</w:t>
            </w:r>
          </w:p>
        </w:tc>
        <w:tc>
          <w:tcPr>
            <w:tcW w:w="1139" w:type="pct"/>
          </w:tcPr>
          <w:p w:rsidRPr="00BB081A" w:rsidR="00466507" w:rsidP="3C1418B1" w:rsidRDefault="00466507" w14:paraId="4DBB76CE" w14:textId="77777777">
            <w:pPr>
              <w:rPr>
                <w:rFonts w:ascii="Times New Roman" w:hAnsi="Times New Roman" w:cs="Times New Roman"/>
              </w:rPr>
            </w:pPr>
            <w:r w:rsidRPr="2E260C7A">
              <w:rPr>
                <w:rFonts w:ascii="Times New Roman" w:hAnsi="Times New Roman" w:cs="Times New Roman"/>
                <w:b/>
                <w:bCs/>
              </w:rPr>
              <w:t>N</w:t>
            </w:r>
          </w:p>
        </w:tc>
        <w:tc>
          <w:tcPr>
            <w:tcW w:w="985" w:type="pct"/>
          </w:tcPr>
          <w:p w:rsidRPr="00BB081A" w:rsidR="00466507" w:rsidP="2E260C7A" w:rsidRDefault="00466507" w14:paraId="2BC98A9D" w14:textId="77777777">
            <w:pPr>
              <w:rPr>
                <w:rFonts w:ascii="Times New Roman" w:hAnsi="Times New Roman" w:cs="Times New Roman"/>
                <w:b/>
                <w:bCs/>
              </w:rPr>
            </w:pPr>
            <w:r w:rsidRPr="2E260C7A">
              <w:rPr>
                <w:rFonts w:ascii="Times New Roman" w:hAnsi="Times New Roman" w:cs="Times New Roman"/>
                <w:b/>
                <w:bCs/>
              </w:rPr>
              <w:t>Proc.</w:t>
            </w:r>
          </w:p>
        </w:tc>
      </w:tr>
      <w:tr w:rsidRPr="00BB081A" w:rsidR="009B36F8" w:rsidTr="2E260C7A" w14:paraId="3FEC4B19" w14:textId="77777777">
        <w:trPr>
          <w:trHeight w:val="300"/>
        </w:trPr>
        <w:tc>
          <w:tcPr>
            <w:tcW w:w="2876" w:type="pct"/>
          </w:tcPr>
          <w:p w:rsidRPr="00BB081A" w:rsidR="00466507" w:rsidP="2E260C7A" w:rsidRDefault="00466507" w14:paraId="7D23FB4E" w14:textId="77777777">
            <w:pPr>
              <w:rPr>
                <w:rFonts w:ascii="Times New Roman" w:hAnsi="Times New Roman" w:cs="Times New Roman"/>
                <w:b/>
                <w:bCs/>
              </w:rPr>
            </w:pPr>
            <w:r w:rsidRPr="2E260C7A">
              <w:rPr>
                <w:rFonts w:ascii="Times New Roman" w:hAnsi="Times New Roman" w:cs="Times New Roman"/>
                <w:b/>
                <w:bCs/>
              </w:rPr>
              <w:t>&lt;=10</w:t>
            </w:r>
          </w:p>
        </w:tc>
        <w:tc>
          <w:tcPr>
            <w:tcW w:w="1139" w:type="pct"/>
          </w:tcPr>
          <w:p w:rsidRPr="00BB081A" w:rsidR="00466507" w:rsidP="3C1418B1" w:rsidRDefault="00466507" w14:paraId="686CE455" w14:textId="77777777">
            <w:pPr>
              <w:rPr>
                <w:rFonts w:ascii="Times New Roman" w:hAnsi="Times New Roman" w:cs="Times New Roman"/>
              </w:rPr>
            </w:pPr>
            <w:r w:rsidRPr="2E260C7A">
              <w:rPr>
                <w:rFonts w:ascii="Times New Roman" w:hAnsi="Times New Roman" w:cs="Times New Roman"/>
              </w:rPr>
              <w:t>32</w:t>
            </w:r>
          </w:p>
        </w:tc>
        <w:tc>
          <w:tcPr>
            <w:tcW w:w="985" w:type="pct"/>
          </w:tcPr>
          <w:p w:rsidRPr="00BB081A" w:rsidR="00466507" w:rsidP="3C1418B1" w:rsidRDefault="00466507" w14:paraId="34807A9B" w14:textId="77777777">
            <w:pPr>
              <w:rPr>
                <w:rFonts w:ascii="Times New Roman" w:hAnsi="Times New Roman" w:cs="Times New Roman"/>
              </w:rPr>
            </w:pPr>
            <w:r w:rsidRPr="2E260C7A">
              <w:rPr>
                <w:rFonts w:ascii="Times New Roman" w:hAnsi="Times New Roman" w:cs="Times New Roman"/>
              </w:rPr>
              <w:t>13,8</w:t>
            </w:r>
          </w:p>
        </w:tc>
      </w:tr>
      <w:tr w:rsidRPr="00BB081A" w:rsidR="009B36F8" w:rsidTr="2E260C7A" w14:paraId="7C5D4983" w14:textId="77777777">
        <w:trPr>
          <w:trHeight w:val="300"/>
        </w:trPr>
        <w:tc>
          <w:tcPr>
            <w:tcW w:w="2876" w:type="pct"/>
          </w:tcPr>
          <w:p w:rsidRPr="00BB081A" w:rsidR="00466507" w:rsidP="2E260C7A" w:rsidRDefault="00466507" w14:paraId="6709E029" w14:textId="77777777">
            <w:pPr>
              <w:rPr>
                <w:rFonts w:ascii="Times New Roman" w:hAnsi="Times New Roman" w:cs="Times New Roman"/>
                <w:b/>
                <w:bCs/>
              </w:rPr>
            </w:pPr>
            <w:r w:rsidRPr="2E260C7A">
              <w:rPr>
                <w:rFonts w:ascii="Times New Roman" w:hAnsi="Times New Roman" w:cs="Times New Roman"/>
                <w:b/>
                <w:bCs/>
              </w:rPr>
              <w:t>11-20</w:t>
            </w:r>
          </w:p>
        </w:tc>
        <w:tc>
          <w:tcPr>
            <w:tcW w:w="1139" w:type="pct"/>
          </w:tcPr>
          <w:p w:rsidRPr="00BB081A" w:rsidR="00466507" w:rsidP="3C1418B1" w:rsidRDefault="5985CD4D" w14:paraId="00E97C2F" w14:textId="42638E23">
            <w:pPr>
              <w:rPr>
                <w:rFonts w:ascii="Times New Roman" w:hAnsi="Times New Roman" w:cs="Times New Roman"/>
              </w:rPr>
            </w:pPr>
            <w:r w:rsidRPr="2E260C7A">
              <w:rPr>
                <w:rFonts w:ascii="Times New Roman" w:hAnsi="Times New Roman" w:cs="Times New Roman"/>
              </w:rPr>
              <w:t>90</w:t>
            </w:r>
          </w:p>
        </w:tc>
        <w:tc>
          <w:tcPr>
            <w:tcW w:w="985" w:type="pct"/>
          </w:tcPr>
          <w:p w:rsidRPr="00BB081A" w:rsidR="00466507" w:rsidP="3C1418B1" w:rsidRDefault="1CD0F2A0" w14:paraId="184DD125" w14:textId="0050A5CB">
            <w:pPr>
              <w:rPr>
                <w:rFonts w:ascii="Times New Roman" w:hAnsi="Times New Roman" w:cs="Times New Roman"/>
              </w:rPr>
            </w:pPr>
            <w:r w:rsidRPr="2E260C7A">
              <w:rPr>
                <w:rFonts w:ascii="Times New Roman" w:hAnsi="Times New Roman" w:cs="Times New Roman"/>
              </w:rPr>
              <w:t>38,</w:t>
            </w:r>
            <w:r w:rsidRPr="2E260C7A" w:rsidR="2BE46358">
              <w:rPr>
                <w:rFonts w:ascii="Times New Roman" w:hAnsi="Times New Roman" w:cs="Times New Roman"/>
              </w:rPr>
              <w:t>8</w:t>
            </w:r>
          </w:p>
        </w:tc>
      </w:tr>
      <w:tr w:rsidRPr="00BB081A" w:rsidR="009B36F8" w:rsidTr="2E260C7A" w14:paraId="5D3BE77C" w14:textId="77777777">
        <w:trPr>
          <w:trHeight w:val="300"/>
        </w:trPr>
        <w:tc>
          <w:tcPr>
            <w:tcW w:w="2876" w:type="pct"/>
          </w:tcPr>
          <w:p w:rsidRPr="00BB081A" w:rsidR="00466507" w:rsidP="2E260C7A" w:rsidRDefault="00466507" w14:paraId="21DA2076" w14:textId="77777777">
            <w:pPr>
              <w:rPr>
                <w:rFonts w:ascii="Times New Roman" w:hAnsi="Times New Roman" w:cs="Times New Roman"/>
                <w:b/>
                <w:bCs/>
              </w:rPr>
            </w:pPr>
            <w:r w:rsidRPr="2E260C7A">
              <w:rPr>
                <w:rFonts w:ascii="Times New Roman" w:hAnsi="Times New Roman" w:cs="Times New Roman"/>
                <w:b/>
                <w:bCs/>
              </w:rPr>
              <w:t>21-30</w:t>
            </w:r>
          </w:p>
        </w:tc>
        <w:tc>
          <w:tcPr>
            <w:tcW w:w="1139" w:type="pct"/>
          </w:tcPr>
          <w:p w:rsidRPr="00BB081A" w:rsidR="00466507" w:rsidP="3C1418B1" w:rsidRDefault="1CD0F2A0" w14:paraId="481C264F" w14:textId="30F509DB">
            <w:pPr>
              <w:rPr>
                <w:rFonts w:ascii="Times New Roman" w:hAnsi="Times New Roman" w:cs="Times New Roman"/>
              </w:rPr>
            </w:pPr>
            <w:r w:rsidRPr="2E260C7A">
              <w:rPr>
                <w:rFonts w:ascii="Times New Roman" w:hAnsi="Times New Roman" w:cs="Times New Roman"/>
              </w:rPr>
              <w:t>7</w:t>
            </w:r>
            <w:r w:rsidRPr="2E260C7A" w:rsidR="56B89EDF">
              <w:rPr>
                <w:rFonts w:ascii="Times New Roman" w:hAnsi="Times New Roman" w:cs="Times New Roman"/>
              </w:rPr>
              <w:t>3</w:t>
            </w:r>
          </w:p>
        </w:tc>
        <w:tc>
          <w:tcPr>
            <w:tcW w:w="985" w:type="pct"/>
          </w:tcPr>
          <w:p w:rsidRPr="00BB081A" w:rsidR="00466507" w:rsidP="3C1418B1" w:rsidRDefault="1CD0F2A0" w14:paraId="7AF67D90" w14:textId="4387D760">
            <w:pPr>
              <w:rPr>
                <w:rFonts w:ascii="Times New Roman" w:hAnsi="Times New Roman" w:cs="Times New Roman"/>
              </w:rPr>
            </w:pPr>
            <w:r w:rsidRPr="2E260C7A">
              <w:rPr>
                <w:rFonts w:ascii="Times New Roman" w:hAnsi="Times New Roman" w:cs="Times New Roman"/>
              </w:rPr>
              <w:t>31,</w:t>
            </w:r>
            <w:r w:rsidRPr="2E260C7A" w:rsidR="025C8155">
              <w:rPr>
                <w:rFonts w:ascii="Times New Roman" w:hAnsi="Times New Roman" w:cs="Times New Roman"/>
              </w:rPr>
              <w:t>5</w:t>
            </w:r>
          </w:p>
        </w:tc>
      </w:tr>
      <w:tr w:rsidRPr="00BB081A" w:rsidR="009B36F8" w:rsidTr="2E260C7A" w14:paraId="1A635D2F" w14:textId="77777777">
        <w:trPr>
          <w:trHeight w:val="300"/>
        </w:trPr>
        <w:tc>
          <w:tcPr>
            <w:tcW w:w="2876" w:type="pct"/>
          </w:tcPr>
          <w:p w:rsidRPr="00BB081A" w:rsidR="00466507" w:rsidP="2E260C7A" w:rsidRDefault="00466507" w14:paraId="5E2C68B8" w14:textId="77777777">
            <w:pPr>
              <w:rPr>
                <w:rFonts w:ascii="Times New Roman" w:hAnsi="Times New Roman" w:cs="Times New Roman"/>
                <w:b/>
                <w:bCs/>
              </w:rPr>
            </w:pPr>
            <w:r w:rsidRPr="2E260C7A">
              <w:rPr>
                <w:rFonts w:ascii="Times New Roman" w:hAnsi="Times New Roman" w:cs="Times New Roman"/>
                <w:b/>
                <w:bCs/>
              </w:rPr>
              <w:t>&gt;=31</w:t>
            </w:r>
          </w:p>
        </w:tc>
        <w:tc>
          <w:tcPr>
            <w:tcW w:w="1139" w:type="pct"/>
          </w:tcPr>
          <w:p w:rsidRPr="00BB081A" w:rsidR="00466507" w:rsidP="3C1418B1" w:rsidRDefault="00466507" w14:paraId="68BA5187" w14:textId="77777777">
            <w:pPr>
              <w:rPr>
                <w:rFonts w:ascii="Times New Roman" w:hAnsi="Times New Roman" w:cs="Times New Roman"/>
              </w:rPr>
            </w:pPr>
            <w:r w:rsidRPr="2E260C7A">
              <w:rPr>
                <w:rFonts w:ascii="Times New Roman" w:hAnsi="Times New Roman" w:cs="Times New Roman"/>
              </w:rPr>
              <w:t>35</w:t>
            </w:r>
          </w:p>
        </w:tc>
        <w:tc>
          <w:tcPr>
            <w:tcW w:w="985" w:type="pct"/>
          </w:tcPr>
          <w:p w:rsidRPr="00BB081A" w:rsidR="00466507" w:rsidP="3C1418B1" w:rsidRDefault="00466507" w14:paraId="4ED69D74" w14:textId="77777777">
            <w:pPr>
              <w:rPr>
                <w:rFonts w:ascii="Times New Roman" w:hAnsi="Times New Roman" w:cs="Times New Roman"/>
              </w:rPr>
            </w:pPr>
            <w:r w:rsidRPr="2E260C7A">
              <w:rPr>
                <w:rFonts w:ascii="Times New Roman" w:hAnsi="Times New Roman" w:cs="Times New Roman"/>
              </w:rPr>
              <w:t>15,1</w:t>
            </w:r>
          </w:p>
        </w:tc>
      </w:tr>
      <w:tr w:rsidRPr="00BB081A" w:rsidR="009B36F8" w:rsidTr="2E260C7A" w14:paraId="1DF058CE" w14:textId="77777777">
        <w:trPr>
          <w:trHeight w:val="300"/>
        </w:trPr>
        <w:tc>
          <w:tcPr>
            <w:tcW w:w="2876" w:type="pct"/>
          </w:tcPr>
          <w:p w:rsidRPr="00BB081A" w:rsidR="00466507" w:rsidP="2E260C7A" w:rsidRDefault="00466507" w14:paraId="70FA9915" w14:textId="77777777">
            <w:pPr>
              <w:rPr>
                <w:rFonts w:ascii="Times New Roman" w:hAnsi="Times New Roman" w:cs="Times New Roman"/>
                <w:b/>
                <w:bCs/>
              </w:rPr>
            </w:pPr>
            <w:r w:rsidRPr="2E260C7A">
              <w:rPr>
                <w:rFonts w:ascii="Times New Roman" w:hAnsi="Times New Roman" w:cs="Times New Roman"/>
                <w:b/>
                <w:bCs/>
              </w:rPr>
              <w:t>Neatsakė</w:t>
            </w:r>
          </w:p>
        </w:tc>
        <w:tc>
          <w:tcPr>
            <w:tcW w:w="1139" w:type="pct"/>
          </w:tcPr>
          <w:p w:rsidRPr="00BB081A" w:rsidR="00466507" w:rsidP="3C1418B1" w:rsidRDefault="00466507" w14:paraId="58CF9FA2" w14:textId="77777777">
            <w:pPr>
              <w:rPr>
                <w:rFonts w:ascii="Times New Roman" w:hAnsi="Times New Roman" w:cs="Times New Roman"/>
              </w:rPr>
            </w:pPr>
            <w:r w:rsidRPr="2E260C7A">
              <w:rPr>
                <w:rFonts w:ascii="Times New Roman" w:hAnsi="Times New Roman" w:cs="Times New Roman"/>
              </w:rPr>
              <w:t>2</w:t>
            </w:r>
          </w:p>
        </w:tc>
        <w:tc>
          <w:tcPr>
            <w:tcW w:w="985" w:type="pct"/>
          </w:tcPr>
          <w:p w:rsidRPr="00BB081A" w:rsidR="00466507" w:rsidP="3C1418B1" w:rsidRDefault="00466507" w14:paraId="302BDDFF" w14:textId="77777777">
            <w:pPr>
              <w:rPr>
                <w:rFonts w:ascii="Times New Roman" w:hAnsi="Times New Roman" w:cs="Times New Roman"/>
              </w:rPr>
            </w:pPr>
            <w:r w:rsidRPr="2E260C7A">
              <w:rPr>
                <w:rFonts w:ascii="Times New Roman" w:hAnsi="Times New Roman" w:cs="Times New Roman"/>
              </w:rPr>
              <w:t>0,9</w:t>
            </w:r>
          </w:p>
        </w:tc>
      </w:tr>
      <w:tr w:rsidRPr="00BB081A" w:rsidR="009B36F8" w:rsidTr="2E260C7A" w14:paraId="6625DEFA" w14:textId="77777777">
        <w:trPr>
          <w:trHeight w:val="300"/>
        </w:trPr>
        <w:tc>
          <w:tcPr>
            <w:tcW w:w="2876" w:type="pct"/>
          </w:tcPr>
          <w:p w:rsidRPr="00BB081A" w:rsidR="00466507" w:rsidP="2E260C7A" w:rsidRDefault="00466507" w14:paraId="288B9028" w14:textId="77777777">
            <w:pPr>
              <w:rPr>
                <w:rFonts w:ascii="Times New Roman" w:hAnsi="Times New Roman" w:cs="Times New Roman"/>
                <w:b/>
                <w:bCs/>
              </w:rPr>
            </w:pPr>
            <w:r w:rsidRPr="2E260C7A">
              <w:rPr>
                <w:rFonts w:ascii="Times New Roman" w:hAnsi="Times New Roman" w:cs="Times New Roman"/>
                <w:b/>
                <w:bCs/>
              </w:rPr>
              <w:t>Iš viso</w:t>
            </w:r>
          </w:p>
        </w:tc>
        <w:tc>
          <w:tcPr>
            <w:tcW w:w="1139" w:type="pct"/>
          </w:tcPr>
          <w:p w:rsidRPr="00BB081A" w:rsidR="00466507" w:rsidP="3C1418B1" w:rsidRDefault="00466507" w14:paraId="0D2626A6" w14:textId="77777777">
            <w:pPr>
              <w:rPr>
                <w:rFonts w:ascii="Times New Roman" w:hAnsi="Times New Roman" w:cs="Times New Roman"/>
              </w:rPr>
            </w:pPr>
            <w:r w:rsidRPr="2E260C7A">
              <w:rPr>
                <w:rFonts w:ascii="Times New Roman" w:hAnsi="Times New Roman" w:cs="Times New Roman"/>
              </w:rPr>
              <w:t>232</w:t>
            </w:r>
          </w:p>
        </w:tc>
        <w:tc>
          <w:tcPr>
            <w:tcW w:w="985" w:type="pct"/>
          </w:tcPr>
          <w:p w:rsidRPr="00BB081A" w:rsidR="00466507" w:rsidP="3C1418B1" w:rsidRDefault="00466507" w14:paraId="0BA57929" w14:textId="77777777">
            <w:pPr>
              <w:rPr>
                <w:rFonts w:ascii="Times New Roman" w:hAnsi="Times New Roman" w:cs="Times New Roman"/>
              </w:rPr>
            </w:pPr>
            <w:commentRangeStart w:id="236"/>
            <w:r w:rsidRPr="2E260C7A">
              <w:rPr>
                <w:rFonts w:ascii="Times New Roman" w:hAnsi="Times New Roman" w:cs="Times New Roman"/>
              </w:rPr>
              <w:t>100</w:t>
            </w:r>
            <w:commentRangeEnd w:id="236"/>
            <w:r w:rsidRPr="00BB081A" w:rsidR="00485DF3">
              <w:rPr>
                <w:rStyle w:val="Komentaronuoroda"/>
                <w:rFonts w:ascii="Times New Roman" w:hAnsi="Times New Roman" w:cs="Times New Roman"/>
                <w:sz w:val="24"/>
                <w:szCs w:val="24"/>
              </w:rPr>
              <w:commentReference w:id="236"/>
            </w:r>
          </w:p>
        </w:tc>
      </w:tr>
    </w:tbl>
    <w:p w:rsidRPr="00BB081A" w:rsidR="00466507" w:rsidP="3C1418B1" w:rsidRDefault="00466507" w14:paraId="55E808CA" w14:textId="77777777">
      <w:pPr>
        <w:rPr>
          <w:rFonts w:ascii="Times New Roman" w:hAnsi="Times New Roman" w:cs="Times New Roman"/>
        </w:rPr>
      </w:pPr>
    </w:p>
    <w:p w:rsidRPr="00BB081A" w:rsidR="00466507" w:rsidP="3C1418B1" w:rsidRDefault="1CD0F2A0" w14:paraId="41A623C5" w14:textId="2EF564E1">
      <w:pPr>
        <w:ind w:firstLine="567"/>
        <w:rPr>
          <w:rFonts w:ascii="Times New Roman" w:hAnsi="Times New Roman" w:cs="Times New Roman"/>
        </w:rPr>
      </w:pPr>
      <w:r w:rsidRPr="2E260C7A">
        <w:rPr>
          <w:rFonts w:ascii="Times New Roman" w:hAnsi="Times New Roman" w:cs="Times New Roman"/>
        </w:rPr>
        <w:t xml:space="preserve">Pagal mokslo (meno) sritis apklaustų mokslininkų pasiskirstymas </w:t>
      </w:r>
      <w:commentRangeStart w:id="237"/>
      <w:commentRangeStart w:id="238"/>
      <w:r w:rsidRPr="2E260C7A">
        <w:rPr>
          <w:rFonts w:ascii="Times New Roman" w:hAnsi="Times New Roman" w:cs="Times New Roman"/>
        </w:rPr>
        <w:t>gana tolygiai atspindi mokslininkų, kurie buvo kviesti dalyvauti tyrime, pasiskirstymą</w:t>
      </w:r>
      <w:commentRangeEnd w:id="237"/>
      <w:r w:rsidRPr="2E260C7A" w:rsidR="60CAD6A0">
        <w:rPr>
          <w:rStyle w:val="Komentaronuoroda"/>
          <w:rFonts w:ascii="Times New Roman" w:hAnsi="Times New Roman" w:cs="Times New Roman"/>
          <w:sz w:val="24"/>
          <w:szCs w:val="24"/>
        </w:rPr>
        <w:commentReference w:id="237"/>
      </w:r>
      <w:commentRangeEnd w:id="238"/>
      <w:r>
        <w:rPr>
          <w:rStyle w:val="CommentReference"/>
        </w:rPr>
        <w:commentReference w:id="238"/>
      </w:r>
      <w:r w:rsidRPr="2E260C7A">
        <w:rPr>
          <w:rFonts w:ascii="Times New Roman" w:hAnsi="Times New Roman" w:cs="Times New Roman"/>
        </w:rPr>
        <w:t>. Iš dalyvavusiųjų 6</w:t>
      </w:r>
      <w:r w:rsidRPr="2E260C7A" w:rsidR="45B87BCB">
        <w:rPr>
          <w:rFonts w:ascii="Times New Roman" w:hAnsi="Times New Roman" w:cs="Times New Roman"/>
        </w:rPr>
        <w:t>4,7</w:t>
      </w:r>
      <w:r w:rsidRPr="2E260C7A">
        <w:rPr>
          <w:rFonts w:ascii="Times New Roman" w:hAnsi="Times New Roman" w:cs="Times New Roman"/>
        </w:rPr>
        <w:t xml:space="preserve"> proc. dirbo</w:t>
      </w:r>
      <w:r w:rsidRPr="2E260C7A" w:rsidR="0675ACA8">
        <w:rPr>
          <w:rFonts w:ascii="Times New Roman" w:hAnsi="Times New Roman" w:cs="Times New Roman"/>
        </w:rPr>
        <w:t xml:space="preserve"> gamtos ir technikos mokslų</w:t>
      </w:r>
      <w:r w:rsidRPr="2E260C7A">
        <w:rPr>
          <w:rFonts w:ascii="Times New Roman" w:hAnsi="Times New Roman" w:cs="Times New Roman"/>
        </w:rPr>
        <w:t xml:space="preserve"> </w:t>
      </w:r>
      <w:r w:rsidRPr="2E260C7A" w:rsidR="0675ACA8">
        <w:rPr>
          <w:rFonts w:ascii="Times New Roman" w:hAnsi="Times New Roman" w:cs="Times New Roman"/>
        </w:rPr>
        <w:t xml:space="preserve">(toliau – </w:t>
      </w:r>
      <w:r w:rsidRPr="2E260C7A">
        <w:rPr>
          <w:rFonts w:ascii="Times New Roman" w:hAnsi="Times New Roman" w:cs="Times New Roman"/>
        </w:rPr>
        <w:t>GTM</w:t>
      </w:r>
      <w:r w:rsidRPr="2E260C7A" w:rsidR="0675ACA8">
        <w:rPr>
          <w:rFonts w:ascii="Times New Roman" w:hAnsi="Times New Roman" w:cs="Times New Roman"/>
        </w:rPr>
        <w:t>)</w:t>
      </w:r>
      <w:r w:rsidRPr="2E260C7A">
        <w:rPr>
          <w:rFonts w:ascii="Times New Roman" w:hAnsi="Times New Roman" w:cs="Times New Roman"/>
        </w:rPr>
        <w:t xml:space="preserve"> srityje, o 3</w:t>
      </w:r>
      <w:ins w:author="vaidas.morkevicius@ktu.lt" w:date="2026-03-14T19:56:00Z" w:id="239">
        <w:r w:rsidRPr="2E260C7A" w:rsidR="704C847C">
          <w:rPr>
            <w:rFonts w:ascii="Times New Roman" w:hAnsi="Times New Roman" w:cs="Times New Roman"/>
          </w:rPr>
          <w:t>5</w:t>
        </w:r>
      </w:ins>
      <w:r w:rsidRPr="2E260C7A">
        <w:rPr>
          <w:rFonts w:ascii="Times New Roman" w:hAnsi="Times New Roman" w:cs="Times New Roman"/>
        </w:rPr>
        <w:t>,</w:t>
      </w:r>
      <w:ins w:author="vaidas.morkevicius@ktu.lt" w:date="2026-03-14T19:56:00Z" w:id="240">
        <w:r w:rsidRPr="2E260C7A" w:rsidR="5CF61BF7">
          <w:rPr>
            <w:rFonts w:ascii="Times New Roman" w:hAnsi="Times New Roman" w:cs="Times New Roman"/>
          </w:rPr>
          <w:t>3</w:t>
        </w:r>
      </w:ins>
      <w:r w:rsidRPr="2E260C7A">
        <w:rPr>
          <w:rFonts w:ascii="Times New Roman" w:hAnsi="Times New Roman" w:cs="Times New Roman"/>
        </w:rPr>
        <w:t xml:space="preserve"> proc. – </w:t>
      </w:r>
      <w:r w:rsidRPr="2E260C7A" w:rsidR="0675ACA8">
        <w:rPr>
          <w:rFonts w:ascii="Times New Roman" w:hAnsi="Times New Roman" w:cs="Times New Roman"/>
        </w:rPr>
        <w:t xml:space="preserve">humanitarinių ir socialinių mokslų (toliau – </w:t>
      </w:r>
      <w:r w:rsidRPr="2E260C7A">
        <w:rPr>
          <w:rFonts w:ascii="Times New Roman" w:hAnsi="Times New Roman" w:cs="Times New Roman"/>
        </w:rPr>
        <w:t>HSM</w:t>
      </w:r>
      <w:r w:rsidRPr="2E260C7A" w:rsidR="0675ACA8">
        <w:rPr>
          <w:rFonts w:ascii="Times New Roman" w:hAnsi="Times New Roman" w:cs="Times New Roman"/>
        </w:rPr>
        <w:t>)</w:t>
      </w:r>
      <w:r w:rsidRPr="2E260C7A">
        <w:rPr>
          <w:rFonts w:ascii="Times New Roman" w:hAnsi="Times New Roman" w:cs="Times New Roman"/>
        </w:rPr>
        <w:t xml:space="preserve"> srityje. Tarp mokslininkų, kurie buvo kviesti dalyvauti apklausoje, 67,0 proc. dirbo GT</w:t>
      </w:r>
      <w:r w:rsidRPr="2E260C7A" w:rsidR="0675ACA8">
        <w:rPr>
          <w:rFonts w:ascii="Times New Roman" w:hAnsi="Times New Roman" w:cs="Times New Roman"/>
        </w:rPr>
        <w:t>M</w:t>
      </w:r>
      <w:r w:rsidRPr="2E260C7A">
        <w:rPr>
          <w:rFonts w:ascii="Times New Roman" w:hAnsi="Times New Roman" w:cs="Times New Roman"/>
        </w:rPr>
        <w:t xml:space="preserve"> srityje, o 33,0 proc. – HSM srityje. Daugiausiai mokslininkų apklausoje atstovauja gamtos ir socialiniams mokslams (žr. </w:t>
      </w:r>
      <w:r w:rsidRPr="2E260C7A">
        <w:rPr>
          <w:rFonts w:ascii="Times New Roman" w:hAnsi="Times New Roman" w:cs="Times New Roman"/>
          <w:highlight w:val="yellow"/>
        </w:rPr>
        <w:t>X</w:t>
      </w:r>
      <w:r w:rsidRPr="2E260C7A">
        <w:rPr>
          <w:rFonts w:ascii="Times New Roman" w:hAnsi="Times New Roman" w:cs="Times New Roman"/>
        </w:rPr>
        <w:t xml:space="preserve"> lentelę).</w:t>
      </w:r>
    </w:p>
    <w:p w:rsidRPr="00BB081A" w:rsidR="000725BC" w:rsidP="3C1418B1" w:rsidRDefault="000725BC" w14:paraId="2D88C948" w14:textId="77777777">
      <w:pPr>
        <w:rPr>
          <w:rFonts w:ascii="Times New Roman" w:hAnsi="Times New Roman" w:cs="Times New Roman"/>
        </w:rPr>
      </w:pPr>
    </w:p>
    <w:p w:rsidRPr="00BB081A" w:rsidR="00466507" w:rsidP="2E260C7A" w:rsidRDefault="00466507" w14:paraId="1DB7161C" w14:textId="77777777">
      <w:pPr>
        <w:rPr>
          <w:rFonts w:ascii="Times New Roman" w:hAnsi="Times New Roman" w:cs="Times New Roman"/>
          <w:b/>
          <w:bCs/>
        </w:rPr>
      </w:pPr>
      <w:r w:rsidRPr="2E260C7A">
        <w:rPr>
          <w:rFonts w:ascii="Times New Roman" w:hAnsi="Times New Roman" w:cs="Times New Roman" w:eastAsiaTheme="minorEastAsia"/>
          <w:b/>
          <w:bCs/>
          <w:highlight w:val="yellow"/>
        </w:rPr>
        <w:t>X</w:t>
      </w:r>
      <w:r w:rsidRPr="2E260C7A">
        <w:rPr>
          <w:rFonts w:ascii="Times New Roman" w:hAnsi="Times New Roman" w:cs="Times New Roman" w:eastAsiaTheme="minorEastAsia"/>
          <w:b/>
          <w:bCs/>
        </w:rPr>
        <w:t xml:space="preserve"> lentelė. Trečiajame tyrime dalyvavę mokslininkai pagal mokslo (meno) sritis.</w:t>
      </w:r>
    </w:p>
    <w:tbl>
      <w:tblPr>
        <w:tblStyle w:val="Lentelstinklelis"/>
        <w:tblW w:w="5000" w:type="pct"/>
        <w:tblLook w:val="06A0" w:firstRow="1" w:lastRow="0" w:firstColumn="1" w:lastColumn="0" w:noHBand="1" w:noVBand="1"/>
      </w:tblPr>
      <w:tblGrid>
        <w:gridCol w:w="5269"/>
        <w:gridCol w:w="1966"/>
        <w:gridCol w:w="1775"/>
      </w:tblGrid>
      <w:tr w:rsidRPr="00BB081A" w:rsidR="009B36F8" w:rsidTr="2E260C7A" w14:paraId="334E1421" w14:textId="77777777">
        <w:trPr>
          <w:trHeight w:val="300"/>
        </w:trPr>
        <w:tc>
          <w:tcPr>
            <w:tcW w:w="2924" w:type="pct"/>
          </w:tcPr>
          <w:p w:rsidRPr="00BB081A" w:rsidR="00466507" w:rsidP="2E260C7A" w:rsidRDefault="00466507" w14:paraId="13D7E5F9" w14:textId="77777777">
            <w:pPr>
              <w:rPr>
                <w:rFonts w:ascii="Times New Roman" w:hAnsi="Times New Roman" w:cs="Times New Roman"/>
                <w:b/>
                <w:bCs/>
              </w:rPr>
            </w:pPr>
            <w:r w:rsidRPr="2E260C7A">
              <w:rPr>
                <w:rFonts w:ascii="Times New Roman" w:hAnsi="Times New Roman" w:cs="Times New Roman"/>
                <w:b/>
                <w:bCs/>
              </w:rPr>
              <w:t>Mokslo (meno) sritis</w:t>
            </w:r>
          </w:p>
        </w:tc>
        <w:tc>
          <w:tcPr>
            <w:tcW w:w="1091" w:type="pct"/>
          </w:tcPr>
          <w:p w:rsidRPr="00BB081A" w:rsidR="00466507" w:rsidP="2E260C7A" w:rsidRDefault="00466507" w14:paraId="5C9E44F7" w14:textId="77777777">
            <w:pPr>
              <w:rPr>
                <w:rFonts w:ascii="Times New Roman" w:hAnsi="Times New Roman" w:cs="Times New Roman"/>
                <w:b/>
                <w:bCs/>
              </w:rPr>
            </w:pPr>
            <w:r w:rsidRPr="2E260C7A">
              <w:rPr>
                <w:rFonts w:ascii="Times New Roman" w:hAnsi="Times New Roman" w:cs="Times New Roman"/>
                <w:b/>
                <w:bCs/>
              </w:rPr>
              <w:t>Dalyvavo</w:t>
            </w:r>
          </w:p>
        </w:tc>
        <w:tc>
          <w:tcPr>
            <w:tcW w:w="985" w:type="pct"/>
          </w:tcPr>
          <w:p w:rsidRPr="00BB081A" w:rsidR="00466507" w:rsidP="2E260C7A" w:rsidRDefault="00466507" w14:paraId="3EC8AAD2" w14:textId="77777777">
            <w:pPr>
              <w:rPr>
                <w:rFonts w:ascii="Times New Roman" w:hAnsi="Times New Roman" w:cs="Times New Roman"/>
                <w:b/>
                <w:bCs/>
              </w:rPr>
            </w:pPr>
            <w:r w:rsidRPr="2E260C7A">
              <w:rPr>
                <w:rFonts w:ascii="Times New Roman" w:hAnsi="Times New Roman" w:cs="Times New Roman"/>
                <w:b/>
                <w:bCs/>
              </w:rPr>
              <w:t>Proc.</w:t>
            </w:r>
          </w:p>
        </w:tc>
      </w:tr>
      <w:tr w:rsidRPr="00BB081A" w:rsidR="009B36F8" w:rsidTr="2E260C7A" w14:paraId="19CC04A4" w14:textId="77777777">
        <w:trPr>
          <w:trHeight w:val="300"/>
        </w:trPr>
        <w:tc>
          <w:tcPr>
            <w:tcW w:w="2924" w:type="pct"/>
          </w:tcPr>
          <w:p w:rsidRPr="00BB081A" w:rsidR="00466507" w:rsidP="2E260C7A" w:rsidRDefault="00466507" w14:paraId="556707A9" w14:textId="77777777">
            <w:pPr>
              <w:rPr>
                <w:rFonts w:ascii="Times New Roman" w:hAnsi="Times New Roman" w:cs="Times New Roman"/>
                <w:b/>
                <w:bCs/>
              </w:rPr>
            </w:pPr>
            <w:r w:rsidRPr="2E260C7A">
              <w:rPr>
                <w:rFonts w:ascii="Times New Roman" w:hAnsi="Times New Roman" w:cs="Times New Roman"/>
                <w:b/>
                <w:bCs/>
              </w:rPr>
              <w:t>Gamtos mokslai</w:t>
            </w:r>
          </w:p>
        </w:tc>
        <w:tc>
          <w:tcPr>
            <w:tcW w:w="1091" w:type="pct"/>
          </w:tcPr>
          <w:p w:rsidRPr="00BB081A" w:rsidR="00466507" w:rsidP="3C1418B1" w:rsidRDefault="00466507" w14:paraId="6C9DB7C8" w14:textId="77777777">
            <w:pPr>
              <w:rPr>
                <w:rFonts w:ascii="Times New Roman" w:hAnsi="Times New Roman" w:cs="Times New Roman"/>
              </w:rPr>
            </w:pPr>
            <w:r w:rsidRPr="2E260C7A">
              <w:rPr>
                <w:rFonts w:ascii="Times New Roman" w:hAnsi="Times New Roman" w:cs="Times New Roman"/>
              </w:rPr>
              <w:t>77</w:t>
            </w:r>
          </w:p>
        </w:tc>
        <w:tc>
          <w:tcPr>
            <w:tcW w:w="985" w:type="pct"/>
          </w:tcPr>
          <w:p w:rsidRPr="00BB081A" w:rsidR="00466507" w:rsidP="3C1418B1" w:rsidRDefault="00466507" w14:paraId="79A0683E" w14:textId="77777777">
            <w:pPr>
              <w:rPr>
                <w:rFonts w:ascii="Times New Roman" w:hAnsi="Times New Roman" w:cs="Times New Roman"/>
              </w:rPr>
            </w:pPr>
            <w:r w:rsidRPr="2E260C7A">
              <w:rPr>
                <w:rFonts w:ascii="Times New Roman" w:hAnsi="Times New Roman" w:cs="Times New Roman"/>
              </w:rPr>
              <w:t>33,2</w:t>
            </w:r>
          </w:p>
        </w:tc>
      </w:tr>
      <w:tr w:rsidRPr="00BB081A" w:rsidR="009B36F8" w:rsidTr="2E260C7A" w14:paraId="14E69562" w14:textId="77777777">
        <w:trPr>
          <w:trHeight w:val="300"/>
        </w:trPr>
        <w:tc>
          <w:tcPr>
            <w:tcW w:w="2924" w:type="pct"/>
          </w:tcPr>
          <w:p w:rsidRPr="00BB081A" w:rsidR="00466507" w:rsidP="2E260C7A" w:rsidRDefault="00466507" w14:paraId="42DAD3A1" w14:textId="77777777">
            <w:pPr>
              <w:rPr>
                <w:rFonts w:ascii="Times New Roman" w:hAnsi="Times New Roman" w:cs="Times New Roman"/>
                <w:b/>
                <w:bCs/>
              </w:rPr>
            </w:pPr>
            <w:r w:rsidRPr="2E260C7A">
              <w:rPr>
                <w:rFonts w:ascii="Times New Roman" w:hAnsi="Times New Roman" w:cs="Times New Roman"/>
                <w:b/>
                <w:bCs/>
              </w:rPr>
              <w:t>Technologijos mokslai</w:t>
            </w:r>
          </w:p>
        </w:tc>
        <w:tc>
          <w:tcPr>
            <w:tcW w:w="1091" w:type="pct"/>
          </w:tcPr>
          <w:p w:rsidRPr="00BB081A" w:rsidR="00466507" w:rsidP="3C1418B1" w:rsidRDefault="00466507" w14:paraId="5FF5AF56" w14:textId="77777777">
            <w:pPr>
              <w:rPr>
                <w:rFonts w:ascii="Times New Roman" w:hAnsi="Times New Roman" w:cs="Times New Roman"/>
              </w:rPr>
            </w:pPr>
            <w:r w:rsidRPr="2E260C7A">
              <w:rPr>
                <w:rFonts w:ascii="Times New Roman" w:hAnsi="Times New Roman" w:cs="Times New Roman"/>
              </w:rPr>
              <w:t>36</w:t>
            </w:r>
          </w:p>
        </w:tc>
        <w:tc>
          <w:tcPr>
            <w:tcW w:w="985" w:type="pct"/>
          </w:tcPr>
          <w:p w:rsidRPr="00BB081A" w:rsidR="00466507" w:rsidP="3C1418B1" w:rsidRDefault="00466507" w14:paraId="6F546D00" w14:textId="77777777">
            <w:pPr>
              <w:rPr>
                <w:rFonts w:ascii="Times New Roman" w:hAnsi="Times New Roman" w:cs="Times New Roman"/>
              </w:rPr>
            </w:pPr>
            <w:r w:rsidRPr="2E260C7A">
              <w:rPr>
                <w:rFonts w:ascii="Times New Roman" w:hAnsi="Times New Roman" w:cs="Times New Roman"/>
              </w:rPr>
              <w:t>15,5</w:t>
            </w:r>
          </w:p>
        </w:tc>
      </w:tr>
      <w:tr w:rsidRPr="00BB081A" w:rsidR="009B36F8" w:rsidTr="2E260C7A" w14:paraId="46B06655" w14:textId="77777777">
        <w:trPr>
          <w:trHeight w:val="300"/>
        </w:trPr>
        <w:tc>
          <w:tcPr>
            <w:tcW w:w="2924" w:type="pct"/>
          </w:tcPr>
          <w:p w:rsidRPr="00BB081A" w:rsidR="00466507" w:rsidP="2E260C7A" w:rsidRDefault="00466507" w14:paraId="6CFD9828" w14:textId="77777777">
            <w:pPr>
              <w:rPr>
                <w:rFonts w:ascii="Times New Roman" w:hAnsi="Times New Roman" w:cs="Times New Roman"/>
                <w:b/>
                <w:bCs/>
              </w:rPr>
            </w:pPr>
            <w:r w:rsidRPr="2E260C7A">
              <w:rPr>
                <w:rFonts w:ascii="Times New Roman" w:hAnsi="Times New Roman" w:cs="Times New Roman"/>
                <w:b/>
                <w:bCs/>
              </w:rPr>
              <w:t>Medicinos ir sveikatos mokslai</w:t>
            </w:r>
          </w:p>
        </w:tc>
        <w:tc>
          <w:tcPr>
            <w:tcW w:w="1091" w:type="pct"/>
          </w:tcPr>
          <w:p w:rsidRPr="00BB081A" w:rsidR="00466507" w:rsidP="3C1418B1" w:rsidRDefault="00466507" w14:paraId="57C32247" w14:textId="77777777">
            <w:pPr>
              <w:rPr>
                <w:rFonts w:ascii="Times New Roman" w:hAnsi="Times New Roman" w:cs="Times New Roman"/>
              </w:rPr>
            </w:pPr>
            <w:r w:rsidRPr="2E260C7A">
              <w:rPr>
                <w:rFonts w:ascii="Times New Roman" w:hAnsi="Times New Roman" w:cs="Times New Roman"/>
              </w:rPr>
              <w:t>18</w:t>
            </w:r>
          </w:p>
        </w:tc>
        <w:tc>
          <w:tcPr>
            <w:tcW w:w="985" w:type="pct"/>
          </w:tcPr>
          <w:p w:rsidRPr="00BB081A" w:rsidR="00466507" w:rsidP="3C1418B1" w:rsidRDefault="00466507" w14:paraId="7406DF46" w14:textId="77777777">
            <w:pPr>
              <w:rPr>
                <w:rFonts w:ascii="Times New Roman" w:hAnsi="Times New Roman" w:cs="Times New Roman"/>
              </w:rPr>
            </w:pPr>
            <w:r w:rsidRPr="2E260C7A">
              <w:rPr>
                <w:rFonts w:ascii="Times New Roman" w:hAnsi="Times New Roman" w:cs="Times New Roman"/>
              </w:rPr>
              <w:t>7,7</w:t>
            </w:r>
          </w:p>
        </w:tc>
      </w:tr>
      <w:tr w:rsidRPr="00BB081A" w:rsidR="009B36F8" w:rsidTr="2E260C7A" w14:paraId="58E73670" w14:textId="77777777">
        <w:trPr>
          <w:trHeight w:val="300"/>
        </w:trPr>
        <w:tc>
          <w:tcPr>
            <w:tcW w:w="2924" w:type="pct"/>
          </w:tcPr>
          <w:p w:rsidRPr="00BB081A" w:rsidR="00466507" w:rsidP="2E260C7A" w:rsidRDefault="00466507" w14:paraId="7852A5EA" w14:textId="77777777">
            <w:pPr>
              <w:rPr>
                <w:rFonts w:ascii="Times New Roman" w:hAnsi="Times New Roman" w:cs="Times New Roman"/>
                <w:b/>
                <w:bCs/>
              </w:rPr>
            </w:pPr>
            <w:r w:rsidRPr="2E260C7A">
              <w:rPr>
                <w:rFonts w:ascii="Times New Roman" w:hAnsi="Times New Roman" w:cs="Times New Roman"/>
                <w:b/>
                <w:bCs/>
              </w:rPr>
              <w:t>Žemės ūkio mokslai</w:t>
            </w:r>
          </w:p>
        </w:tc>
        <w:tc>
          <w:tcPr>
            <w:tcW w:w="1091" w:type="pct"/>
          </w:tcPr>
          <w:p w:rsidRPr="00BB081A" w:rsidR="00466507" w:rsidP="3C1418B1" w:rsidRDefault="00466507" w14:paraId="15B3F673" w14:textId="77777777">
            <w:pPr>
              <w:rPr>
                <w:rFonts w:ascii="Times New Roman" w:hAnsi="Times New Roman" w:cs="Times New Roman"/>
              </w:rPr>
            </w:pPr>
            <w:r w:rsidRPr="2E260C7A">
              <w:rPr>
                <w:rFonts w:ascii="Times New Roman" w:hAnsi="Times New Roman" w:cs="Times New Roman"/>
              </w:rPr>
              <w:t>17</w:t>
            </w:r>
          </w:p>
        </w:tc>
        <w:tc>
          <w:tcPr>
            <w:tcW w:w="985" w:type="pct"/>
          </w:tcPr>
          <w:p w:rsidRPr="00BB081A" w:rsidR="00466507" w:rsidP="3C1418B1" w:rsidRDefault="00466507" w14:paraId="34025798" w14:textId="77777777">
            <w:pPr>
              <w:rPr>
                <w:rFonts w:ascii="Times New Roman" w:hAnsi="Times New Roman" w:cs="Times New Roman"/>
              </w:rPr>
            </w:pPr>
            <w:r w:rsidRPr="2E260C7A">
              <w:rPr>
                <w:rFonts w:ascii="Times New Roman" w:hAnsi="Times New Roman" w:cs="Times New Roman"/>
              </w:rPr>
              <w:t>7,4</w:t>
            </w:r>
          </w:p>
        </w:tc>
      </w:tr>
      <w:tr w:rsidRPr="00BB081A" w:rsidR="009B36F8" w:rsidTr="2E260C7A" w14:paraId="3E874745" w14:textId="77777777">
        <w:trPr>
          <w:trHeight w:val="300"/>
        </w:trPr>
        <w:tc>
          <w:tcPr>
            <w:tcW w:w="2924" w:type="pct"/>
          </w:tcPr>
          <w:p w:rsidRPr="00BB081A" w:rsidR="00466507" w:rsidP="2E260C7A" w:rsidRDefault="00466507" w14:paraId="392046D2" w14:textId="77777777">
            <w:pPr>
              <w:rPr>
                <w:rFonts w:ascii="Times New Roman" w:hAnsi="Times New Roman" w:cs="Times New Roman"/>
                <w:b/>
                <w:bCs/>
              </w:rPr>
            </w:pPr>
            <w:r w:rsidRPr="2E260C7A">
              <w:rPr>
                <w:rFonts w:ascii="Times New Roman" w:hAnsi="Times New Roman" w:cs="Times New Roman"/>
                <w:b/>
                <w:bCs/>
              </w:rPr>
              <w:t>Socialiniai mokslai</w:t>
            </w:r>
          </w:p>
        </w:tc>
        <w:tc>
          <w:tcPr>
            <w:tcW w:w="1091" w:type="pct"/>
          </w:tcPr>
          <w:p w:rsidRPr="00BB081A" w:rsidR="00466507" w:rsidP="3C1418B1" w:rsidRDefault="00466507" w14:paraId="2649C1DA" w14:textId="77777777">
            <w:pPr>
              <w:rPr>
                <w:rFonts w:ascii="Times New Roman" w:hAnsi="Times New Roman" w:cs="Times New Roman"/>
              </w:rPr>
            </w:pPr>
            <w:r w:rsidRPr="2E260C7A">
              <w:rPr>
                <w:rFonts w:ascii="Times New Roman" w:hAnsi="Times New Roman" w:cs="Times New Roman"/>
              </w:rPr>
              <w:t>61</w:t>
            </w:r>
          </w:p>
        </w:tc>
        <w:tc>
          <w:tcPr>
            <w:tcW w:w="985" w:type="pct"/>
          </w:tcPr>
          <w:p w:rsidRPr="00BB081A" w:rsidR="00466507" w:rsidP="3C1418B1" w:rsidRDefault="00466507" w14:paraId="769EA0AF" w14:textId="77777777">
            <w:pPr>
              <w:rPr>
                <w:rFonts w:ascii="Times New Roman" w:hAnsi="Times New Roman" w:cs="Times New Roman"/>
              </w:rPr>
            </w:pPr>
            <w:r w:rsidRPr="2E260C7A">
              <w:rPr>
                <w:rFonts w:ascii="Times New Roman" w:hAnsi="Times New Roman" w:cs="Times New Roman"/>
              </w:rPr>
              <w:t>26,3</w:t>
            </w:r>
          </w:p>
        </w:tc>
      </w:tr>
      <w:tr w:rsidRPr="00BB081A" w:rsidR="009B36F8" w:rsidTr="2E260C7A" w14:paraId="0123DF06" w14:textId="77777777">
        <w:trPr>
          <w:trHeight w:val="300"/>
        </w:trPr>
        <w:tc>
          <w:tcPr>
            <w:tcW w:w="2924" w:type="pct"/>
          </w:tcPr>
          <w:p w:rsidRPr="00BB081A" w:rsidR="00466507" w:rsidP="2E260C7A" w:rsidRDefault="00466507" w14:paraId="66C5F8E8" w14:textId="77777777">
            <w:pPr>
              <w:rPr>
                <w:rFonts w:ascii="Times New Roman" w:hAnsi="Times New Roman" w:cs="Times New Roman"/>
                <w:b/>
                <w:bCs/>
              </w:rPr>
            </w:pPr>
            <w:r w:rsidRPr="2E260C7A">
              <w:rPr>
                <w:rFonts w:ascii="Times New Roman" w:hAnsi="Times New Roman" w:cs="Times New Roman"/>
                <w:b/>
                <w:bCs/>
              </w:rPr>
              <w:t>Humanitariniai mokslai</w:t>
            </w:r>
          </w:p>
        </w:tc>
        <w:tc>
          <w:tcPr>
            <w:tcW w:w="1091" w:type="pct"/>
          </w:tcPr>
          <w:p w:rsidRPr="00BB081A" w:rsidR="00466507" w:rsidP="3C1418B1" w:rsidRDefault="00466507" w14:paraId="53EACA20" w14:textId="77777777">
            <w:pPr>
              <w:rPr>
                <w:rFonts w:ascii="Times New Roman" w:hAnsi="Times New Roman" w:cs="Times New Roman"/>
              </w:rPr>
            </w:pPr>
            <w:r w:rsidRPr="2E260C7A">
              <w:rPr>
                <w:rFonts w:ascii="Times New Roman" w:hAnsi="Times New Roman" w:cs="Times New Roman"/>
              </w:rPr>
              <w:t>18</w:t>
            </w:r>
          </w:p>
        </w:tc>
        <w:tc>
          <w:tcPr>
            <w:tcW w:w="985" w:type="pct"/>
          </w:tcPr>
          <w:p w:rsidRPr="00BB081A" w:rsidR="00466507" w:rsidP="3C1418B1" w:rsidRDefault="00466507" w14:paraId="71591267" w14:textId="77777777">
            <w:pPr>
              <w:rPr>
                <w:rFonts w:ascii="Times New Roman" w:hAnsi="Times New Roman" w:cs="Times New Roman"/>
              </w:rPr>
            </w:pPr>
            <w:r w:rsidRPr="2E260C7A">
              <w:rPr>
                <w:rFonts w:ascii="Times New Roman" w:hAnsi="Times New Roman" w:cs="Times New Roman"/>
              </w:rPr>
              <w:t>7,7</w:t>
            </w:r>
          </w:p>
        </w:tc>
      </w:tr>
      <w:tr w:rsidRPr="00BB081A" w:rsidR="009B36F8" w:rsidTr="2E260C7A" w14:paraId="442F36BA" w14:textId="77777777">
        <w:trPr>
          <w:trHeight w:val="300"/>
        </w:trPr>
        <w:tc>
          <w:tcPr>
            <w:tcW w:w="2924" w:type="pct"/>
          </w:tcPr>
          <w:p w:rsidRPr="00BB081A" w:rsidR="00466507" w:rsidP="2E260C7A" w:rsidRDefault="00466507" w14:paraId="582FA858" w14:textId="77777777">
            <w:pPr>
              <w:rPr>
                <w:rFonts w:ascii="Times New Roman" w:hAnsi="Times New Roman" w:cs="Times New Roman"/>
                <w:b/>
                <w:bCs/>
              </w:rPr>
            </w:pPr>
            <w:r w:rsidRPr="2E260C7A">
              <w:rPr>
                <w:rFonts w:ascii="Times New Roman" w:hAnsi="Times New Roman" w:cs="Times New Roman"/>
                <w:b/>
                <w:bCs/>
              </w:rPr>
              <w:t>Scenos ir ekrano menai</w:t>
            </w:r>
          </w:p>
        </w:tc>
        <w:tc>
          <w:tcPr>
            <w:tcW w:w="1091" w:type="pct"/>
          </w:tcPr>
          <w:p w:rsidRPr="00BB081A" w:rsidR="00466507" w:rsidP="3C1418B1" w:rsidRDefault="00466507" w14:paraId="375A1688" w14:textId="77777777">
            <w:pPr>
              <w:rPr>
                <w:rFonts w:ascii="Times New Roman" w:hAnsi="Times New Roman" w:cs="Times New Roman"/>
              </w:rPr>
            </w:pPr>
            <w:r w:rsidRPr="2E260C7A">
              <w:rPr>
                <w:rFonts w:ascii="Times New Roman" w:hAnsi="Times New Roman" w:cs="Times New Roman"/>
              </w:rPr>
              <w:t>0</w:t>
            </w:r>
          </w:p>
        </w:tc>
        <w:tc>
          <w:tcPr>
            <w:tcW w:w="985" w:type="pct"/>
          </w:tcPr>
          <w:p w:rsidRPr="00BB081A" w:rsidR="00466507" w:rsidP="3C1418B1" w:rsidRDefault="00466507" w14:paraId="161F2731" w14:textId="77777777">
            <w:pPr>
              <w:rPr>
                <w:rFonts w:ascii="Times New Roman" w:hAnsi="Times New Roman" w:cs="Times New Roman"/>
              </w:rPr>
            </w:pPr>
            <w:r w:rsidRPr="2E260C7A">
              <w:rPr>
                <w:rFonts w:ascii="Times New Roman" w:hAnsi="Times New Roman" w:cs="Times New Roman"/>
              </w:rPr>
              <w:t>0,0</w:t>
            </w:r>
          </w:p>
        </w:tc>
      </w:tr>
      <w:tr w:rsidRPr="00BB081A" w:rsidR="009B36F8" w:rsidTr="2E260C7A" w14:paraId="05DB3BE1" w14:textId="77777777">
        <w:trPr>
          <w:trHeight w:val="300"/>
        </w:trPr>
        <w:tc>
          <w:tcPr>
            <w:tcW w:w="2924" w:type="pct"/>
          </w:tcPr>
          <w:p w:rsidRPr="00BB081A" w:rsidR="00466507" w:rsidP="2E260C7A" w:rsidRDefault="00466507" w14:paraId="625352B0" w14:textId="77777777">
            <w:pPr>
              <w:rPr>
                <w:rFonts w:ascii="Times New Roman" w:hAnsi="Times New Roman" w:cs="Times New Roman"/>
                <w:b/>
                <w:bCs/>
              </w:rPr>
            </w:pPr>
            <w:r w:rsidRPr="2E260C7A">
              <w:rPr>
                <w:rFonts w:ascii="Times New Roman" w:hAnsi="Times New Roman" w:cs="Times New Roman"/>
                <w:b/>
                <w:bCs/>
              </w:rPr>
              <w:t>Vaizduojamieji menai</w:t>
            </w:r>
          </w:p>
        </w:tc>
        <w:tc>
          <w:tcPr>
            <w:tcW w:w="1091" w:type="pct"/>
          </w:tcPr>
          <w:p w:rsidRPr="00BB081A" w:rsidR="00466507" w:rsidP="3C1418B1" w:rsidRDefault="00466507" w14:paraId="319810F7" w14:textId="77777777">
            <w:pPr>
              <w:rPr>
                <w:rFonts w:ascii="Times New Roman" w:hAnsi="Times New Roman" w:cs="Times New Roman"/>
              </w:rPr>
            </w:pPr>
            <w:r w:rsidRPr="2E260C7A">
              <w:rPr>
                <w:rFonts w:ascii="Times New Roman" w:hAnsi="Times New Roman" w:cs="Times New Roman"/>
              </w:rPr>
              <w:t>0</w:t>
            </w:r>
          </w:p>
        </w:tc>
        <w:tc>
          <w:tcPr>
            <w:tcW w:w="985" w:type="pct"/>
          </w:tcPr>
          <w:p w:rsidRPr="00BB081A" w:rsidR="00466507" w:rsidP="3C1418B1" w:rsidRDefault="00466507" w14:paraId="31CFA434" w14:textId="77777777">
            <w:pPr>
              <w:rPr>
                <w:rFonts w:ascii="Times New Roman" w:hAnsi="Times New Roman" w:cs="Times New Roman"/>
              </w:rPr>
            </w:pPr>
            <w:r w:rsidRPr="2E260C7A">
              <w:rPr>
                <w:rFonts w:ascii="Times New Roman" w:hAnsi="Times New Roman" w:cs="Times New Roman"/>
              </w:rPr>
              <w:t>0,0</w:t>
            </w:r>
          </w:p>
        </w:tc>
      </w:tr>
      <w:tr w:rsidRPr="00BB081A" w:rsidR="009B36F8" w:rsidTr="2E260C7A" w14:paraId="2F6431DD" w14:textId="77777777">
        <w:trPr>
          <w:trHeight w:val="300"/>
        </w:trPr>
        <w:tc>
          <w:tcPr>
            <w:tcW w:w="2924" w:type="pct"/>
          </w:tcPr>
          <w:p w:rsidRPr="00BB081A" w:rsidR="00466507" w:rsidP="2E260C7A" w:rsidRDefault="00466507" w14:paraId="4694EA2C" w14:textId="77777777">
            <w:pPr>
              <w:rPr>
                <w:rFonts w:ascii="Times New Roman" w:hAnsi="Times New Roman" w:cs="Times New Roman"/>
                <w:b/>
                <w:bCs/>
              </w:rPr>
            </w:pPr>
            <w:r w:rsidRPr="2E260C7A">
              <w:rPr>
                <w:rFonts w:ascii="Times New Roman" w:hAnsi="Times New Roman" w:cs="Times New Roman"/>
                <w:b/>
                <w:bCs/>
              </w:rPr>
              <w:t>Tarpdisciplininė</w:t>
            </w:r>
          </w:p>
        </w:tc>
        <w:tc>
          <w:tcPr>
            <w:tcW w:w="1091" w:type="pct"/>
          </w:tcPr>
          <w:p w:rsidRPr="00BB081A" w:rsidR="00466507" w:rsidP="3C1418B1" w:rsidRDefault="00466507" w14:paraId="59E8861B" w14:textId="77777777">
            <w:pPr>
              <w:rPr>
                <w:rFonts w:ascii="Times New Roman" w:hAnsi="Times New Roman" w:cs="Times New Roman"/>
              </w:rPr>
            </w:pPr>
            <w:r w:rsidRPr="2E260C7A">
              <w:rPr>
                <w:rFonts w:ascii="Times New Roman" w:hAnsi="Times New Roman" w:cs="Times New Roman"/>
              </w:rPr>
              <w:t>5</w:t>
            </w:r>
          </w:p>
        </w:tc>
        <w:tc>
          <w:tcPr>
            <w:tcW w:w="985" w:type="pct"/>
          </w:tcPr>
          <w:p w:rsidRPr="00BB081A" w:rsidR="00466507" w:rsidP="3C1418B1" w:rsidRDefault="00466507" w14:paraId="486D97C5" w14:textId="77777777">
            <w:pPr>
              <w:rPr>
                <w:rFonts w:ascii="Times New Roman" w:hAnsi="Times New Roman" w:cs="Times New Roman"/>
              </w:rPr>
            </w:pPr>
            <w:r w:rsidRPr="2E260C7A">
              <w:rPr>
                <w:rFonts w:ascii="Times New Roman" w:hAnsi="Times New Roman" w:cs="Times New Roman"/>
              </w:rPr>
              <w:t>2,2</w:t>
            </w:r>
          </w:p>
        </w:tc>
      </w:tr>
      <w:tr w:rsidRPr="00BB081A" w:rsidR="009B36F8" w:rsidTr="2E260C7A" w14:paraId="7207ED89" w14:textId="77777777">
        <w:trPr>
          <w:trHeight w:val="300"/>
        </w:trPr>
        <w:tc>
          <w:tcPr>
            <w:tcW w:w="2924" w:type="pct"/>
          </w:tcPr>
          <w:p w:rsidRPr="00BB081A" w:rsidR="00466507" w:rsidP="2E260C7A" w:rsidRDefault="00466507" w14:paraId="31D9C833" w14:textId="77777777">
            <w:pPr>
              <w:rPr>
                <w:rFonts w:ascii="Times New Roman" w:hAnsi="Times New Roman" w:cs="Times New Roman"/>
                <w:b/>
                <w:bCs/>
              </w:rPr>
            </w:pPr>
            <w:r w:rsidRPr="2E260C7A">
              <w:rPr>
                <w:rFonts w:ascii="Times New Roman" w:hAnsi="Times New Roman" w:cs="Times New Roman"/>
                <w:b/>
                <w:bCs/>
              </w:rPr>
              <w:t>Iš viso</w:t>
            </w:r>
          </w:p>
        </w:tc>
        <w:tc>
          <w:tcPr>
            <w:tcW w:w="1091" w:type="pct"/>
          </w:tcPr>
          <w:p w:rsidRPr="00BB081A" w:rsidR="00466507" w:rsidP="3C1418B1" w:rsidRDefault="00466507" w14:paraId="0AE208FF" w14:textId="77777777">
            <w:pPr>
              <w:rPr>
                <w:rFonts w:ascii="Times New Roman" w:hAnsi="Times New Roman" w:cs="Times New Roman"/>
              </w:rPr>
            </w:pPr>
            <w:r w:rsidRPr="2E260C7A">
              <w:rPr>
                <w:rFonts w:ascii="Times New Roman" w:hAnsi="Times New Roman" w:cs="Times New Roman"/>
              </w:rPr>
              <w:t>232</w:t>
            </w:r>
          </w:p>
        </w:tc>
        <w:tc>
          <w:tcPr>
            <w:tcW w:w="985" w:type="pct"/>
          </w:tcPr>
          <w:p w:rsidRPr="00BB081A" w:rsidR="00466507" w:rsidP="3C1418B1" w:rsidRDefault="00466507" w14:paraId="1C7FE885" w14:textId="77777777">
            <w:pPr>
              <w:rPr>
                <w:rFonts w:ascii="Times New Roman" w:hAnsi="Times New Roman" w:cs="Times New Roman"/>
              </w:rPr>
            </w:pPr>
            <w:r w:rsidRPr="2E260C7A">
              <w:rPr>
                <w:rFonts w:ascii="Times New Roman" w:hAnsi="Times New Roman" w:cs="Times New Roman"/>
              </w:rPr>
              <w:t>100</w:t>
            </w:r>
          </w:p>
        </w:tc>
      </w:tr>
    </w:tbl>
    <w:p w:rsidRPr="00BB081A" w:rsidR="00466507" w:rsidP="3C1418B1" w:rsidRDefault="00466507" w14:paraId="35309BF4" w14:textId="77777777">
      <w:pPr>
        <w:rPr>
          <w:rFonts w:ascii="Times New Roman" w:hAnsi="Times New Roman" w:cs="Times New Roman"/>
        </w:rPr>
      </w:pPr>
    </w:p>
    <w:p w:rsidRPr="00BB081A" w:rsidR="00466507" w:rsidP="3C1418B1" w:rsidRDefault="00466507" w14:paraId="24DBAACC" w14:textId="7E794471">
      <w:pPr>
        <w:ind w:firstLine="567"/>
        <w:rPr>
          <w:rFonts w:ascii="Times New Roman" w:hAnsi="Times New Roman" w:eastAsia="Aptos" w:cs="Times New Roman"/>
        </w:rPr>
      </w:pPr>
      <w:r w:rsidRPr="2E260C7A">
        <w:rPr>
          <w:rFonts w:ascii="Times New Roman" w:hAnsi="Times New Roman" w:cs="Times New Roman"/>
        </w:rPr>
        <w:t>Trečiojo tyrimo k</w:t>
      </w:r>
      <w:r w:rsidRPr="2E260C7A">
        <w:rPr>
          <w:rFonts w:ascii="Times New Roman" w:hAnsi="Times New Roman" w:eastAsia="Aptos" w:cs="Times New Roman"/>
        </w:rPr>
        <w:t xml:space="preserve">lausimynas suskirstytas į šešias temines sritis, kurios apima mokslininkų santykį su </w:t>
      </w:r>
      <w:r w:rsidRPr="2E260C7A" w:rsidR="006F6D08">
        <w:rPr>
          <w:rFonts w:ascii="Times New Roman" w:hAnsi="Times New Roman" w:eastAsia="Aptos" w:cs="Times New Roman"/>
        </w:rPr>
        <w:t>MTD</w:t>
      </w:r>
      <w:r w:rsidRPr="2E260C7A">
        <w:rPr>
          <w:rFonts w:ascii="Times New Roman" w:hAnsi="Times New Roman" w:eastAsia="Aptos" w:cs="Times New Roman"/>
        </w:rPr>
        <w:t xml:space="preserve">, jų naudojamą infrastruktūrą, institucines sąlygas, teisinius reikalavimus, motyvaciją, kompetencijų poreikį ir duomenų valdymo praktikas. </w:t>
      </w:r>
    </w:p>
    <w:p w:rsidRPr="00955FC3" w:rsidR="00907CD5" w:rsidP="3C1418B1" w:rsidRDefault="00466507" w14:paraId="25993055" w14:textId="77777777">
      <w:pPr>
        <w:ind w:firstLine="567"/>
        <w:rPr>
          <w:rFonts w:ascii="Times New Roman" w:hAnsi="Times New Roman" w:eastAsia="Aptos" w:cs="Times New Roman"/>
        </w:rPr>
      </w:pPr>
      <w:r w:rsidRPr="2E260C7A">
        <w:rPr>
          <w:rFonts w:ascii="Times New Roman" w:hAnsi="Times New Roman" w:eastAsia="Aptos" w:cs="Times New Roman"/>
          <w:i/>
          <w:iCs/>
        </w:rPr>
        <w:t xml:space="preserve">Mokslininkų santykis su </w:t>
      </w:r>
      <w:r w:rsidRPr="2E260C7A" w:rsidR="006F6D08">
        <w:rPr>
          <w:rFonts w:ascii="Times New Roman" w:hAnsi="Times New Roman" w:eastAsia="Aptos" w:cs="Times New Roman"/>
          <w:i/>
          <w:iCs/>
        </w:rPr>
        <w:t>MTD</w:t>
      </w:r>
      <w:r w:rsidRPr="2E260C7A">
        <w:rPr>
          <w:rFonts w:ascii="Times New Roman" w:hAnsi="Times New Roman" w:eastAsia="Aptos" w:cs="Times New Roman"/>
          <w:i/>
          <w:iCs/>
        </w:rPr>
        <w:t>, naudojami ištekliai ir duomenų tipai</w:t>
      </w:r>
      <w:r w:rsidRPr="2E260C7A">
        <w:rPr>
          <w:rFonts w:ascii="Times New Roman" w:hAnsi="Times New Roman" w:eastAsia="Aptos" w:cs="Times New Roman"/>
        </w:rPr>
        <w:t>. Respondentų prašyta nurodyti, ar jie patys kuria, renka, tvarko, archyvuoja, validuoja</w:t>
      </w:r>
      <w:r w:rsidRPr="2E260C7A" w:rsidR="006F6D08">
        <w:rPr>
          <w:rFonts w:ascii="Times New Roman" w:hAnsi="Times New Roman" w:eastAsia="Aptos" w:cs="Times New Roman"/>
        </w:rPr>
        <w:t xml:space="preserve"> MTD</w:t>
      </w:r>
      <w:r w:rsidRPr="2E260C7A">
        <w:rPr>
          <w:rFonts w:ascii="Times New Roman" w:hAnsi="Times New Roman" w:eastAsia="Aptos" w:cs="Times New Roman"/>
        </w:rPr>
        <w:t xml:space="preserve">, ar naudoja kitų parengtus (mokamus ar nemokamus) </w:t>
      </w:r>
      <w:r w:rsidRPr="2E260C7A" w:rsidR="006F6D08">
        <w:rPr>
          <w:rFonts w:ascii="Times New Roman" w:hAnsi="Times New Roman" w:eastAsia="Aptos" w:cs="Times New Roman"/>
        </w:rPr>
        <w:t>MTD</w:t>
      </w:r>
      <w:r w:rsidRPr="2E260C7A">
        <w:rPr>
          <w:rFonts w:ascii="Times New Roman" w:hAnsi="Times New Roman" w:eastAsia="Aptos" w:cs="Times New Roman"/>
        </w:rPr>
        <w:t xml:space="preserve">. Taip pat klausta, kokia aparatine ir programine įranga jie naudojasi bei su kokių tipų </w:t>
      </w:r>
      <w:r w:rsidRPr="2E260C7A" w:rsidR="006F6D08">
        <w:rPr>
          <w:rFonts w:ascii="Times New Roman" w:hAnsi="Times New Roman" w:eastAsia="Aptos" w:cs="Times New Roman"/>
        </w:rPr>
        <w:t>MTD</w:t>
      </w:r>
      <w:r w:rsidRPr="2E260C7A">
        <w:rPr>
          <w:rFonts w:ascii="Times New Roman" w:hAnsi="Times New Roman" w:eastAsia="Aptos" w:cs="Times New Roman"/>
        </w:rPr>
        <w:t xml:space="preserve"> dirba.</w:t>
      </w:r>
    </w:p>
    <w:p w:rsidRPr="00955FC3" w:rsidR="00907CD5" w:rsidP="3C1418B1" w:rsidRDefault="00466507" w14:paraId="4399C9AD" w14:textId="77777777">
      <w:pPr>
        <w:ind w:firstLine="567"/>
        <w:rPr>
          <w:rFonts w:ascii="Times New Roman" w:hAnsi="Times New Roman" w:eastAsia="Aptos" w:cs="Times New Roman"/>
        </w:rPr>
      </w:pPr>
      <w:r w:rsidRPr="2E260C7A">
        <w:rPr>
          <w:rFonts w:ascii="Times New Roman" w:hAnsi="Times New Roman" w:eastAsia="Aptos" w:cs="Times New Roman"/>
          <w:i/>
          <w:iCs/>
        </w:rPr>
        <w:t xml:space="preserve">Dalijimasis </w:t>
      </w:r>
      <w:r w:rsidRPr="2E260C7A" w:rsidR="006F6D08">
        <w:rPr>
          <w:rFonts w:ascii="Times New Roman" w:hAnsi="Times New Roman" w:eastAsia="Aptos" w:cs="Times New Roman"/>
          <w:i/>
          <w:iCs/>
        </w:rPr>
        <w:t>MTD</w:t>
      </w:r>
      <w:r w:rsidRPr="2E260C7A">
        <w:rPr>
          <w:rFonts w:ascii="Times New Roman" w:hAnsi="Times New Roman" w:eastAsia="Aptos" w:cs="Times New Roman"/>
          <w:i/>
          <w:iCs/>
        </w:rPr>
        <w:t xml:space="preserve"> ir naudojamos </w:t>
      </w:r>
      <w:r w:rsidRPr="2E260C7A">
        <w:rPr>
          <w:rFonts w:ascii="Times New Roman" w:hAnsi="Times New Roman" w:eastAsia="Aptos" w:cs="Times New Roman"/>
          <w:i/>
          <w:iCs/>
          <w:highlight w:val="yellow"/>
        </w:rPr>
        <w:t>talpyklos</w:t>
      </w:r>
      <w:r w:rsidRPr="2E260C7A">
        <w:rPr>
          <w:rFonts w:ascii="Times New Roman" w:hAnsi="Times New Roman" w:eastAsia="Aptos" w:cs="Times New Roman"/>
        </w:rPr>
        <w:t xml:space="preserve">. Ši klausimų grupė skirta išsiaiškinti, ar ir kaip mokslininkai dalijasi </w:t>
      </w:r>
      <w:r w:rsidRPr="2E260C7A" w:rsidR="006F6D08">
        <w:rPr>
          <w:rFonts w:ascii="Times New Roman" w:hAnsi="Times New Roman" w:eastAsia="Aptos" w:cs="Times New Roman"/>
        </w:rPr>
        <w:t>MTD</w:t>
      </w:r>
      <w:r w:rsidRPr="2E260C7A">
        <w:rPr>
          <w:rFonts w:ascii="Times New Roman" w:hAnsi="Times New Roman" w:eastAsia="Aptos" w:cs="Times New Roman"/>
        </w:rPr>
        <w:t xml:space="preserve">, o jei nesidalija, prašyta įvardyti priežastis. Taip pat klausta, kokias talpyklas naudoja saugoti </w:t>
      </w:r>
      <w:r w:rsidRPr="2E260C7A" w:rsidR="006F6D08">
        <w:rPr>
          <w:rFonts w:ascii="Times New Roman" w:hAnsi="Times New Roman" w:eastAsia="Aptos" w:cs="Times New Roman"/>
        </w:rPr>
        <w:t>MTD</w:t>
      </w:r>
      <w:r w:rsidRPr="2E260C7A">
        <w:rPr>
          <w:rFonts w:ascii="Times New Roman" w:hAnsi="Times New Roman" w:eastAsia="Aptos" w:cs="Times New Roman"/>
        </w:rPr>
        <w:t>.</w:t>
      </w:r>
    </w:p>
    <w:p w:rsidR="00907CD5" w:rsidP="3C1418B1" w:rsidRDefault="00466507" w14:paraId="4C8D2AF4" w14:textId="501D40E4">
      <w:pPr>
        <w:ind w:firstLine="567"/>
        <w:rPr>
          <w:rFonts w:ascii="Times New Roman" w:hAnsi="Times New Roman" w:eastAsia="Aptos" w:cs="Times New Roman"/>
        </w:rPr>
      </w:pPr>
      <w:r w:rsidRPr="2E260C7A">
        <w:rPr>
          <w:rFonts w:ascii="Times New Roman" w:hAnsi="Times New Roman" w:eastAsia="Aptos" w:cs="Times New Roman"/>
          <w:i/>
          <w:iCs/>
        </w:rPr>
        <w:t xml:space="preserve">FAIR reikalavimai ir </w:t>
      </w:r>
      <w:r w:rsidR="00C2049A">
        <w:rPr>
          <w:rFonts w:ascii="Times New Roman" w:hAnsi="Times New Roman" w:eastAsia="Aptos" w:cs="Times New Roman"/>
          <w:i/>
          <w:iCs/>
        </w:rPr>
        <w:t>DVP</w:t>
      </w:r>
      <w:r w:rsidRPr="2E260C7A">
        <w:rPr>
          <w:rFonts w:ascii="Times New Roman" w:hAnsi="Times New Roman" w:eastAsia="Aptos" w:cs="Times New Roman"/>
        </w:rPr>
        <w:t xml:space="preserve">. Šioje dalyje klausta, kiek mokslininkai žino ir taiko FAIR principus. Taip pat klausta apie </w:t>
      </w:r>
      <w:r w:rsidR="00C2049A">
        <w:rPr>
          <w:rFonts w:ascii="Times New Roman" w:hAnsi="Times New Roman" w:eastAsia="Aptos" w:cs="Times New Roman"/>
        </w:rPr>
        <w:t>DVP</w:t>
      </w:r>
      <w:r w:rsidRPr="2E260C7A">
        <w:rPr>
          <w:rFonts w:ascii="Times New Roman" w:hAnsi="Times New Roman" w:eastAsia="Aptos" w:cs="Times New Roman"/>
        </w:rPr>
        <w:t xml:space="preserve"> rengimą.</w:t>
      </w:r>
    </w:p>
    <w:p w:rsidR="006B5DB6" w:rsidP="3C1418B1" w:rsidRDefault="00466507" w14:paraId="6953CB81" w14:textId="77777777">
      <w:pPr>
        <w:ind w:firstLine="567"/>
        <w:rPr>
          <w:rFonts w:ascii="Times New Roman" w:hAnsi="Times New Roman" w:eastAsia="Aptos" w:cs="Times New Roman"/>
        </w:rPr>
      </w:pPr>
      <w:r w:rsidRPr="2E260C7A">
        <w:rPr>
          <w:rFonts w:ascii="Times New Roman" w:hAnsi="Times New Roman" w:eastAsia="Aptos" w:cs="Times New Roman"/>
          <w:i/>
          <w:iCs/>
        </w:rPr>
        <w:t>Institucinės sąlygos, infrastruktūra ir dalyvavimas tarptautinėse iniciatyvose</w:t>
      </w:r>
      <w:r w:rsidRPr="2E260C7A">
        <w:rPr>
          <w:rFonts w:ascii="Times New Roman" w:hAnsi="Times New Roman" w:eastAsia="Aptos" w:cs="Times New Roman"/>
        </w:rPr>
        <w:t xml:space="preserve">. Ši klausimų grupė skirta nustatyti, ar mokslininkų institucijose sudarytos tinkamos sąlygos tvarkyti </w:t>
      </w:r>
      <w:r w:rsidRPr="2E260C7A" w:rsidR="00A83597">
        <w:rPr>
          <w:rFonts w:ascii="Times New Roman" w:hAnsi="Times New Roman" w:eastAsia="Aptos" w:cs="Times New Roman"/>
        </w:rPr>
        <w:t>MTD</w:t>
      </w:r>
      <w:r w:rsidRPr="2E260C7A">
        <w:rPr>
          <w:rFonts w:ascii="Times New Roman" w:hAnsi="Times New Roman" w:eastAsia="Aptos" w:cs="Times New Roman"/>
        </w:rPr>
        <w:t xml:space="preserve">: ar yra pakankamai infrastruktūros, specialistų, finansavimo, programinės įrangos bei mokymų. Jei sąlygos netinkamos, prašyta nurodyti priežastis. Taip pat klausta, kiek ir kokia apimtimi mokslininkai įsitraukia į tarptautines </w:t>
      </w:r>
      <w:r w:rsidRPr="2E260C7A" w:rsidR="00A83597">
        <w:rPr>
          <w:rFonts w:ascii="Times New Roman" w:hAnsi="Times New Roman" w:eastAsia="Aptos" w:cs="Times New Roman"/>
        </w:rPr>
        <w:t>MTI</w:t>
      </w:r>
      <w:r w:rsidRPr="2E260C7A">
        <w:rPr>
          <w:rFonts w:ascii="Times New Roman" w:hAnsi="Times New Roman" w:eastAsia="Aptos" w:cs="Times New Roman"/>
        </w:rPr>
        <w:t>.</w:t>
      </w:r>
    </w:p>
    <w:p w:rsidRPr="00955FC3" w:rsidR="006B5DB6" w:rsidP="3C1418B1" w:rsidRDefault="00466507" w14:paraId="4C099B51" w14:textId="77777777">
      <w:pPr>
        <w:ind w:firstLine="567"/>
        <w:rPr>
          <w:rFonts w:ascii="Times New Roman" w:hAnsi="Times New Roman" w:eastAsia="Aptos" w:cs="Times New Roman"/>
        </w:rPr>
      </w:pPr>
      <w:r w:rsidRPr="2E260C7A">
        <w:rPr>
          <w:rFonts w:ascii="Times New Roman" w:hAnsi="Times New Roman" w:eastAsia="Aptos" w:cs="Times New Roman"/>
          <w:i/>
          <w:iCs/>
        </w:rPr>
        <w:t>Kompetencijų poreikiai, institucijų skatinimas ir motyvacija</w:t>
      </w:r>
      <w:r w:rsidRPr="2E260C7A">
        <w:rPr>
          <w:rFonts w:ascii="Times New Roman" w:hAnsi="Times New Roman" w:eastAsia="Aptos" w:cs="Times New Roman"/>
        </w:rPr>
        <w:t xml:space="preserve">. Šioje dalyje klausta, kokių kompetencijų, susijusių su </w:t>
      </w:r>
      <w:r w:rsidRPr="2E260C7A" w:rsidR="00A83597">
        <w:rPr>
          <w:rFonts w:ascii="Times New Roman" w:hAnsi="Times New Roman" w:eastAsia="Aptos" w:cs="Times New Roman"/>
        </w:rPr>
        <w:t>MTD</w:t>
      </w:r>
      <w:r w:rsidRPr="2E260C7A">
        <w:rPr>
          <w:rFonts w:ascii="Times New Roman" w:hAnsi="Times New Roman" w:eastAsia="Aptos" w:cs="Times New Roman"/>
        </w:rPr>
        <w:t xml:space="preserve">, mokslininkams trūksta, su kokiais sunkumais jie susiduria. Taip pat klausta, ar institucijos skatina </w:t>
      </w:r>
      <w:r w:rsidRPr="2E260C7A" w:rsidR="00A83597">
        <w:rPr>
          <w:rFonts w:ascii="Times New Roman" w:hAnsi="Times New Roman" w:eastAsia="Aptos" w:cs="Times New Roman"/>
        </w:rPr>
        <w:t>MTD</w:t>
      </w:r>
      <w:r w:rsidRPr="2E260C7A">
        <w:rPr>
          <w:rFonts w:ascii="Times New Roman" w:hAnsi="Times New Roman" w:eastAsia="Aptos" w:cs="Times New Roman"/>
        </w:rPr>
        <w:t xml:space="preserve"> kaupimą, archyvavimą ir atvėrimą, kokios paskatos taikomos. Taip pat prašyta įvertinti, kokie veiksniai labiausiai motyvuoja saugant, tvarkant ir atveriant </w:t>
      </w:r>
      <w:r w:rsidRPr="2E260C7A" w:rsidR="00A83597">
        <w:rPr>
          <w:rFonts w:ascii="Times New Roman" w:hAnsi="Times New Roman" w:eastAsia="Aptos" w:cs="Times New Roman"/>
        </w:rPr>
        <w:t>MTD</w:t>
      </w:r>
      <w:r w:rsidRPr="2E260C7A">
        <w:rPr>
          <w:rFonts w:ascii="Times New Roman" w:hAnsi="Times New Roman" w:eastAsia="Aptos" w:cs="Times New Roman"/>
        </w:rPr>
        <w:t xml:space="preserve">, ar naudojasi duomenų </w:t>
      </w:r>
      <w:r w:rsidRPr="2E260C7A" w:rsidR="00A83597">
        <w:rPr>
          <w:rFonts w:ascii="Times New Roman" w:hAnsi="Times New Roman" w:eastAsia="Aptos" w:cs="Times New Roman"/>
        </w:rPr>
        <w:t>stiuardų</w:t>
      </w:r>
      <w:r w:rsidRPr="2E260C7A">
        <w:rPr>
          <w:rFonts w:ascii="Times New Roman" w:hAnsi="Times New Roman" w:eastAsia="Aptos" w:cs="Times New Roman"/>
        </w:rPr>
        <w:t xml:space="preserve"> paslaugomis.</w:t>
      </w:r>
    </w:p>
    <w:p w:rsidRPr="00955FC3" w:rsidR="006B5DB6" w:rsidP="3C1418B1" w:rsidRDefault="00A83597" w14:paraId="4EA565C3" w14:textId="77777777">
      <w:pPr>
        <w:ind w:firstLine="567"/>
        <w:rPr>
          <w:rFonts w:ascii="Times New Roman" w:hAnsi="Times New Roman" w:eastAsia="Aptos" w:cs="Times New Roman"/>
        </w:rPr>
      </w:pPr>
      <w:r w:rsidRPr="2E260C7A">
        <w:rPr>
          <w:rFonts w:ascii="Times New Roman" w:hAnsi="Times New Roman" w:eastAsia="Aptos" w:cs="Times New Roman"/>
          <w:i/>
          <w:iCs/>
        </w:rPr>
        <w:t>MTD</w:t>
      </w:r>
      <w:r w:rsidRPr="2E260C7A" w:rsidR="00466507">
        <w:rPr>
          <w:rFonts w:ascii="Times New Roman" w:hAnsi="Times New Roman" w:eastAsia="Aptos" w:cs="Times New Roman"/>
          <w:i/>
          <w:iCs/>
        </w:rPr>
        <w:t xml:space="preserve"> apimtys</w:t>
      </w:r>
      <w:r w:rsidRPr="2E260C7A" w:rsidR="00466507">
        <w:rPr>
          <w:rFonts w:ascii="Times New Roman" w:hAnsi="Times New Roman" w:eastAsia="Aptos" w:cs="Times New Roman"/>
        </w:rPr>
        <w:t xml:space="preserve">. Šioje dalyje klausta apie sukuriamų </w:t>
      </w:r>
      <w:r w:rsidRPr="2E260C7A">
        <w:rPr>
          <w:rFonts w:ascii="Times New Roman" w:hAnsi="Times New Roman" w:eastAsia="Aptos" w:cs="Times New Roman"/>
        </w:rPr>
        <w:t>MTD</w:t>
      </w:r>
      <w:r w:rsidRPr="2E260C7A" w:rsidR="00466507">
        <w:rPr>
          <w:rFonts w:ascii="Times New Roman" w:hAnsi="Times New Roman" w:eastAsia="Aptos" w:cs="Times New Roman"/>
        </w:rPr>
        <w:t xml:space="preserve"> apimtis: kiek </w:t>
      </w:r>
      <w:r w:rsidRPr="2E260C7A">
        <w:rPr>
          <w:rFonts w:ascii="Times New Roman" w:hAnsi="Times New Roman" w:eastAsia="Aptos" w:cs="Times New Roman"/>
        </w:rPr>
        <w:t>MTD</w:t>
      </w:r>
      <w:r w:rsidRPr="2E260C7A" w:rsidR="00466507">
        <w:rPr>
          <w:rFonts w:ascii="Times New Roman" w:hAnsi="Times New Roman" w:eastAsia="Aptos" w:cs="Times New Roman"/>
        </w:rPr>
        <w:t xml:space="preserve"> rinkinių mokslininkai sukuria per metus pagal </w:t>
      </w:r>
      <w:r w:rsidRPr="2E260C7A">
        <w:rPr>
          <w:rFonts w:ascii="Times New Roman" w:hAnsi="Times New Roman" w:eastAsia="Aptos" w:cs="Times New Roman"/>
        </w:rPr>
        <w:t>MTD</w:t>
      </w:r>
      <w:r w:rsidRPr="2E260C7A" w:rsidR="00466507">
        <w:rPr>
          <w:rFonts w:ascii="Times New Roman" w:hAnsi="Times New Roman" w:eastAsia="Aptos" w:cs="Times New Roman"/>
        </w:rPr>
        <w:t xml:space="preserve"> tipą, ir kokios apimties paprastai būna vienas </w:t>
      </w:r>
      <w:r w:rsidRPr="2E260C7A">
        <w:rPr>
          <w:rFonts w:ascii="Times New Roman" w:hAnsi="Times New Roman" w:eastAsia="Aptos" w:cs="Times New Roman"/>
        </w:rPr>
        <w:t>MTD</w:t>
      </w:r>
      <w:r w:rsidRPr="2E260C7A" w:rsidR="00466507">
        <w:rPr>
          <w:rFonts w:ascii="Times New Roman" w:hAnsi="Times New Roman" w:eastAsia="Aptos" w:cs="Times New Roman"/>
        </w:rPr>
        <w:t xml:space="preserve"> rinkinys.</w:t>
      </w:r>
    </w:p>
    <w:p w:rsidRPr="00BB081A" w:rsidR="00466507" w:rsidP="00D96F6E" w:rsidRDefault="1CD0F2A0" w14:paraId="26B30009" w14:textId="75ED32DB">
      <w:pPr>
        <w:ind w:firstLine="567"/>
        <w:rPr>
          <w:rFonts w:ascii="Times New Roman" w:hAnsi="Times New Roman" w:eastAsia="Aptos" w:cs="Times New Roman"/>
        </w:rPr>
      </w:pPr>
      <w:r w:rsidRPr="2E260C7A">
        <w:rPr>
          <w:rFonts w:ascii="Times New Roman" w:hAnsi="Times New Roman" w:eastAsia="Aptos" w:cs="Times New Roman"/>
        </w:rPr>
        <w:t xml:space="preserve">Baigiamojoje klausimyno dalyje taip pat rinkta kai kuri informacija apie respondentus: </w:t>
      </w:r>
      <w:r w:rsidRPr="2E260C7A" w:rsidR="12DCCEFD">
        <w:rPr>
          <w:rFonts w:ascii="Times New Roman" w:hAnsi="Times New Roman" w:eastAsia="Times New Roman" w:cs="Times New Roman"/>
        </w:rPr>
        <w:t>tyrėjų karjeros pakopa</w:t>
      </w:r>
      <w:r w:rsidRPr="2E260C7A">
        <w:rPr>
          <w:rFonts w:ascii="Times New Roman" w:hAnsi="Times New Roman" w:eastAsia="Aptos" w:cs="Times New Roman"/>
        </w:rPr>
        <w:t>(pradedantysis, patvirtintas, pripažintas ar pirmaujantysis tyrėjas), darbo patirtis metais, mokslo sritis ir kryptys.</w:t>
      </w:r>
    </w:p>
    <w:p w:rsidRPr="00BB081A" w:rsidR="00466507" w:rsidP="00BB081A" w:rsidRDefault="00466507" w14:paraId="3C150EB2" w14:textId="4D13A91B">
      <w:pPr>
        <w:pStyle w:val="Antrat3"/>
      </w:pPr>
      <w:bookmarkStart w:name="_Toc225450965" w:id="241"/>
      <w:r>
        <w:t>1.</w:t>
      </w:r>
      <w:r w:rsidR="00A83597">
        <w:t>2</w:t>
      </w:r>
      <w:r>
        <w:t>.</w:t>
      </w:r>
      <w:r w:rsidR="00A83597">
        <w:t>2</w:t>
      </w:r>
      <w:r>
        <w:t>. Interviu metodika</w:t>
      </w:r>
      <w:bookmarkEnd w:id="241"/>
    </w:p>
    <w:p w:rsidRPr="00BB081A" w:rsidR="00466507" w:rsidP="007A6193" w:rsidRDefault="00466507" w14:paraId="0EE189B3" w14:textId="77777777">
      <w:pPr>
        <w:rPr>
          <w:rFonts w:ascii="Times New Roman" w:hAnsi="Times New Roman" w:cs="Times New Roman"/>
          <w:highlight w:val="yellow"/>
        </w:rPr>
      </w:pPr>
      <w:r w:rsidRPr="2E260C7A">
        <w:rPr>
          <w:rFonts w:ascii="Times New Roman" w:hAnsi="Times New Roman" w:cs="Times New Roman"/>
          <w:highlight w:val="yellow"/>
        </w:rPr>
        <w:t>Dėl struktūruotų interviu sutarta, kad jie yra būtini, tačiau siūloma optimizuoti jų formatą: numatyti kelis struktūruotus interviu su atrinktomis institucijomis ar atsakingais asmenimis, arba daryti vieną fokus grupę (ar kelias mažesnes) bendrai diskusijai.</w:t>
      </w:r>
    </w:p>
    <w:p w:rsidRPr="00BB081A" w:rsidR="00466507" w:rsidP="007A6193" w:rsidRDefault="00466507" w14:paraId="7D6C52FE" w14:textId="77777777">
      <w:pPr>
        <w:rPr>
          <w:rFonts w:ascii="Times New Roman" w:hAnsi="Times New Roman" w:cs="Times New Roman"/>
          <w:highlight w:val="yellow"/>
        </w:rPr>
      </w:pPr>
      <w:r w:rsidRPr="2E260C7A">
        <w:rPr>
          <w:rFonts w:ascii="Times New Roman" w:hAnsi="Times New Roman" w:cs="Times New Roman"/>
          <w:highlight w:val="yellow"/>
        </w:rPr>
        <w:t>Galimi klausimai struktūruotiems interviu</w:t>
      </w:r>
    </w:p>
    <w:p w:rsidRPr="00BB081A" w:rsidR="00466507" w:rsidP="007A6193" w:rsidRDefault="00466507" w14:paraId="3FB8D89A" w14:textId="77777777">
      <w:pPr>
        <w:rPr>
          <w:rFonts w:ascii="Times New Roman" w:hAnsi="Times New Roman" w:cs="Times New Roman"/>
          <w:highlight w:val="yellow"/>
        </w:rPr>
      </w:pPr>
      <w:r w:rsidRPr="2E260C7A">
        <w:rPr>
          <w:rFonts w:ascii="Times New Roman" w:hAnsi="Times New Roman" w:cs="Times New Roman"/>
          <w:highlight w:val="yellow"/>
        </w:rPr>
        <w:t>Racionaliausias mokslinių tyrimų duomenų valdymo modelis Lietuvoje. Kaip, jūsų vertinimu, turėtų būti organizuojamas mokslinių tyrimų duomenų valdymas Lietuvoje, kad jis atitiktų atvirojo mokslo principus ir kurtų naudą nacionaliniu mastu (neapsiribojant vien konkrečios institucijos interesais)?</w:t>
      </w:r>
    </w:p>
    <w:p w:rsidRPr="00955FC3" w:rsidR="00466507" w:rsidP="007A6193" w:rsidRDefault="00466507" w14:paraId="315A6F3A" w14:textId="77777777">
      <w:pPr>
        <w:rPr>
          <w:rFonts w:ascii="Times New Roman" w:hAnsi="Times New Roman" w:cs="Times New Roman"/>
          <w:highlight w:val="yellow"/>
        </w:rPr>
      </w:pPr>
      <w:r w:rsidRPr="2E260C7A">
        <w:rPr>
          <w:rFonts w:ascii="Times New Roman" w:hAnsi="Times New Roman" w:cs="Times New Roman"/>
          <w:highlight w:val="yellow"/>
        </w:rPr>
        <w:t>Finansavimo ir papildomų išteklių poreikiai pagal duomenų gyvavimo ciklą. Kuriose vietose ir kokiems tikslams, jūsų nuomone, reikalingi papildomi ištekliai? Sutarta, kad poreikiai turėtų būti identifikuojami remiantis duomenų gyvavimo ciklu (pvz.: duomenų tvarkymas ir valdymas; duomenų atvėrimas ir prieiga; standartizavimas ir sąveikumas; pritaikymas bendriems standartams ir integracijai).</w:t>
      </w:r>
    </w:p>
    <w:p w:rsidRPr="00955FC3" w:rsidR="00466507" w:rsidP="007A6193" w:rsidRDefault="00466507" w14:paraId="7569D165" w14:textId="77777777">
      <w:pPr>
        <w:rPr>
          <w:rFonts w:ascii="Times New Roman" w:hAnsi="Times New Roman" w:cs="Times New Roman"/>
          <w:highlight w:val="yellow"/>
        </w:rPr>
      </w:pPr>
      <w:r w:rsidRPr="2E260C7A">
        <w:rPr>
          <w:rFonts w:ascii="Times New Roman" w:hAnsi="Times New Roman" w:cs="Times New Roman"/>
          <w:highlight w:val="yellow"/>
        </w:rPr>
        <w:t>Klausimai, susieti su įgyvendinimo scenarijais.</w:t>
      </w:r>
    </w:p>
    <w:p w:rsidRPr="00955FC3" w:rsidR="00466507" w:rsidP="007A6193" w:rsidRDefault="00466507" w14:paraId="7792FAE9" w14:textId="77777777">
      <w:pPr>
        <w:rPr>
          <w:rFonts w:ascii="Times New Roman" w:hAnsi="Times New Roman" w:cs="Times New Roman"/>
          <w:highlight w:val="yellow"/>
        </w:rPr>
      </w:pPr>
      <w:r w:rsidRPr="2E260C7A">
        <w:rPr>
          <w:rFonts w:ascii="Times New Roman" w:hAnsi="Times New Roman" w:cs="Times New Roman"/>
          <w:highlight w:val="yellow"/>
        </w:rPr>
        <w:t>Jei numatomas, pavyzdžiui, centrinis katalogas ar metaduomenų sluoksnis, kokių prielaidų reikėtų, kad institucijos galėtų realiai prisidėti (pagalba, resursai, kompetencijos, procesai)?</w:t>
      </w:r>
    </w:p>
    <w:p w:rsidRPr="00955FC3" w:rsidR="00466507" w:rsidP="007A6193" w:rsidRDefault="00466507" w14:paraId="5CB0BA26" w14:textId="77777777">
      <w:pPr>
        <w:rPr>
          <w:rFonts w:ascii="Times New Roman" w:hAnsi="Times New Roman" w:cs="Times New Roman"/>
          <w:highlight w:val="yellow"/>
        </w:rPr>
      </w:pPr>
      <w:r w:rsidRPr="2E260C7A">
        <w:rPr>
          <w:rFonts w:ascii="Times New Roman" w:hAnsi="Times New Roman" w:cs="Times New Roman"/>
          <w:highlight w:val="yellow"/>
        </w:rPr>
        <w:t>Kokias konkrečias veiklas institucija galėtų įgyvendinti, ir kuriose srityse šiuo metu trūksta pajėgumų ar kompetencijų?</w:t>
      </w:r>
    </w:p>
    <w:p w:rsidRPr="00BB081A" w:rsidR="00466507" w:rsidP="007A6193" w:rsidRDefault="00466507" w14:paraId="02E2273D" w14:textId="77777777">
      <w:pPr>
        <w:rPr>
          <w:rFonts w:ascii="Times New Roman" w:hAnsi="Times New Roman" w:cs="Times New Roman"/>
          <w:highlight w:val="yellow"/>
        </w:rPr>
      </w:pPr>
      <w:r w:rsidRPr="2E260C7A">
        <w:rPr>
          <w:rFonts w:ascii="Times New Roman" w:hAnsi="Times New Roman" w:cs="Times New Roman"/>
          <w:highlight w:val="yellow"/>
        </w:rPr>
        <w:t>Turint visą studiją pridėti:</w:t>
      </w:r>
    </w:p>
    <w:p w:rsidRPr="00BB081A" w:rsidR="00466507" w:rsidP="007A6193" w:rsidRDefault="00466507" w14:paraId="3908040F" w14:textId="77777777">
      <w:pPr>
        <w:rPr>
          <w:rFonts w:ascii="Times New Roman" w:hAnsi="Times New Roman" w:cs="Times New Roman"/>
          <w:highlight w:val="yellow"/>
        </w:rPr>
      </w:pPr>
      <w:commentRangeStart w:id="242"/>
      <w:r w:rsidRPr="2E260C7A">
        <w:rPr>
          <w:rFonts w:ascii="Times New Roman" w:hAnsi="Times New Roman" w:cs="Times New Roman"/>
          <w:highlight w:val="yellow"/>
        </w:rPr>
        <w:t>Naudoti duomenų analizės metodai</w:t>
      </w:r>
      <w:commentRangeEnd w:id="242"/>
      <w:r w:rsidRPr="00BB081A">
        <w:rPr>
          <w:rStyle w:val="Komentaronuoroda"/>
          <w:rFonts w:ascii="Times New Roman" w:hAnsi="Times New Roman" w:cs="Times New Roman"/>
          <w:sz w:val="24"/>
          <w:szCs w:val="24"/>
          <w:highlight w:val="yellow"/>
        </w:rPr>
        <w:commentReference w:id="242"/>
      </w:r>
    </w:p>
    <w:p w:rsidRPr="00BB081A" w:rsidR="00C80D4E" w:rsidP="007A6193" w:rsidRDefault="00466507" w14:paraId="051D7A4D" w14:textId="723DB68F">
      <w:pPr>
        <w:rPr>
          <w:rFonts w:ascii="Times New Roman" w:hAnsi="Times New Roman" w:cs="Times New Roman"/>
          <w:highlight w:val="yellow"/>
        </w:rPr>
      </w:pPr>
      <w:r w:rsidRPr="2E260C7A">
        <w:rPr>
          <w:rFonts w:ascii="Times New Roman" w:hAnsi="Times New Roman" w:cs="Times New Roman"/>
          <w:highlight w:val="yellow"/>
        </w:rPr>
        <w:t>Duomenų valdymas (sunaikinti, saugomi?)</w:t>
      </w:r>
    </w:p>
    <w:p w:rsidRPr="00BB081A" w:rsidR="00C80D4E" w:rsidP="007A6193" w:rsidRDefault="00C80D4E" w14:paraId="5BA3A441" w14:textId="77777777">
      <w:pPr>
        <w:rPr>
          <w:rFonts w:ascii="Times New Roman" w:hAnsi="Times New Roman" w:cs="Times New Roman"/>
          <w:lang w:val="en-US"/>
        </w:rPr>
      </w:pPr>
    </w:p>
    <w:p w:rsidRPr="00B44538" w:rsidR="00BB081A" w:rsidP="00B44538" w:rsidRDefault="00A83597" w14:paraId="3E3319FF" w14:textId="020DEE1D">
      <w:pPr>
        <w:pStyle w:val="Antrat2"/>
      </w:pPr>
      <w:bookmarkStart w:name="_Toc225450966" w:id="243"/>
      <w:r w:rsidRPr="00B44538">
        <w:t>1</w:t>
      </w:r>
      <w:r w:rsidRPr="00B44538" w:rsidR="00EE74D0">
        <w:t>.</w:t>
      </w:r>
      <w:r w:rsidRPr="00B44538" w:rsidR="00A348A0">
        <w:t>4</w:t>
      </w:r>
      <w:r w:rsidRPr="00B44538" w:rsidR="00EE74D0">
        <w:t xml:space="preserve">. </w:t>
      </w:r>
      <w:commentRangeStart w:id="244"/>
      <w:r w:rsidRPr="00B44538" w:rsidR="00EE74D0">
        <w:t>Mokslinių tyrimų duomenų saugykl</w:t>
      </w:r>
      <w:r w:rsidRPr="00B44538" w:rsidR="00DA4EF1">
        <w:t>ų</w:t>
      </w:r>
      <w:r w:rsidRPr="00B44538" w:rsidR="00EE74D0">
        <w:t xml:space="preserve"> parinkimo metodika</w:t>
      </w:r>
      <w:r w:rsidRPr="00B44538" w:rsidR="009B36F8">
        <w:t xml:space="preserve"> ir jų saveikumas</w:t>
      </w:r>
      <w:r w:rsidRPr="00B44538" w:rsidR="00EE74D0">
        <w:t xml:space="preserve"> </w:t>
      </w:r>
      <w:bookmarkEnd w:id="243"/>
      <w:commentRangeEnd w:id="244"/>
      <w:r w:rsidRPr="00B44538">
        <w:rPr>
          <w:rStyle w:val="Komentaronuoroda"/>
          <w:sz w:val="26"/>
          <w:szCs w:val="26"/>
        </w:rPr>
        <w:commentReference w:id="244"/>
      </w:r>
    </w:p>
    <w:p w:rsidRPr="001426C5" w:rsidR="00EE74D0" w:rsidP="007A6193" w:rsidRDefault="00E33476" w14:paraId="3AA82432" w14:textId="0721FEA8">
      <w:pPr>
        <w:rPr>
          <w:rFonts w:ascii="Times New Roman" w:hAnsi="Times New Roman" w:cs="Times New Roman"/>
          <w:strike/>
          <w:lang w:val="en-US"/>
        </w:rPr>
      </w:pPr>
      <w:r w:rsidRPr="001426C5">
        <w:rPr>
          <w:rFonts w:ascii="Times New Roman" w:hAnsi="Times New Roman" w:cs="Times New Roman"/>
          <w:strike/>
        </w:rPr>
        <w:t>(</w:t>
      </w:r>
      <w:r w:rsidRPr="001426C5">
        <w:rPr>
          <w:rFonts w:ascii="Times New Roman" w:hAnsi="Times New Roman" w:cs="Times New Roman"/>
          <w:strike/>
          <w:highlight w:val="yellow"/>
        </w:rPr>
        <w:t xml:space="preserve">1.4.6 Mokslinių tyrimų duomenų saugyklų parinkimo metodika ir </w:t>
      </w:r>
      <w:commentRangeStart w:id="245"/>
      <w:commentRangeStart w:id="246"/>
      <w:r w:rsidRPr="001426C5">
        <w:rPr>
          <w:rFonts w:ascii="Times New Roman" w:hAnsi="Times New Roman" w:cs="Times New Roman"/>
          <w:strike/>
          <w:highlight w:val="yellow"/>
        </w:rPr>
        <w:t>jų sąveikumas)</w:t>
      </w:r>
      <w:commentRangeEnd w:id="245"/>
      <w:r w:rsidRPr="001426C5">
        <w:rPr>
          <w:rStyle w:val="Komentaronuoroda"/>
          <w:rFonts w:ascii="Times New Roman" w:hAnsi="Times New Roman" w:cs="Times New Roman"/>
          <w:strike/>
          <w:sz w:val="24"/>
          <w:szCs w:val="24"/>
          <w:lang w:val="en-US"/>
        </w:rPr>
        <w:commentReference w:id="245"/>
      </w:r>
      <w:commentRangeEnd w:id="246"/>
      <w:r>
        <w:rPr>
          <w:rStyle w:val="CommentReference"/>
        </w:rPr>
        <w:commentReference w:id="246"/>
      </w:r>
    </w:p>
    <w:p w:rsidRPr="001426C5" w:rsidR="00466507" w:rsidP="007A6193" w:rsidRDefault="00466507" w14:paraId="0673C68D" w14:textId="77777777">
      <w:pPr>
        <w:rPr>
          <w:rFonts w:ascii="Times New Roman" w:hAnsi="Times New Roman" w:cs="Times New Roman"/>
          <w:strike/>
          <w:lang w:val="en-US"/>
        </w:rPr>
      </w:pPr>
    </w:p>
    <w:p w:rsidRPr="00BB081A" w:rsidR="009B36F8" w:rsidP="6F3D20FB" w:rsidRDefault="3600FB99" w14:paraId="406A4ECF" w14:textId="77777777">
      <w:pPr>
        <w:rPr>
          <w:rFonts w:ascii="Times New Roman" w:hAnsi="Times New Roman" w:cs="Times New Roman"/>
        </w:rPr>
      </w:pPr>
      <w:commentRangeStart w:id="247"/>
      <w:r w:rsidRPr="2E260C7A">
        <w:rPr>
          <w:rFonts w:ascii="Times New Roman" w:hAnsi="Times New Roman" w:cs="Times New Roman"/>
        </w:rPr>
        <w:t>Esami duomenų saugyklų katalogai:</w:t>
      </w:r>
    </w:p>
    <w:p w:rsidRPr="00BB081A" w:rsidR="009B36F8" w:rsidP="6F3D20FB" w:rsidRDefault="3600FB99" w14:paraId="495E2229" w14:textId="77777777">
      <w:pPr>
        <w:rPr>
          <w:rFonts w:ascii="Times New Roman" w:hAnsi="Times New Roman" w:cs="Times New Roman"/>
        </w:rPr>
      </w:pPr>
      <w:r w:rsidRPr="2E260C7A">
        <w:rPr>
          <w:rFonts w:ascii="Times New Roman" w:hAnsi="Times New Roman" w:cs="Times New Roman"/>
        </w:rPr>
        <w:t>FairSharing ir Re3Data katalogai, juose esančių saugyklų tipai;</w:t>
      </w:r>
    </w:p>
    <w:p w:rsidRPr="00BB081A" w:rsidR="009B36F8" w:rsidP="6F3D20FB" w:rsidRDefault="3600FB99" w14:paraId="3B5149E6" w14:textId="77777777">
      <w:pPr>
        <w:rPr>
          <w:rFonts w:ascii="Times New Roman" w:hAnsi="Times New Roman" w:cs="Times New Roman"/>
        </w:rPr>
      </w:pPr>
      <w:r w:rsidRPr="2E260C7A">
        <w:rPr>
          <w:rFonts w:ascii="Times New Roman" w:hAnsi="Times New Roman" w:cs="Times New Roman"/>
        </w:rPr>
        <w:t>kiti katalogai: mokslo žurnalų sąrašai (Nucleic Acids Research Database Issue; Oxford Database), mokslą finansuojančių instituciją sąrašai (NIH, LMT (!?)); EOSC šaltiniai; identifikatorių leidėjai (DataCite, RRID); duomenų mainų protokolai ir duomenų bazės (OPTIMADE);</w:t>
      </w:r>
    </w:p>
    <w:p w:rsidRPr="00BB081A" w:rsidR="009B36F8" w:rsidP="6F3D20FB" w:rsidRDefault="3600FB99" w14:paraId="388CCF93" w14:textId="77777777">
      <w:pPr>
        <w:rPr>
          <w:rFonts w:ascii="Times New Roman" w:hAnsi="Times New Roman" w:cs="Times New Roman"/>
        </w:rPr>
      </w:pPr>
      <w:r w:rsidRPr="2E260C7A">
        <w:rPr>
          <w:rFonts w:ascii="Times New Roman" w:hAnsi="Times New Roman" w:cs="Times New Roman"/>
        </w:rPr>
        <w:t xml:space="preserve">Humanitarinių saugyklų katalogai </w:t>
      </w:r>
      <w:r w:rsidRPr="2E260C7A">
        <w:rPr>
          <w:rFonts w:ascii="Times New Roman" w:hAnsi="Times New Roman" w:cs="Times New Roman"/>
          <w:i/>
          <w:iCs/>
        </w:rPr>
        <w:t>(išskyrus saugyklas, paminėtas FairSharing, Re3Data ir DataCite, dauguma kitų bus orientuotos į gamtos mokslus. Reikės tikslingai paieškoti ir humanitarinių mokslų saugyklų);</w:t>
      </w:r>
    </w:p>
    <w:p w:rsidRPr="00BB081A" w:rsidR="009B36F8" w:rsidP="6F3D20FB" w:rsidRDefault="3600FB99" w14:paraId="0D041E23" w14:textId="77777777">
      <w:pPr>
        <w:rPr>
          <w:rFonts w:ascii="Times New Roman" w:hAnsi="Times New Roman" w:cs="Times New Roman"/>
        </w:rPr>
      </w:pPr>
      <w:r w:rsidRPr="2E260C7A">
        <w:rPr>
          <w:rFonts w:ascii="Times New Roman" w:hAnsi="Times New Roman" w:cs="Times New Roman"/>
        </w:rPr>
        <w:t>Saugyklų katalogų paieškos ir atrankos kriterijai; sąrašo pilnumo liudijimas;</w:t>
      </w:r>
    </w:p>
    <w:p w:rsidRPr="00BB081A" w:rsidR="009B36F8" w:rsidP="6F3D20FB" w:rsidRDefault="3600FB99" w14:paraId="7204CF1F" w14:textId="77777777">
      <w:pPr>
        <w:rPr>
          <w:rFonts w:ascii="Times New Roman" w:hAnsi="Times New Roman" w:cs="Times New Roman"/>
        </w:rPr>
      </w:pPr>
      <w:r w:rsidRPr="2E260C7A">
        <w:rPr>
          <w:rFonts w:ascii="Times New Roman" w:hAnsi="Times New Roman" w:cs="Times New Roman"/>
        </w:rPr>
        <w:t>Lietuviškų duomenų saugyklų paieška saugyklų kataloguose: paieškos tikslai, paieškos kriterijai, užklausos;</w:t>
      </w:r>
    </w:p>
    <w:p w:rsidRPr="00BB081A" w:rsidR="009B36F8" w:rsidP="6F3D20FB" w:rsidRDefault="3600FB99" w14:paraId="3D8AD11F" w14:textId="77777777">
      <w:pPr>
        <w:rPr>
          <w:rFonts w:ascii="Times New Roman" w:hAnsi="Times New Roman" w:cs="Times New Roman"/>
        </w:rPr>
      </w:pPr>
      <w:r w:rsidRPr="2E260C7A">
        <w:rPr>
          <w:rFonts w:ascii="Times New Roman" w:hAnsi="Times New Roman" w:cs="Times New Roman"/>
        </w:rPr>
        <w:t>Lietuviškų duomenų saugyklų paieškos rezultatai;</w:t>
      </w:r>
    </w:p>
    <w:p w:rsidRPr="00BB081A" w:rsidR="009B36F8" w:rsidP="6F3D20FB" w:rsidRDefault="3600FB99" w14:paraId="11856BA8" w14:textId="77777777">
      <w:pPr>
        <w:rPr>
          <w:rFonts w:ascii="Times New Roman" w:hAnsi="Times New Roman" w:cs="Times New Roman"/>
        </w:rPr>
      </w:pPr>
      <w:r w:rsidRPr="2E260C7A">
        <w:rPr>
          <w:rFonts w:ascii="Times New Roman" w:hAnsi="Times New Roman" w:cs="Times New Roman"/>
        </w:rPr>
        <w:t>Surastų Lietuvoje sugeneruotų duomenų saugyklų apimtis, parengtumo lygis, …</w:t>
      </w:r>
    </w:p>
    <w:p w:rsidRPr="00955FC3" w:rsidR="009B36F8" w:rsidP="6F3D20FB" w:rsidRDefault="3600FB99" w14:paraId="467FB3E5" w14:textId="77777777">
      <w:pPr>
        <w:rPr>
          <w:rFonts w:ascii="Times New Roman" w:hAnsi="Times New Roman" w:cs="Times New Roman"/>
        </w:rPr>
      </w:pPr>
      <w:r w:rsidRPr="2E260C7A">
        <w:rPr>
          <w:rFonts w:ascii="Times New Roman" w:hAnsi="Times New Roman" w:cs="Times New Roman"/>
        </w:rPr>
        <w:t>lietuviškų duomenų apimtys, formatai, protokolai, semantika, ontologijos, ...</w:t>
      </w:r>
      <w:commentRangeEnd w:id="247"/>
      <w:r w:rsidRPr="00955FC3">
        <w:rPr>
          <w:rStyle w:val="Komentaronuoroda"/>
          <w:rFonts w:ascii="Times New Roman" w:hAnsi="Times New Roman" w:cs="Times New Roman"/>
          <w:sz w:val="24"/>
          <w:szCs w:val="24"/>
        </w:rPr>
        <w:commentReference w:id="247"/>
      </w:r>
    </w:p>
    <w:p w:rsidRPr="00955FC3" w:rsidR="006B5DB6" w:rsidP="6F3D20FB" w:rsidRDefault="006B5DB6" w14:paraId="16D90854" w14:textId="77777777">
      <w:pPr>
        <w:rPr>
          <w:rFonts w:ascii="Times New Roman" w:hAnsi="Times New Roman" w:cs="Times New Roman"/>
          <w:b/>
          <w:bCs/>
        </w:rPr>
      </w:pPr>
    </w:p>
    <w:p w:rsidRPr="00955FC3" w:rsidR="009B36F8" w:rsidP="6F3D20FB" w:rsidRDefault="3600FB99" w14:paraId="753AF9B5" w14:textId="6F25C3E5">
      <w:pPr>
        <w:rPr>
          <w:rFonts w:ascii="Times New Roman" w:hAnsi="Times New Roman" w:cs="Times New Roman"/>
          <w:b/>
          <w:bCs/>
        </w:rPr>
      </w:pPr>
      <w:r w:rsidRPr="2E260C7A">
        <w:rPr>
          <w:rFonts w:ascii="Times New Roman" w:hAnsi="Times New Roman" w:cs="Times New Roman"/>
          <w:b/>
          <w:bCs/>
        </w:rPr>
        <w:t>Duomenų saugyklų suradimas</w:t>
      </w:r>
    </w:p>
    <w:p w:rsidRPr="00BB081A" w:rsidR="009B36F8" w:rsidP="6F3D20FB" w:rsidRDefault="3600FB99" w14:paraId="728A8FA2" w14:textId="1943C51E">
      <w:pPr>
        <w:ind w:firstLine="567"/>
        <w:rPr>
          <w:rFonts w:ascii="Times New Roman" w:hAnsi="Times New Roman" w:cs="Times New Roman"/>
        </w:rPr>
      </w:pPr>
      <w:r w:rsidRPr="2E260C7A">
        <w:rPr>
          <w:rFonts w:ascii="Times New Roman" w:hAnsi="Times New Roman" w:cs="Times New Roman"/>
        </w:rPr>
        <w:t xml:space="preserve">Sparčiai augant publikuojamų duomenų kiekiui, atsiranda ir naujos duomenų </w:t>
      </w:r>
      <w:commentRangeStart w:id="248"/>
      <w:r w:rsidRPr="2E260C7A">
        <w:rPr>
          <w:rFonts w:ascii="Times New Roman" w:hAnsi="Times New Roman" w:cs="Times New Roman"/>
        </w:rPr>
        <w:t xml:space="preserve">saugyklos </w:t>
      </w:r>
      <w:commentRangeEnd w:id="248"/>
      <w:r w:rsidRPr="2E260C7A" w:rsidR="00D96F6E">
        <w:rPr>
          <w:rStyle w:val="Komentaronuoroda"/>
          <w:rFonts w:ascii="Times New Roman" w:hAnsi="Times New Roman" w:cs="Times New Roman"/>
          <w:sz w:val="24"/>
          <w:szCs w:val="24"/>
        </w:rPr>
        <w:commentReference w:id="248"/>
      </w:r>
      <w:r w:rsidRPr="2E260C7A">
        <w:rPr>
          <w:rFonts w:ascii="Times New Roman" w:hAnsi="Times New Roman" w:cs="Times New Roman"/>
        </w:rPr>
        <w:t>(repozitorijos) įvairiems duomenų tipams talpinti. Deja, šių saugyklų išsamus sąrašas nėra prieinamas vienoje vietoje; neegzistuoja resursas, panašus į DNS (</w:t>
      </w:r>
      <w:r w:rsidRPr="2E260C7A" w:rsidR="4951FD83">
        <w:rPr>
          <w:rFonts w:ascii="Times New Roman" w:hAnsi="Times New Roman" w:cs="Times New Roman"/>
        </w:rPr>
        <w:t xml:space="preserve">angl. </w:t>
      </w:r>
      <w:r w:rsidRPr="2E260C7A">
        <w:rPr>
          <w:rFonts w:ascii="Times New Roman" w:hAnsi="Times New Roman" w:cs="Times New Roman"/>
          <w:i/>
          <w:iCs/>
        </w:rPr>
        <w:t>Domain Name Service</w:t>
      </w:r>
      <w:r w:rsidRPr="2E260C7A">
        <w:rPr>
          <w:rFonts w:ascii="Times New Roman" w:hAnsi="Times New Roman" w:cs="Times New Roman"/>
        </w:rPr>
        <w:t>), kuris registruotų visas Internete prieinamas duomenų saugyklas. Dėl šios priežasties tenka naudoti sudėtingesnes paieškos strategijas, norint surasti visas duomenų saugyklas, o jose – visus duomenų rinkinius, tame tarpe ir visus rinkinius, sukurtus Lietuvos mokslininkų.</w:t>
      </w:r>
    </w:p>
    <w:p w:rsidRPr="00BB081A" w:rsidR="00FE596D" w:rsidP="6F3D20FB" w:rsidRDefault="00FE596D" w14:paraId="5B0D81C6" w14:textId="77777777">
      <w:pPr>
        <w:rPr>
          <w:rFonts w:ascii="Times New Roman" w:hAnsi="Times New Roman" w:cs="Times New Roman"/>
        </w:rPr>
      </w:pPr>
    </w:p>
    <w:p w:rsidRPr="006B5DB6" w:rsidR="009B36F8" w:rsidP="6F3D20FB" w:rsidRDefault="3600FB99" w14:paraId="48B535DC" w14:textId="77777777">
      <w:pPr>
        <w:rPr>
          <w:rFonts w:ascii="Times New Roman" w:hAnsi="Times New Roman" w:cs="Times New Roman"/>
          <w:b/>
          <w:bCs/>
        </w:rPr>
      </w:pPr>
      <w:r w:rsidRPr="2E260C7A">
        <w:rPr>
          <w:rFonts w:ascii="Times New Roman" w:hAnsi="Times New Roman" w:cs="Times New Roman"/>
          <w:b/>
          <w:bCs/>
        </w:rPr>
        <w:t>Duomenų saugyklų katalogai</w:t>
      </w:r>
    </w:p>
    <w:p w:rsidR="006B5DB6" w:rsidP="6F3D20FB" w:rsidRDefault="3600FB99" w14:paraId="113350AA" w14:textId="77777777">
      <w:pPr>
        <w:ind w:firstLine="567"/>
        <w:rPr>
          <w:rFonts w:ascii="Times New Roman" w:hAnsi="Times New Roman" w:cs="Times New Roman"/>
        </w:rPr>
      </w:pPr>
      <w:r w:rsidRPr="2E260C7A">
        <w:rPr>
          <w:rFonts w:ascii="Times New Roman" w:hAnsi="Times New Roman" w:cs="Times New Roman"/>
        </w:rPr>
        <w:t>Esamas duomenų saugyklas galima surasti įvairiais būdais. Nei vienas jų negarantuoja išsamaus sąrašo, bet, panaudojus keletą metodų, galima gauti ganėtinai pilną vaizdą apie dabartinį duomenų saugyklų kraštovaizdį.</w:t>
      </w:r>
    </w:p>
    <w:p w:rsidR="006B5DB6" w:rsidP="6F3D20FB" w:rsidRDefault="09ED8C9F" w14:paraId="29C22856" w14:textId="2EDFB53D">
      <w:pPr>
        <w:ind w:firstLine="567"/>
        <w:rPr>
          <w:rFonts w:ascii="Times New Roman" w:hAnsi="Times New Roman" w:cs="Times New Roman"/>
        </w:rPr>
      </w:pPr>
      <w:r w:rsidRPr="6F3D20FB">
        <w:rPr>
          <w:rFonts w:ascii="Times New Roman" w:hAnsi="Times New Roman" w:cs="Times New Roman"/>
        </w:rPr>
        <w:t>Tam, kad būtų galima palengvinti mokslininkams saugyklų suradimą, buvo sukurti keli duomenų saugyklų katalogai. Didžiausi tokie katalogai šiuo metu yra du: Re3Data</w:t>
      </w:r>
      <w:r w:rsidRPr="6F3D20FB" w:rsidR="00FE596D">
        <w:rPr>
          <w:rStyle w:val="Puslapioinaosnuoroda"/>
          <w:rFonts w:ascii="Times New Roman" w:hAnsi="Times New Roman" w:cs="Times New Roman"/>
          <w:color w:val="000000" w:themeColor="text1"/>
        </w:rPr>
        <w:footnoteReference w:id="10"/>
      </w:r>
      <w:r w:rsidRPr="6F3D20FB">
        <w:rPr>
          <w:rFonts w:ascii="Times New Roman" w:hAnsi="Times New Roman" w:cs="Times New Roman"/>
        </w:rPr>
        <w:t xml:space="preserve"> (pradėjęs </w:t>
      </w:r>
      <w:r w:rsidRPr="6F3D20FB">
        <w:rPr>
          <w:rFonts w:ascii="Times New Roman" w:hAnsi="Times New Roman" w:cs="Times New Roman"/>
        </w:rPr>
        <w:t>veikti 2012 m.), ir FAIRsharing</w:t>
      </w:r>
      <w:r w:rsidRPr="6F3D20FB" w:rsidR="00FE596D">
        <w:rPr>
          <w:rStyle w:val="Puslapioinaosnuoroda"/>
          <w:rFonts w:ascii="Times New Roman" w:hAnsi="Times New Roman" w:cs="Times New Roman"/>
          <w:color w:val="000000" w:themeColor="text1"/>
        </w:rPr>
        <w:footnoteReference w:id="11"/>
      </w:r>
      <w:r w:rsidRPr="6F3D20FB">
        <w:rPr>
          <w:rFonts w:ascii="Times New Roman" w:hAnsi="Times New Roman" w:cs="Times New Roman"/>
        </w:rPr>
        <w:t xml:space="preserve"> (sukurtas 2011). Šie du katalogai minimi daugelyje kitų šaltinių, tokių kaip universitetų duomenų valdymo rekomendacijos, mokslinių žurnalų nurodymai autoriams ir pan. Pagal duomenis, </w:t>
      </w:r>
      <w:r w:rsidRPr="6F3D20FB" w:rsidR="56C6523F">
        <w:rPr>
          <w:rFonts w:ascii="Times New Roman" w:hAnsi="Times New Roman" w:cs="Times New Roman"/>
        </w:rPr>
        <w:t>gautus</w:t>
      </w:r>
      <w:r w:rsidRPr="6F3D20FB">
        <w:rPr>
          <w:rFonts w:ascii="Times New Roman" w:hAnsi="Times New Roman" w:cs="Times New Roman"/>
        </w:rPr>
        <w:t xml:space="preserve"> naudojant </w:t>
      </w:r>
      <w:commentRangeStart w:id="249"/>
      <w:commentRangeStart w:id="250"/>
      <w:commentRangeStart w:id="251"/>
      <w:r w:rsidRPr="6F3D20FB">
        <w:rPr>
          <w:rFonts w:ascii="Times New Roman" w:hAnsi="Times New Roman" w:cs="Times New Roman"/>
        </w:rPr>
        <w:t xml:space="preserve">automatinę parsisiuntimo prieigą (angl. API, </w:t>
      </w:r>
      <w:r w:rsidRPr="2E260C7A">
        <w:rPr>
          <w:rFonts w:ascii="Times New Roman" w:hAnsi="Times New Roman" w:cs="Times New Roman"/>
          <w:i/>
          <w:iCs/>
        </w:rPr>
        <w:t>Application Program Interface</w:t>
      </w:r>
      <w:r w:rsidRPr="6F3D20FB">
        <w:rPr>
          <w:rFonts w:ascii="Times New Roman" w:hAnsi="Times New Roman" w:cs="Times New Roman"/>
        </w:rPr>
        <w:t>)</w:t>
      </w:r>
      <w:commentRangeEnd w:id="249"/>
      <w:r w:rsidRPr="6F3D20FB" w:rsidR="3600FB99">
        <w:rPr>
          <w:rStyle w:val="Komentaronuoroda"/>
          <w:rFonts w:ascii="Times New Roman" w:hAnsi="Times New Roman" w:cs="Times New Roman"/>
          <w:sz w:val="24"/>
          <w:szCs w:val="24"/>
        </w:rPr>
        <w:commentReference w:id="249"/>
      </w:r>
      <w:commentRangeEnd w:id="250"/>
      <w:r>
        <w:rPr>
          <w:rStyle w:val="CommentReference"/>
        </w:rPr>
        <w:commentReference w:id="250"/>
      </w:r>
      <w:commentRangeEnd w:id="251"/>
      <w:r>
        <w:rPr>
          <w:rStyle w:val="CommentReference"/>
        </w:rPr>
        <w:commentReference w:id="251"/>
      </w:r>
      <w:r w:rsidRPr="6F3D20FB">
        <w:rPr>
          <w:rFonts w:ascii="Times New Roman" w:hAnsi="Times New Roman" w:cs="Times New Roman"/>
        </w:rPr>
        <w:t>, 2025 kovo mėn. (nukėlimas pradėtas 2025-03-11, baigtas 2025-03-12) šiuose kataloguose buvo 4784 (FAIRsharing; tarp jų 2334 duomenų bazių) ir 3338 (Re3Data) įrašų. FAIRsharing turi šiek tiek daugiau įrašų, bet, skirtingai negu Re3Data, FAIRsharing kaupia ir informaciją apie kitus resursus – formatus, žurnalus, terminijos artefaktus ir pan., todėl duomenų bazių skaičius ten yra kiek mažesnis.</w:t>
      </w:r>
    </w:p>
    <w:p w:rsidRPr="00BB081A" w:rsidR="009B36F8" w:rsidP="6F3D20FB" w:rsidRDefault="3600FB99" w14:paraId="2F092DDC" w14:textId="3923B421">
      <w:pPr>
        <w:ind w:firstLine="567"/>
        <w:rPr>
          <w:rFonts w:ascii="Times New Roman" w:hAnsi="Times New Roman" w:cs="Times New Roman"/>
        </w:rPr>
      </w:pPr>
      <w:r w:rsidRPr="2E260C7A">
        <w:rPr>
          <w:rFonts w:ascii="Times New Roman" w:hAnsi="Times New Roman" w:cs="Times New Roman"/>
        </w:rPr>
        <w:t>Šie katalogai yra išsamiausi ir didžiausi duomenų bazių ir duomenų saugyklų sąrašai. Be to, juose pateikiami išsamūs metaduomenys, tarp jų ir šalys, kurios dalyvauja, kuriant ir palaikant aprašomas duomenų saugyklas, o tai leidžia įvertinti Lietuvos indėlį į pasaulinę duomenų ekosistemą.</w:t>
      </w:r>
    </w:p>
    <w:p w:rsidRPr="00BB081A" w:rsidR="00203D57" w:rsidP="6F3D20FB" w:rsidRDefault="00203D57" w14:paraId="01640CB8" w14:textId="77777777">
      <w:pPr>
        <w:rPr>
          <w:rFonts w:ascii="Times New Roman" w:hAnsi="Times New Roman" w:cs="Times New Roman"/>
        </w:rPr>
      </w:pPr>
    </w:p>
    <w:p w:rsidRPr="006B5DB6" w:rsidR="009B36F8" w:rsidP="6F3D20FB" w:rsidRDefault="3600FB99" w14:paraId="0E312C6A" w14:textId="77777777">
      <w:pPr>
        <w:rPr>
          <w:rFonts w:ascii="Times New Roman" w:hAnsi="Times New Roman" w:cs="Times New Roman"/>
          <w:b/>
          <w:bCs/>
        </w:rPr>
      </w:pPr>
      <w:r w:rsidRPr="2E260C7A">
        <w:rPr>
          <w:rFonts w:ascii="Times New Roman" w:hAnsi="Times New Roman" w:cs="Times New Roman"/>
          <w:b/>
          <w:bCs/>
        </w:rPr>
        <w:t>Mokslinių žurnalų rekomendacijos</w:t>
      </w:r>
    </w:p>
    <w:p w:rsidRPr="00BB081A" w:rsidR="009B36F8" w:rsidP="6F3D20FB" w:rsidRDefault="3600FB99" w14:paraId="0F8189AB" w14:textId="359BDEE4">
      <w:pPr>
        <w:ind w:firstLine="567"/>
        <w:rPr>
          <w:rFonts w:ascii="Times New Roman" w:hAnsi="Times New Roman" w:cs="Times New Roman"/>
        </w:rPr>
      </w:pPr>
      <w:r w:rsidRPr="2E260C7A">
        <w:rPr>
          <w:rFonts w:ascii="Times New Roman" w:hAnsi="Times New Roman" w:cs="Times New Roman"/>
        </w:rPr>
        <w:t>Be minėtų bendrų duomenų saugyklų katalogų, buvo peržiūrėtos pagrindinių mokslinių žurnalų rekomendacijos autoriams, mininčios duomenų tvarkymo reikalavimus, duomenims skirtas saugyklas ir duomenų formatus. Buvo orientuotasi</w:t>
      </w:r>
      <w:r w:rsidRPr="2E260C7A" w:rsidR="6E3CF5C2">
        <w:rPr>
          <w:rFonts w:ascii="Times New Roman" w:hAnsi="Times New Roman" w:cs="Times New Roman"/>
        </w:rPr>
        <w:t xml:space="preserve"> tiek</w:t>
      </w:r>
      <w:r w:rsidRPr="2E260C7A">
        <w:rPr>
          <w:rFonts w:ascii="Times New Roman" w:hAnsi="Times New Roman" w:cs="Times New Roman"/>
        </w:rPr>
        <w:t xml:space="preserve"> į labiausiai cituojamus bendramokslinius žurnalus leidžiančias leidyklas ir jų žurnalus (Nature grupės žurnalai, AAAS (žurnalas „Science“), PNAS, Cell Press žurnalai), </w:t>
      </w:r>
      <w:r w:rsidRPr="2E260C7A" w:rsidR="6E3CF5C2">
        <w:rPr>
          <w:rFonts w:ascii="Times New Roman" w:hAnsi="Times New Roman" w:cs="Times New Roman"/>
        </w:rPr>
        <w:t>tiek</w:t>
      </w:r>
      <w:r w:rsidRPr="2E260C7A">
        <w:rPr>
          <w:rFonts w:ascii="Times New Roman" w:hAnsi="Times New Roman" w:cs="Times New Roman"/>
        </w:rPr>
        <w:t xml:space="preserve"> į didžiausias pasaulines mokslo draugijas: IUCr, ACS, RSC. Reikia pastebėti, kad didelė dalis žurnalų redakcijų šiuo metu rekomenduoja pasirinkti tinkamas saugyklas duomenims talpinti iš FAIRSharing ir Re3Data katalogų, </w:t>
      </w:r>
      <w:r w:rsidRPr="2E260C7A" w:rsidR="6E3CF5C2">
        <w:rPr>
          <w:rFonts w:ascii="Times New Roman" w:hAnsi="Times New Roman" w:cs="Times New Roman"/>
        </w:rPr>
        <w:t>o tai</w:t>
      </w:r>
      <w:r w:rsidRPr="2E260C7A">
        <w:rPr>
          <w:rFonts w:ascii="Times New Roman" w:hAnsi="Times New Roman" w:cs="Times New Roman"/>
        </w:rPr>
        <w:t xml:space="preserve"> patvirtina</w:t>
      </w:r>
      <w:r w:rsidRPr="2E260C7A" w:rsidR="6E3CF5C2">
        <w:rPr>
          <w:rFonts w:ascii="Times New Roman" w:hAnsi="Times New Roman" w:cs="Times New Roman"/>
        </w:rPr>
        <w:t xml:space="preserve"> svarbų</w:t>
      </w:r>
      <w:r w:rsidRPr="2E260C7A">
        <w:rPr>
          <w:rFonts w:ascii="Times New Roman" w:hAnsi="Times New Roman" w:cs="Times New Roman"/>
        </w:rPr>
        <w:t xml:space="preserve"> šių katalogų </w:t>
      </w:r>
      <w:r w:rsidRPr="2E260C7A" w:rsidR="6E3CF5C2">
        <w:rPr>
          <w:rFonts w:ascii="Times New Roman" w:hAnsi="Times New Roman" w:cs="Times New Roman"/>
        </w:rPr>
        <w:t>statusą</w:t>
      </w:r>
      <w:r w:rsidRPr="2E260C7A">
        <w:rPr>
          <w:rFonts w:ascii="Times New Roman" w:hAnsi="Times New Roman" w:cs="Times New Roman"/>
        </w:rPr>
        <w:t xml:space="preserve"> ir pilnumą; bet prieš maždaug dešimt metų ir senia</w:t>
      </w:r>
      <w:r w:rsidRPr="2E260C7A" w:rsidR="6E3CF5C2">
        <w:rPr>
          <w:rFonts w:ascii="Times New Roman" w:hAnsi="Times New Roman" w:cs="Times New Roman"/>
        </w:rPr>
        <w:t>u</w:t>
      </w:r>
      <w:r w:rsidRPr="2E260C7A">
        <w:rPr>
          <w:rFonts w:ascii="Times New Roman" w:hAnsi="Times New Roman" w:cs="Times New Roman"/>
        </w:rPr>
        <w:t xml:space="preserve"> patys žurnalai rekomenduodavo konkrečias saugyklas pagrindiniams duomenų tipams (kristalografiniams duomenims, struktūrinės biologijos duomenims, sekoskaitos duomenims, klinikiniams bandymams ir pan.) Šios konkrečios saugyklos buvo įtrauktos į tirtų saugyklų sąrašą, jei jų dar nebuvo FAIRSharing ir Re3Data sąrašuose.</w:t>
      </w:r>
    </w:p>
    <w:p w:rsidRPr="00BB081A" w:rsidR="00203D57" w:rsidP="6F3D20FB" w:rsidRDefault="00203D57" w14:paraId="16896EFC" w14:textId="77777777">
      <w:pPr>
        <w:rPr>
          <w:rFonts w:ascii="Times New Roman" w:hAnsi="Times New Roman" w:cs="Times New Roman"/>
        </w:rPr>
      </w:pPr>
    </w:p>
    <w:p w:rsidRPr="006B5DB6" w:rsidR="009B36F8" w:rsidP="6F3D20FB" w:rsidRDefault="3600FB99" w14:paraId="778B3092" w14:textId="77777777">
      <w:pPr>
        <w:rPr>
          <w:rFonts w:ascii="Times New Roman" w:hAnsi="Times New Roman" w:cs="Times New Roman"/>
          <w:b/>
          <w:bCs/>
        </w:rPr>
      </w:pPr>
      <w:r w:rsidRPr="2E260C7A">
        <w:rPr>
          <w:rFonts w:ascii="Times New Roman" w:hAnsi="Times New Roman" w:cs="Times New Roman"/>
          <w:b/>
          <w:bCs/>
        </w:rPr>
        <w:t>Duomenų bazių žurnalų publikacijos</w:t>
      </w:r>
    </w:p>
    <w:p w:rsidR="006B5DB6" w:rsidP="6F3D20FB" w:rsidRDefault="3600FB99" w14:paraId="6E427676" w14:textId="2A34100E">
      <w:pPr>
        <w:ind w:firstLine="567"/>
        <w:rPr>
          <w:rFonts w:ascii="Times New Roman" w:hAnsi="Times New Roman" w:cs="Times New Roman"/>
        </w:rPr>
      </w:pPr>
      <w:r w:rsidRPr="2E260C7A">
        <w:rPr>
          <w:rFonts w:ascii="Times New Roman" w:hAnsi="Times New Roman" w:cs="Times New Roman"/>
        </w:rPr>
        <w:t>Ieškant gamtos mokslams skirtų duomenų bazių, buvo peržiūrėti du plačiausiai žinomi specializuoti žurnalai, sukurti mokslinėms duomenų bazėms. Vienas jų, Oxford leidyklos</w:t>
      </w:r>
      <w:r w:rsidRPr="2E260C7A" w:rsidR="3EF47544">
        <w:rPr>
          <w:rFonts w:ascii="Times New Roman" w:hAnsi="Times New Roman" w:cs="Times New Roman"/>
        </w:rPr>
        <w:t xml:space="preserve"> leidžiamas</w:t>
      </w:r>
      <w:r w:rsidRPr="2E260C7A">
        <w:rPr>
          <w:rFonts w:ascii="Times New Roman" w:hAnsi="Times New Roman" w:cs="Times New Roman"/>
        </w:rPr>
        <w:t xml:space="preserve"> „Database“, iš esmės skirtas straipsniams apie naujas duomenų bazes publikuoti. Kitas žurnalas, „Nucleic Acids Research“</w:t>
      </w:r>
      <w:ins w:author="Jolanta Šinkūnienė" w:date="2026-03-25T13:05:00Z" w:id="252">
        <w:r w:rsidR="00D96F6E">
          <w:rPr>
            <w:rFonts w:ascii="Times New Roman" w:hAnsi="Times New Roman" w:cs="Times New Roman"/>
          </w:rPr>
          <w:t xml:space="preserve"> (toliau – NAR) </w:t>
        </w:r>
      </w:ins>
      <w:r w:rsidRPr="2E260C7A">
        <w:rPr>
          <w:rFonts w:ascii="Times New Roman" w:hAnsi="Times New Roman" w:cs="Times New Roman"/>
        </w:rPr>
        <w:t xml:space="preserve">, nors ir nėra skirtas vien tik duomenų bazėms, kasmet išleidžia specializuotą duomenų bazių apžvalgos numerį (NAR Database Issue). Tuo būdu šie žurnalai duoda </w:t>
      </w:r>
      <w:r w:rsidRPr="2E260C7A" w:rsidR="3EF47544">
        <w:rPr>
          <w:rFonts w:ascii="Times New Roman" w:hAnsi="Times New Roman" w:cs="Times New Roman"/>
        </w:rPr>
        <w:t>pakankamai gerą</w:t>
      </w:r>
      <w:r w:rsidRPr="2E260C7A">
        <w:rPr>
          <w:rFonts w:ascii="Times New Roman" w:hAnsi="Times New Roman" w:cs="Times New Roman"/>
        </w:rPr>
        <w:t xml:space="preserve"> naujų ir veikiančių duomenų bazių apžvalgą. Šių žurnalų p</w:t>
      </w:r>
      <w:r w:rsidRPr="2E260C7A" w:rsidR="3EF47544">
        <w:rPr>
          <w:rFonts w:ascii="Times New Roman" w:hAnsi="Times New Roman" w:cs="Times New Roman"/>
        </w:rPr>
        <w:t>rivalumas</w:t>
      </w:r>
      <w:r w:rsidRPr="2E260C7A">
        <w:rPr>
          <w:rFonts w:ascii="Times New Roman" w:hAnsi="Times New Roman" w:cs="Times New Roman"/>
        </w:rPr>
        <w:t xml:space="preserve"> yra tai, kad jie abu yra recenzuojami moksliniai žurnalai, tad duomenų bazės, kaip ir jas aprašantys straipsniai, praeina bent minimalius kokybės patikrinimus. Jų trūkumas yra tematinis vienpusiškumas – abu žurnalai, o ypač NAR, skirti su gyvybės mokslais ir bioinformatika susijusioms duomenų bazėms. </w:t>
      </w:r>
      <w:r w:rsidRPr="2E260C7A">
        <w:rPr>
          <w:rFonts w:ascii="Times New Roman" w:hAnsi="Times New Roman" w:cs="Times New Roman"/>
          <w:highlight w:val="yellow"/>
        </w:rPr>
        <w:t>Nepaisant to, jų analizė leidžia įvertinti didžiųjų aukščiau minėtų katalogų išsamumą, surandant, kiek naujų duomenų bazių nebuvo paminėta FAIRSharing ir Re3Data kataloguose ir ekstrapoliuojant šį skaičių visoms gamtos mokslų sritims.</w:t>
      </w:r>
    </w:p>
    <w:p w:rsidR="000A052C" w:rsidP="6F3D20FB" w:rsidRDefault="3600FB99" w14:paraId="0C25458C" w14:textId="5E9339EB">
      <w:pPr>
        <w:ind w:firstLine="567"/>
        <w:rPr>
          <w:rFonts w:ascii="Times New Roman" w:hAnsi="Times New Roman" w:cs="Times New Roman"/>
        </w:rPr>
      </w:pPr>
      <w:r w:rsidRPr="2E260C7A">
        <w:rPr>
          <w:rFonts w:ascii="Times New Roman" w:hAnsi="Times New Roman" w:cs="Times New Roman"/>
        </w:rPr>
        <w:t xml:space="preserve">NAR Database Issue tome pateikiamos tuo metu publikuotos duomenų bazės (saugyklos); duomenų bazės atrenkamos pagal jų mokslinę kokybę, stabilumą ir atitikimą mokslo krypčiai. 2024 m. leidinyje buvo pateiktos 90 duomenų bazių </w:t>
      </w:r>
      <w:commentRangeStart w:id="253"/>
      <w:commentRangeStart w:id="254"/>
      <w:commentRangeStart w:id="255"/>
      <w:r w:rsidRPr="2E260C7A">
        <w:rPr>
          <w:rFonts w:ascii="Times New Roman" w:hAnsi="Times New Roman" w:cs="Times New Roman"/>
        </w:rPr>
        <w:t>(failas “Table1-2024.csv”).</w:t>
      </w:r>
      <w:commentRangeEnd w:id="253"/>
      <w:r w:rsidRPr="2E260C7A">
        <w:rPr>
          <w:rStyle w:val="Komentaronuoroda"/>
          <w:rFonts w:ascii="Times New Roman" w:hAnsi="Times New Roman" w:cs="Times New Roman"/>
          <w:sz w:val="24"/>
          <w:szCs w:val="24"/>
        </w:rPr>
        <w:commentReference w:id="253"/>
      </w:r>
      <w:commentRangeEnd w:id="254"/>
      <w:r>
        <w:rPr>
          <w:rStyle w:val="CommentReference"/>
        </w:rPr>
        <w:commentReference w:id="254"/>
      </w:r>
      <w:commentRangeEnd w:id="255"/>
      <w:r>
        <w:rPr>
          <w:rStyle w:val="CommentReference"/>
        </w:rPr>
        <w:commentReference w:id="255"/>
      </w:r>
      <w:r w:rsidRPr="2E260C7A">
        <w:rPr>
          <w:rFonts w:ascii="Times New Roman" w:hAnsi="Times New Roman" w:cs="Times New Roman"/>
        </w:rPr>
        <w:t xml:space="preserve"> Iš jų, naudojant</w:t>
      </w:r>
      <w:ins w:author="Jolanta Šinkūnienė" w:date="2026-03-25T13:08:00Z" w:id="256">
        <w:r w:rsidR="008A0F6C">
          <w:rPr>
            <w:rFonts w:ascii="Times New Roman" w:hAnsi="Times New Roman" w:cs="Times New Roman"/>
          </w:rPr>
          <w:t xml:space="preserve"> unifikuotą in</w:t>
        </w:r>
      </w:ins>
      <w:ins w:author="Jolanta Šinkūnienė" w:date="2026-03-25T13:09:00Z" w:id="257">
        <w:r w:rsidR="008A0F6C">
          <w:rPr>
            <w:rFonts w:ascii="Times New Roman" w:hAnsi="Times New Roman" w:cs="Times New Roman"/>
          </w:rPr>
          <w:t xml:space="preserve">terneto </w:t>
        </w:r>
      </w:ins>
      <w:ins w:author="Jolanta Šinkūnienė" w:date="2026-03-25T13:08:00Z" w:id="258">
        <w:r w:rsidR="008A0F6C">
          <w:rPr>
            <w:rFonts w:ascii="Times New Roman" w:hAnsi="Times New Roman" w:cs="Times New Roman"/>
          </w:rPr>
          <w:t>ištekli</w:t>
        </w:r>
      </w:ins>
      <w:ins w:author="Jolanta Šinkūnienė" w:date="2026-03-25T13:09:00Z" w:id="259">
        <w:r w:rsidR="008A0F6C">
          <w:rPr>
            <w:rFonts w:ascii="Times New Roman" w:hAnsi="Times New Roman" w:cs="Times New Roman"/>
          </w:rPr>
          <w:t>aus adresą</w:t>
        </w:r>
      </w:ins>
      <w:r w:rsidRPr="2E260C7A">
        <w:rPr>
          <w:rFonts w:ascii="Times New Roman" w:hAnsi="Times New Roman" w:cs="Times New Roman"/>
        </w:rPr>
        <w:t xml:space="preserve"> </w:t>
      </w:r>
      <w:r w:rsidRPr="2E260C7A" w:rsidR="06A52EFE">
        <w:rPr>
          <w:rFonts w:ascii="Times New Roman" w:hAnsi="Times New Roman" w:cs="Times New Roman"/>
        </w:rPr>
        <w:t xml:space="preserve">(angl. </w:t>
      </w:r>
      <w:r w:rsidRPr="2E260C7A" w:rsidR="06A52EFE">
        <w:rPr>
          <w:rFonts w:ascii="Times New Roman" w:hAnsi="Times New Roman" w:cs="Times New Roman"/>
          <w:i/>
          <w:iCs/>
        </w:rPr>
        <w:t>Uniform Resource Locator</w:t>
      </w:r>
      <w:r w:rsidRPr="2E260C7A" w:rsidR="06A52EFE">
        <w:rPr>
          <w:rFonts w:ascii="Times New Roman" w:hAnsi="Times New Roman" w:cs="Times New Roman"/>
        </w:rPr>
        <w:t xml:space="preserve">) (toliau – URL) </w:t>
      </w:r>
      <w:r w:rsidRPr="2E260C7A">
        <w:rPr>
          <w:rFonts w:ascii="Times New Roman" w:hAnsi="Times New Roman" w:cs="Times New Roman"/>
        </w:rPr>
        <w:t xml:space="preserve">nuorodas su protokolu, pakeistu visur į “https:” ir pašalinus galinį pasvirą brūkšnį, FAIRSharing kolekcijoje randamos 9, or Re3Data – tik 2 duomenų bazės; naudojant </w:t>
      </w:r>
      <w:commentRangeStart w:id="260"/>
      <w:commentRangeStart w:id="261"/>
      <w:commentRangeStart w:id="262"/>
      <w:r w:rsidRPr="2E260C7A">
        <w:rPr>
          <w:rFonts w:ascii="Times New Roman" w:hAnsi="Times New Roman" w:cs="Times New Roman"/>
          <w:highlight w:val="green"/>
        </w:rPr>
        <w:t>D</w:t>
      </w:r>
      <w:commentRangeEnd w:id="260"/>
      <w:r w:rsidRPr="2E260C7A">
        <w:rPr>
          <w:rStyle w:val="Komentaronuoroda"/>
          <w:rFonts w:ascii="Times New Roman" w:hAnsi="Times New Roman" w:cs="Times New Roman"/>
          <w:sz w:val="24"/>
          <w:szCs w:val="24"/>
          <w:highlight w:val="green"/>
        </w:rPr>
        <w:commentReference w:id="260"/>
      </w:r>
      <w:commentRangeEnd w:id="261"/>
      <w:r>
        <w:rPr>
          <w:rStyle w:val="CommentReference"/>
        </w:rPr>
        <w:commentReference w:id="261"/>
      </w:r>
      <w:commentRangeEnd w:id="262"/>
      <w:r>
        <w:rPr>
          <w:rStyle w:val="CommentReference"/>
        </w:rPr>
        <w:commentReference w:id="262"/>
      </w:r>
      <w:r w:rsidRPr="2E260C7A">
        <w:rPr>
          <w:rFonts w:ascii="Times New Roman" w:hAnsi="Times New Roman" w:cs="Times New Roman"/>
          <w:highlight w:val="green"/>
        </w:rPr>
        <w:t>B</w:t>
      </w:r>
      <w:r w:rsidRPr="2E260C7A">
        <w:rPr>
          <w:rFonts w:ascii="Times New Roman" w:hAnsi="Times New Roman" w:cs="Times New Roman"/>
        </w:rPr>
        <w:t xml:space="preserve"> pavadinimus randamas dar mažesnis šių bendrų DB poaibis. Tenka daryti </w:t>
      </w:r>
      <w:r w:rsidRPr="2E260C7A">
        <w:rPr>
          <w:rFonts w:ascii="Times New Roman" w:hAnsi="Times New Roman" w:cs="Times New Roman"/>
        </w:rPr>
        <w:t xml:space="preserve">išvadą, kad dauguma autorių arba publikuoja savo DB aprašymus NAR, arba aprašo jas duomenų saugyklų kataloguose, bet retai daro ir viena, ir kita, o DB pavadinimai skirtingose DB gali skirtis. </w:t>
      </w:r>
    </w:p>
    <w:p w:rsidRPr="000A052C" w:rsidR="009B36F8" w:rsidP="6F3D20FB" w:rsidRDefault="3600FB99" w14:paraId="4003B8B6" w14:textId="724CECCC">
      <w:pPr>
        <w:ind w:firstLine="567"/>
        <w:rPr>
          <w:rFonts w:ascii="Times New Roman" w:hAnsi="Times New Roman" w:cs="Times New Roman"/>
          <w:highlight w:val="yellow"/>
        </w:rPr>
      </w:pPr>
      <w:r w:rsidRPr="2E260C7A">
        <w:rPr>
          <w:rFonts w:ascii="Times New Roman" w:hAnsi="Times New Roman" w:cs="Times New Roman"/>
        </w:rPr>
        <w:t>Kiti žurnalai, tokie kaip „Briefings in Bioinformatics“, „BioData Mining“, „Biodiversity Informatics“ ar MDPI žurnalai, publikuoja straipsnius apie duomenų bazes sporadiškai, ir dėl to į analizę įtraukti nebuvo.</w:t>
      </w:r>
    </w:p>
    <w:p w:rsidRPr="00BB081A" w:rsidR="002A7C50" w:rsidP="6F3D20FB" w:rsidRDefault="002A7C50" w14:paraId="059A7B57" w14:textId="77777777">
      <w:pPr>
        <w:rPr>
          <w:rFonts w:ascii="Times New Roman" w:hAnsi="Times New Roman" w:cs="Times New Roman"/>
        </w:rPr>
      </w:pPr>
    </w:p>
    <w:p w:rsidRPr="000A052C" w:rsidR="009B36F8" w:rsidP="6F3D20FB" w:rsidRDefault="3600FB99" w14:paraId="69D1F09C" w14:textId="77777777">
      <w:pPr>
        <w:rPr>
          <w:rFonts w:ascii="Times New Roman" w:hAnsi="Times New Roman" w:cs="Times New Roman"/>
          <w:b/>
          <w:bCs/>
        </w:rPr>
      </w:pPr>
      <w:r w:rsidRPr="2E260C7A">
        <w:rPr>
          <w:rFonts w:ascii="Times New Roman" w:hAnsi="Times New Roman" w:cs="Times New Roman"/>
          <w:b/>
          <w:bCs/>
        </w:rPr>
        <w:t>Vakarų universitetų ir koledžų rekomendacijos</w:t>
      </w:r>
    </w:p>
    <w:p w:rsidRPr="00BB081A" w:rsidR="009B36F8" w:rsidP="6F3D20FB" w:rsidRDefault="3600FB99" w14:paraId="3608905A" w14:textId="4ACDBA61">
      <w:pPr>
        <w:ind w:firstLine="567"/>
        <w:rPr>
          <w:rFonts w:ascii="Times New Roman" w:hAnsi="Times New Roman" w:cs="Times New Roman"/>
        </w:rPr>
      </w:pPr>
      <w:r w:rsidRPr="2E260C7A">
        <w:rPr>
          <w:rFonts w:ascii="Times New Roman" w:hAnsi="Times New Roman" w:cs="Times New Roman"/>
        </w:rPr>
        <w:t>Kaip ir leidyklos, žymios vakarų mokymo įstaigos taip pat rekomenduoja duomenų saugyklas savo darbuotojams ir studentams – tiek esamų duomenų paieškai mokslui ir mokymui, tiek naujų, sugeneruotų tose institucijose duomenims saugoti. Didžiausias saugyklų sąrašas (220 nuorodų) buvo surastas Simmons University resursų Wiki puslapyje (</w:t>
      </w:r>
      <w:r w:rsidRPr="2E260C7A">
        <w:rPr>
          <w:rFonts w:ascii="Times New Roman" w:hAnsi="Times New Roman" w:eastAsia="Times New Roman" w:cs="Times New Roman"/>
        </w:rPr>
        <w:t>Simmons University, 2020</w:t>
      </w:r>
      <w:r w:rsidRPr="2E260C7A">
        <w:rPr>
          <w:rFonts w:ascii="Times New Roman" w:hAnsi="Times New Roman" w:cs="Times New Roman"/>
        </w:rPr>
        <w:t>). Kiti universitetai ir koledžai turi pastebimai mažiau rekomenduojamų duomenų bazių (iki 20), ir dalis jų cituoja Simmons universiteto sąrašą. Tad šis sąrašas buvo pa</w:t>
      </w:r>
      <w:r w:rsidRPr="2E260C7A" w:rsidR="36CD98C3">
        <w:rPr>
          <w:rFonts w:ascii="Times New Roman" w:hAnsi="Times New Roman" w:cs="Times New Roman"/>
        </w:rPr>
        <w:t>sirinktas</w:t>
      </w:r>
      <w:r w:rsidRPr="2E260C7A">
        <w:rPr>
          <w:rFonts w:ascii="Times New Roman" w:hAnsi="Times New Roman" w:cs="Times New Roman"/>
        </w:rPr>
        <w:t xml:space="preserve"> kaip tipinis universitetų rekomendacijų šaltinis.</w:t>
      </w:r>
    </w:p>
    <w:p w:rsidRPr="00BB081A" w:rsidR="002A7C50" w:rsidP="6F3D20FB" w:rsidRDefault="002A7C50" w14:paraId="7ABCD3E3" w14:textId="77777777">
      <w:pPr>
        <w:rPr>
          <w:rFonts w:ascii="Times New Roman" w:hAnsi="Times New Roman" w:cs="Times New Roman"/>
        </w:rPr>
      </w:pPr>
    </w:p>
    <w:p w:rsidRPr="000A052C" w:rsidR="009B36F8" w:rsidP="6F3D20FB" w:rsidRDefault="3600FB99" w14:paraId="019693F5" w14:textId="77777777">
      <w:pPr>
        <w:rPr>
          <w:rFonts w:ascii="Times New Roman" w:hAnsi="Times New Roman" w:cs="Times New Roman"/>
          <w:b/>
          <w:bCs/>
        </w:rPr>
      </w:pPr>
      <w:r w:rsidRPr="2E260C7A">
        <w:rPr>
          <w:rFonts w:ascii="Times New Roman" w:hAnsi="Times New Roman" w:cs="Times New Roman"/>
          <w:b/>
          <w:bCs/>
        </w:rPr>
        <w:t>Duomenų rinkinių katalogai</w:t>
      </w:r>
    </w:p>
    <w:p w:rsidRPr="00955FC3" w:rsidR="000A052C" w:rsidP="000A052C" w:rsidRDefault="009B36F8" w14:paraId="02259B71" w14:textId="77777777">
      <w:pPr>
        <w:ind w:firstLine="567"/>
        <w:rPr>
          <w:rFonts w:ascii="Times New Roman" w:hAnsi="Times New Roman" w:eastAsia="Times New Roman" w:cs="Times New Roman"/>
        </w:rPr>
      </w:pPr>
      <w:r w:rsidRPr="2E260C7A">
        <w:rPr>
          <w:rFonts w:ascii="Times New Roman" w:hAnsi="Times New Roman" w:cs="Times New Roman"/>
        </w:rPr>
        <w:t>Be duomenų saugyklų katalogų, egzistuoja ir publikacijų, duomenų rinkinių bei kitų skaitmeninių artefaktų katalogai. Didžiausi ir žinomiausi iš jų yra šiuo metu DataCite (</w:t>
      </w:r>
      <w:r w:rsidRPr="2E260C7A">
        <w:rPr>
          <w:rFonts w:ascii="Times New Roman" w:hAnsi="Times New Roman" w:eastAsia="Times New Roman" w:cs="Times New Roman"/>
        </w:rPr>
        <w:t xml:space="preserve">Neumann &amp; Brase, 2014) bei CrossRef (Lammey, 2019). Nors DataCite prasidėjo kaip pelno nesiekianti organizacija, siekianti pagerinti duomenų citavimą ir priskirti stabilius identifikatorius duomenų rinkiniams, o CrossRef – kaip infrastruktūra publikacijų metaduomenims registruoti, šiuo metu abi organizacijos registruoja DOI identifikatorius ir pateikia metaduomenų katalogus, naudodamos savo užregistruotus DOI identifikatorius. Tiek DataCite, tiek CrossRef savo duomenis pateikia naudodamos </w:t>
      </w:r>
      <w:r w:rsidRPr="2E260C7A">
        <w:rPr>
          <w:rFonts w:ascii="Times New Roman" w:hAnsi="Times New Roman" w:eastAsia="Times New Roman" w:cs="Times New Roman"/>
          <w:highlight w:val="green"/>
        </w:rPr>
        <w:t>API (Application Program Interface, taikomosios programos sąsaja)</w:t>
      </w:r>
      <w:r w:rsidRPr="2E260C7A">
        <w:rPr>
          <w:rFonts w:ascii="Times New Roman" w:hAnsi="Times New Roman" w:eastAsia="Times New Roman" w:cs="Times New Roman"/>
        </w:rPr>
        <w:t xml:space="preserve">, </w:t>
      </w:r>
      <w:r w:rsidRPr="2E260C7A" w:rsidR="007B7931">
        <w:rPr>
          <w:rFonts w:ascii="Times New Roman" w:hAnsi="Times New Roman" w:eastAsia="Times New Roman" w:cs="Times New Roman"/>
        </w:rPr>
        <w:t>o tai</w:t>
      </w:r>
      <w:r w:rsidRPr="2E260C7A">
        <w:rPr>
          <w:rFonts w:ascii="Times New Roman" w:hAnsi="Times New Roman" w:eastAsia="Times New Roman" w:cs="Times New Roman"/>
        </w:rPr>
        <w:t xml:space="preserve"> leidžia automatiškai parsisiųsti palygint</w:t>
      </w:r>
      <w:r w:rsidRPr="2E260C7A" w:rsidR="007B7931">
        <w:rPr>
          <w:rFonts w:ascii="Times New Roman" w:hAnsi="Times New Roman" w:eastAsia="Times New Roman" w:cs="Times New Roman"/>
        </w:rPr>
        <w:t>i</w:t>
      </w:r>
      <w:r w:rsidRPr="2E260C7A">
        <w:rPr>
          <w:rFonts w:ascii="Times New Roman" w:hAnsi="Times New Roman" w:eastAsia="Times New Roman" w:cs="Times New Roman"/>
        </w:rPr>
        <w:t xml:space="preserve"> didelius norimų duomenų kiekius mašina skaitomame pavidale ir juos analizuoti įvairiais pjūviais.</w:t>
      </w:r>
    </w:p>
    <w:p w:rsidRPr="00955FC3" w:rsidR="000A052C" w:rsidP="000A052C" w:rsidRDefault="009B36F8" w14:paraId="5BE6012B" w14:textId="04640544">
      <w:pPr>
        <w:ind w:firstLine="567"/>
        <w:rPr>
          <w:rFonts w:ascii="Times New Roman" w:hAnsi="Times New Roman" w:eastAsia="Times New Roman" w:cs="Times New Roman"/>
        </w:rPr>
      </w:pPr>
      <w:r w:rsidRPr="2E260C7A">
        <w:rPr>
          <w:rFonts w:ascii="Times New Roman" w:hAnsi="Times New Roman" w:eastAsia="Times New Roman" w:cs="Times New Roman"/>
        </w:rPr>
        <w:t>Naudojant šiuos įrankius, iš DataCite buvo parsisiųsti</w:t>
      </w:r>
      <w:r w:rsidRPr="2E260C7A" w:rsidR="007B7931">
        <w:rPr>
          <w:rFonts w:ascii="Times New Roman" w:hAnsi="Times New Roman" w:eastAsia="Times New Roman" w:cs="Times New Roman"/>
        </w:rPr>
        <w:t xml:space="preserve"> </w:t>
      </w:r>
      <w:r w:rsidRPr="2E260C7A">
        <w:rPr>
          <w:rFonts w:ascii="Times New Roman" w:hAnsi="Times New Roman" w:eastAsia="Times New Roman" w:cs="Times New Roman"/>
        </w:rPr>
        <w:t>2024 ir 2025 metais užregistruoti DOI įrašai, priskirti atskiriems skaitmeniniams objektams (straipsniams, duomenų rinkiniams ir kt., viso 27 skirtingi tipai). Iš viso DataCite minėtais metais buvo surasta virš 26 mln. įrašų, tarp jų virš 11 duomenų rinkinių įrašų (</w:t>
      </w:r>
      <w:r w:rsidRPr="2E260C7A" w:rsidR="00EA043A">
        <w:rPr>
          <w:rFonts w:ascii="Times New Roman" w:hAnsi="Times New Roman" w:eastAsia="Times New Roman" w:cs="Times New Roman"/>
        </w:rPr>
        <w:t>galimybė parsisiųsti</w:t>
      </w:r>
      <w:r w:rsidRPr="2E260C7A">
        <w:rPr>
          <w:rFonts w:ascii="Times New Roman" w:hAnsi="Times New Roman" w:eastAsia="Times New Roman" w:cs="Times New Roman"/>
        </w:rPr>
        <w:t xml:space="preserve"> pradėta 2026-02-13, baigta 2026-02-16). Daugeliui įrašų yra pateikti išsamūs metaduomenys, tarp kurių yra autorių afiliacijos, kurios leidžia įvertinti Lietuvoje sugeneruotų duomenų rinkinių kiekį. Į šiuos duomenis nebuvo įtraukti Japonijos “National Institute for Fusion Science”, per minėtą laiką užregistruoti dar apie 20 mln. labai specifinio tipo duomenų rinkinių, kuriuose autoriai iš Lietuvos neminimi.</w:t>
      </w:r>
    </w:p>
    <w:p w:rsidR="009B36F8" w:rsidP="000A052C" w:rsidRDefault="009B36F8" w14:paraId="6E67DB30" w14:textId="750BAC83">
      <w:pPr>
        <w:ind w:firstLine="567"/>
        <w:rPr>
          <w:rFonts w:ascii="Times New Roman" w:hAnsi="Times New Roman" w:eastAsia="Times New Roman" w:cs="Times New Roman"/>
        </w:rPr>
      </w:pPr>
      <w:r w:rsidRPr="2E260C7A">
        <w:rPr>
          <w:rFonts w:ascii="Times New Roman" w:hAnsi="Times New Roman" w:eastAsia="Times New Roman" w:cs="Times New Roman"/>
        </w:rPr>
        <w:t xml:space="preserve">Naudojant CrossRef API (Crossref, 2026) buvo surasta papildomai 3 mln. duomenų rinkinių. DataCite ir Crossref identifikatorių rinkiniai </w:t>
      </w:r>
      <w:r w:rsidRPr="2E260C7A" w:rsidR="007B7931">
        <w:rPr>
          <w:rFonts w:ascii="Times New Roman" w:hAnsi="Times New Roman" w:eastAsia="Times New Roman" w:cs="Times New Roman"/>
        </w:rPr>
        <w:t>beveik</w:t>
      </w:r>
      <w:r w:rsidRPr="2E260C7A">
        <w:rPr>
          <w:rFonts w:ascii="Times New Roman" w:hAnsi="Times New Roman" w:eastAsia="Times New Roman" w:cs="Times New Roman"/>
        </w:rPr>
        <w:t xml:space="preserve"> nepersidengia, bendri yra tik 1875 DOI identifikatoriai su prefiksu 10.4211, priklausantys Hidrologijos universitetų konsorciumui (</w:t>
      </w:r>
      <w:r w:rsidRPr="2E260C7A" w:rsidR="007B7931">
        <w:rPr>
          <w:rFonts w:ascii="Times New Roman" w:hAnsi="Times New Roman" w:eastAsia="Times New Roman" w:cs="Times New Roman"/>
        </w:rPr>
        <w:t xml:space="preserve">angl. </w:t>
      </w:r>
      <w:r w:rsidRPr="2E260C7A">
        <w:rPr>
          <w:rFonts w:ascii="Times New Roman" w:hAnsi="Times New Roman" w:eastAsia="Times New Roman" w:cs="Times New Roman"/>
          <w:i/>
          <w:iCs/>
        </w:rPr>
        <w:t>Consortium of Universities for the Advancement of Hydrologic Science, Inc</w:t>
      </w:r>
      <w:r w:rsidRPr="2E260C7A">
        <w:rPr>
          <w:rFonts w:ascii="Times New Roman" w:hAnsi="Times New Roman" w:eastAsia="Times New Roman" w:cs="Times New Roman"/>
        </w:rPr>
        <w:t>.). Taigi</w:t>
      </w:r>
      <w:r w:rsidRPr="2E260C7A" w:rsidR="007B7931">
        <w:rPr>
          <w:rFonts w:ascii="Times New Roman" w:hAnsi="Times New Roman" w:eastAsia="Times New Roman" w:cs="Times New Roman"/>
        </w:rPr>
        <w:t>,</w:t>
      </w:r>
      <w:r w:rsidRPr="2E260C7A">
        <w:rPr>
          <w:rFonts w:ascii="Times New Roman" w:hAnsi="Times New Roman" w:eastAsia="Times New Roman" w:cs="Times New Roman"/>
        </w:rPr>
        <w:t xml:space="preserve"> Lietuvoje sukurti duomenų rinkiniai turėjo būti ieškomi Crossref duomenyse nepriklausomai. Deja, Crossref atsakymuose nebuvo nei vienos autoriaus afiliacijos, o institucijos buvo nurodytos dažniausiai tos, kurios kaupia duomenis, o ne tos, kurios duomenis generuoja. Todėl Lietuvoje sukurtų duomenų Crossref lentelėse teko ieškoti netiesioginiais būdais (žr. žemiau).</w:t>
      </w:r>
    </w:p>
    <w:p w:rsidRPr="00955FC3" w:rsidR="000A052C" w:rsidP="000A052C" w:rsidRDefault="000A052C" w14:paraId="05E6ADE7" w14:textId="77777777">
      <w:pPr>
        <w:ind w:firstLine="567"/>
        <w:rPr>
          <w:rFonts w:ascii="Times New Roman" w:hAnsi="Times New Roman" w:eastAsia="Times New Roman" w:cs="Times New Roman"/>
        </w:rPr>
      </w:pPr>
    </w:p>
    <w:p w:rsidRPr="000A052C" w:rsidR="009B36F8" w:rsidP="6F3D20FB" w:rsidRDefault="3600FB99" w14:paraId="2150C164" w14:textId="77777777">
      <w:pPr>
        <w:rPr>
          <w:rFonts w:ascii="Times New Roman" w:hAnsi="Times New Roman" w:cs="Times New Roman"/>
          <w:b/>
          <w:bCs/>
        </w:rPr>
      </w:pPr>
      <w:r w:rsidRPr="2E260C7A">
        <w:rPr>
          <w:rFonts w:ascii="Times New Roman" w:hAnsi="Times New Roman" w:cs="Times New Roman"/>
          <w:b/>
          <w:bCs/>
        </w:rPr>
        <w:t>Duomenų citavimo korpusas</w:t>
      </w:r>
    </w:p>
    <w:p w:rsidRPr="00BB081A" w:rsidR="009B36F8" w:rsidP="6F3D20FB" w:rsidRDefault="647CAFC2" w14:paraId="3217E408" w14:textId="01966453">
      <w:pPr>
        <w:ind w:firstLine="567"/>
        <w:rPr>
          <w:rFonts w:ascii="Times New Roman" w:hAnsi="Times New Roman" w:cs="Times New Roman"/>
        </w:rPr>
      </w:pPr>
      <w:r w:rsidRPr="2E260C7A">
        <w:rPr>
          <w:rFonts w:ascii="Times New Roman" w:hAnsi="Times New Roman" w:cs="Times New Roman"/>
        </w:rPr>
        <w:t xml:space="preserve">DataCite, bendradarbiaudama su </w:t>
      </w:r>
      <w:commentRangeStart w:id="263"/>
      <w:commentRangeStart w:id="264"/>
      <w:commentRangeStart w:id="265"/>
      <w:r w:rsidRPr="2E260C7A">
        <w:rPr>
          <w:rFonts w:ascii="Times New Roman" w:hAnsi="Times New Roman" w:cs="Times New Roman"/>
        </w:rPr>
        <w:t xml:space="preserve">“Make Data Count” </w:t>
      </w:r>
      <w:commentRangeEnd w:id="263"/>
      <w:r w:rsidRPr="2E260C7A">
        <w:rPr>
          <w:rStyle w:val="Komentaronuoroda"/>
          <w:rFonts w:ascii="Times New Roman" w:hAnsi="Times New Roman" w:cs="Times New Roman"/>
          <w:sz w:val="24"/>
          <w:szCs w:val="24"/>
        </w:rPr>
        <w:commentReference w:id="263"/>
      </w:r>
      <w:commentRangeEnd w:id="264"/>
      <w:r>
        <w:rPr>
          <w:rStyle w:val="CommentReference"/>
        </w:rPr>
        <w:commentReference w:id="264"/>
      </w:r>
      <w:commentRangeEnd w:id="265"/>
      <w:r>
        <w:rPr>
          <w:rStyle w:val="CommentReference"/>
        </w:rPr>
        <w:commentReference w:id="265"/>
      </w:r>
      <w:r w:rsidRPr="2E260C7A">
        <w:rPr>
          <w:rFonts w:ascii="Times New Roman" w:hAnsi="Times New Roman" w:cs="Times New Roman"/>
        </w:rPr>
        <w:t>iniciatyva, rengia taip pat ir duomenų citavimo lenteles</w:t>
      </w:r>
      <w:ins w:author="Jolanta Šinkūnienė" w:date="2026-03-25T13:21:00Z" w:id="266">
        <w:r w:rsidR="00D45904">
          <w:rPr>
            <w:rFonts w:ascii="Times New Roman" w:hAnsi="Times New Roman" w:cs="Times New Roman"/>
          </w:rPr>
          <w:t xml:space="preserve">, vadinamąjį duomenų citavimo korpusą </w:t>
        </w:r>
      </w:ins>
      <w:r w:rsidR="00D45904">
        <w:rPr>
          <w:rFonts w:ascii="Times New Roman" w:hAnsi="Times New Roman" w:cs="Times New Roman"/>
        </w:rPr>
        <w:t xml:space="preserve">(angl. </w:t>
      </w:r>
      <w:r w:rsidRPr="00D45904" w:rsidR="00D45904">
        <w:rPr>
          <w:rFonts w:ascii="Times New Roman" w:hAnsi="Times New Roman" w:cs="Times New Roman"/>
          <w:i/>
          <w:iCs/>
        </w:rPr>
        <w:t xml:space="preserve">Data Citation </w:t>
      </w:r>
      <w:r w:rsidRPr="00D45904" w:rsidR="00D45904">
        <w:rPr>
          <w:rFonts w:ascii="Times New Roman" w:hAnsi="Times New Roman" w:cs="Times New Roman"/>
          <w:i/>
          <w:iCs/>
        </w:rPr>
        <w:t>Corpus)</w:t>
      </w:r>
      <w:r w:rsidRPr="2E260C7A">
        <w:rPr>
          <w:rFonts w:ascii="Times New Roman" w:hAnsi="Times New Roman" w:cs="Times New Roman"/>
        </w:rPr>
        <w:t xml:space="preserve"> </w:t>
      </w:r>
      <w:commentRangeStart w:id="267"/>
      <w:r w:rsidRPr="00D45904">
        <w:rPr>
          <w:rFonts w:ascii="Times New Roman" w:hAnsi="Times New Roman" w:cs="Times New Roman"/>
          <w:strike/>
        </w:rPr>
        <w:t>Data Citation Corpus</w:t>
      </w:r>
      <w:commentRangeEnd w:id="267"/>
      <w:r w:rsidRPr="2E260C7A">
        <w:rPr>
          <w:rStyle w:val="Komentaronuoroda"/>
          <w:rFonts w:ascii="Times New Roman" w:hAnsi="Times New Roman" w:cs="Times New Roman"/>
          <w:sz w:val="24"/>
          <w:szCs w:val="24"/>
        </w:rPr>
        <w:commentReference w:id="267"/>
      </w:r>
      <w:r w:rsidRPr="2E260C7A" w:rsidR="2D8C93B7">
        <w:rPr>
          <w:rFonts w:ascii="Times New Roman" w:hAnsi="Times New Roman" w:cs="Times New Roman"/>
        </w:rPr>
        <w:t xml:space="preserve"> (toliau – DCC)</w:t>
      </w:r>
      <w:r w:rsidRPr="2E260C7A">
        <w:rPr>
          <w:rFonts w:ascii="Times New Roman" w:hAnsi="Times New Roman" w:cs="Times New Roman"/>
        </w:rPr>
        <w:t xml:space="preserve"> (Datacite, 2025). Jose pateikiami moksliniuose straipsniuose paminėti (pacituoti) duomenų rinkiniai; šiuo metu turima v4.1 šių lentelių versija. Mūsų tikslams buvo naudinga patikrinti, kiek persidengia DataCite ir Crossref kataloguose minimi duomenų rinkiniai su cituojamais straipsniuose.</w:t>
      </w:r>
    </w:p>
    <w:p w:rsidRPr="00955FC3" w:rsidR="009B36F8" w:rsidP="6F3D20FB" w:rsidRDefault="647CAFC2" w14:paraId="19AEAAB9" w14:textId="7DAA24FF">
      <w:pPr>
        <w:ind w:firstLine="567"/>
        <w:rPr>
          <w:rFonts w:ascii="Times New Roman" w:hAnsi="Times New Roman" w:cs="Times New Roman"/>
        </w:rPr>
      </w:pPr>
      <w:r w:rsidRPr="2E260C7A">
        <w:rPr>
          <w:rFonts w:ascii="Times New Roman" w:hAnsi="Times New Roman" w:cs="Times New Roman"/>
        </w:rPr>
        <w:t xml:space="preserve">DCC nukeltame archyve (2025-08-15 laida) pateikiamos apie 10 mln. citavimo eilučių. Tačiau iš visų stulpelyje “dataset” paminėtų identifikatorių toli gražu ne visi rodo į duomenų rinkinius; pvz. dažniausiai pasitaikantis identifikatorius, “LY294002”, panašu, identifikuoja dažnai eksperimentuose naudojamą cheminį junginį, bet ne duomenų rinkinį. Patikimai identifikuoti kaip duomenų rinkinių identifikatorius DCC galima tik DOI pavidalo eilutes (atitinkančios Perl suderinamą reguliarią išraišką “10\.[0-9]+/[^\s]+)”); tokius identifikatorius turi kiek daugiau negi 1,8 mln. citatų, kuriose yra 1,6 mln. unikalių identifikatorių (vidutinis cituojamumas apie 1,1 karto, daugiausiai cituojamas duomenų rinkinys </w:t>
      </w:r>
      <w:r w:rsidRPr="2E260C7A">
        <w:rPr>
          <w:rFonts w:ascii="Times New Roman" w:hAnsi="Times New Roman" w:eastAsia="Liberation Serif" w:cs="Times New Roman"/>
        </w:rPr>
        <w:t>10.17882/42182 su pasaulinio vandenyno temperatūros ir druskingumo duomenimis pacituotas virš 6000 kartų, antras pagal cituojamumą, 10.7937/K9/TCIA.2017.KLXWJJ1Q, pacituotas</w:t>
      </w:r>
      <w:commentRangeStart w:id="268"/>
      <w:r w:rsidRPr="2E260C7A">
        <w:rPr>
          <w:rFonts w:ascii="Times New Roman" w:hAnsi="Times New Roman" w:eastAsia="Liberation Serif" w:cs="Times New Roman"/>
        </w:rPr>
        <w:t xml:space="preserve"> 505 kartus</w:t>
      </w:r>
      <w:r w:rsidRPr="2E260C7A">
        <w:rPr>
          <w:rFonts w:ascii="Times New Roman" w:hAnsi="Times New Roman" w:cs="Times New Roman"/>
        </w:rPr>
        <w:t>).</w:t>
      </w:r>
      <w:commentRangeEnd w:id="268"/>
      <w:r w:rsidRPr="00955FC3">
        <w:rPr>
          <w:rStyle w:val="Komentaronuoroda"/>
          <w:rFonts w:ascii="Times New Roman" w:hAnsi="Times New Roman" w:cs="Times New Roman"/>
          <w:sz w:val="24"/>
          <w:szCs w:val="24"/>
        </w:rPr>
        <w:commentReference w:id="268"/>
      </w:r>
    </w:p>
    <w:p w:rsidRPr="00955FC3" w:rsidR="009B36F8" w:rsidP="6F3D20FB" w:rsidRDefault="3600FB99" w14:paraId="5CD84A7B" w14:textId="40A07877">
      <w:pPr>
        <w:rPr>
          <w:rFonts w:ascii="Times New Roman" w:hAnsi="Times New Roman" w:cs="Times New Roman"/>
        </w:rPr>
      </w:pPr>
      <w:r w:rsidRPr="2E260C7A">
        <w:rPr>
          <w:rFonts w:ascii="Times New Roman" w:hAnsi="Times New Roman" w:cs="Times New Roman"/>
        </w:rPr>
        <w:t xml:space="preserve">Persidengimas tarp DCC minimų cituojamų duomenų rinkinių ir DataCite bei Crossref kolekcijų nėra didelis: bendri tarp sujungtų DataCite ir Crossref DOI sąrašų ir cituojamų DCC yra tik kiek daugiau negu 100 tūkst. identifikatorių; likę 1,5 mln. nei DataCite, nei CrossRef nesutinkami. Kai kurie identifikatoriai neaptinkami dėl žinomų priežasčių; pvz., prefiksas </w:t>
      </w:r>
      <w:r w:rsidRPr="2E260C7A">
        <w:rPr>
          <w:rFonts w:ascii="Times New Roman" w:hAnsi="Times New Roman" w:eastAsia="Liberation Serif" w:cs="Times New Roman"/>
        </w:rPr>
        <w:t xml:space="preserve">10.5517, priklausantis CCDC organizacijai, nėra registruotas nei </w:t>
      </w:r>
      <w:r w:rsidRPr="2E260C7A">
        <w:rPr>
          <w:rFonts w:ascii="Times New Roman" w:hAnsi="Times New Roman" w:cs="Times New Roman"/>
        </w:rPr>
        <w:t>DataCite, nei Crossref dėl uždaros CCDC duomenų bazių politikos. Matome, kad reikalingi visi trys sąrašai (DataCite, Crossref ir DCC), norint apžvelgti kuo didesnę duomenų rinkinių imtį.</w:t>
      </w:r>
    </w:p>
    <w:p w:rsidRPr="00955FC3" w:rsidR="000A052C" w:rsidP="6F3D20FB" w:rsidRDefault="000A052C" w14:paraId="188910DD" w14:textId="77777777">
      <w:pPr>
        <w:rPr>
          <w:rFonts w:ascii="Times New Roman" w:hAnsi="Times New Roman" w:cs="Times New Roman"/>
        </w:rPr>
      </w:pPr>
    </w:p>
    <w:p w:rsidRPr="00955FC3" w:rsidR="009B36F8" w:rsidP="6F3D20FB" w:rsidRDefault="3600FB99" w14:paraId="70AE3143" w14:textId="43EA8F52">
      <w:pPr>
        <w:rPr>
          <w:rFonts w:ascii="Times New Roman" w:hAnsi="Times New Roman" w:cs="Times New Roman"/>
          <w:b/>
          <w:bCs/>
        </w:rPr>
      </w:pPr>
      <w:r w:rsidRPr="2E260C7A">
        <w:rPr>
          <w:rFonts w:ascii="Times New Roman" w:hAnsi="Times New Roman" w:cs="Times New Roman"/>
          <w:b/>
          <w:bCs/>
        </w:rPr>
        <w:t>Duomenų saugyklų sąrašas ir jo išsamumo liudijimas</w:t>
      </w:r>
    </w:p>
    <w:p w:rsidRPr="00955FC3" w:rsidR="000A052C" w:rsidP="4D65AB0A" w:rsidRDefault="647CAFC2" w14:paraId="1F475522" w14:textId="77777777">
      <w:pPr>
        <w:ind w:firstLine="567"/>
        <w:rPr>
          <w:rFonts w:ascii="Times New Roman" w:hAnsi="Times New Roman" w:cs="Times New Roman"/>
          <w:lang w:val="en-GB"/>
        </w:rPr>
      </w:pPr>
      <w:r w:rsidRPr="2E260C7A">
        <w:rPr>
          <w:rFonts w:ascii="Times New Roman" w:hAnsi="Times New Roman" w:cs="Times New Roman"/>
        </w:rPr>
        <w:t>Saugyklų sąrašo išsamumui patikrinti buvo peržiūrėt</w:t>
      </w:r>
      <w:r w:rsidRPr="2E260C7A" w:rsidR="4495B0FB">
        <w:rPr>
          <w:rFonts w:ascii="Times New Roman" w:hAnsi="Times New Roman" w:cs="Times New Roman"/>
        </w:rPr>
        <w:t>os</w:t>
      </w:r>
      <w:r w:rsidRPr="2E260C7A">
        <w:rPr>
          <w:rFonts w:ascii="Times New Roman" w:hAnsi="Times New Roman" w:cs="Times New Roman"/>
        </w:rPr>
        <w:t xml:space="preserve"> saugyklų aprašymų sutaptys įvairiuose kataloguose. Jei skirtingi, pageidautina nepriklausomi, katalogai minėtų vienas ir tas pačias saugyklas, galėtume teigti, kad jose yra populiariausių tarp mokslininkų saugyklų sąrašas, ir šis sąrašas beveik galutinis, palyginamas su saugyklų sutaptimis. Jei sutapčių būtų nedaug, galėtume konstatuoti, kad skirtinguose kataloguose aprašomos skirtingos saugyklų aibės dalys yra nebaigtos, neišsamios. Todėl galime tikėtis surasti dar nemažai dabartiniuose kataloguose nepaminėtų duomenų bazių ar saugyklų.  Norint gauti maksimaliai išsamų sąrašą, reiktų sujungti skirtingų saugyklų sąrašus.</w:t>
      </w:r>
    </w:p>
    <w:p w:rsidRPr="00955FC3" w:rsidR="000A052C" w:rsidP="6F3D20FB" w:rsidRDefault="3600FB99" w14:paraId="7C004212" w14:textId="736C1D01">
      <w:pPr>
        <w:ind w:firstLine="567"/>
        <w:rPr>
          <w:rFonts w:ascii="Times New Roman" w:hAnsi="Times New Roman" w:cs="Times New Roman"/>
        </w:rPr>
      </w:pPr>
      <w:r w:rsidRPr="2E260C7A">
        <w:rPr>
          <w:rFonts w:ascii="Times New Roman" w:hAnsi="Times New Roman" w:cs="Times New Roman"/>
        </w:rPr>
        <w:t>Palyginti keliuose kataloguose pateikiamus saugyklų sąrašus nėra visiškai pa</w:t>
      </w:r>
      <w:r w:rsidR="00E71313">
        <w:rPr>
          <w:rFonts w:ascii="Times New Roman" w:hAnsi="Times New Roman" w:cs="Times New Roman"/>
        </w:rPr>
        <w:t>p</w:t>
      </w:r>
      <w:r w:rsidRPr="2E260C7A">
        <w:rPr>
          <w:rFonts w:ascii="Times New Roman" w:hAnsi="Times New Roman" w:cs="Times New Roman"/>
        </w:rPr>
        <w:t>rasta – įvairūs šaltiniai tą pačią saugyklą gali pavadinti kiek skirtingai, ir sunku automatiškai nustatyti, kada du aprašymai žymi tą pačią saugyklą, o kada ne. Net ir URL nėra visiškai patikimi, nes tas pats URL gali būti užrašomas skirtingais būdais (pvz., duomenų bazė gali būti pasiekiama skirtingais keliais), URL gali būti pakeisti, laikui bėgant, ir tas pats URL gali būti pateiktas kelioms duomenų bazėms. Patikimiausias būdas būtų sujungti skirtingus saugyklų sąrašus naudojant unikalius stabilius identifikatorius, bet saugykloms, skirtingai negu patiems duomenų rinkiniams ar straipsniams, tokių identifikatorių nėra paplitusių. Patikimiausi, ko gero, yra FAIRSharing ir Re3Data priskiriami identifikatoriai. Procesą palengvina tai, kad abu saugyklų katalogai registruoja vienas kito identifikatorius.</w:t>
      </w:r>
    </w:p>
    <w:p w:rsidR="009B36F8" w:rsidP="6F3D20FB" w:rsidRDefault="3600FB99" w14:paraId="76DB4C23" w14:textId="3C900443">
      <w:pPr>
        <w:ind w:firstLine="567"/>
        <w:rPr>
          <w:rFonts w:ascii="Times New Roman" w:hAnsi="Times New Roman" w:cs="Times New Roman"/>
        </w:rPr>
      </w:pPr>
      <w:r w:rsidRPr="2E260C7A">
        <w:rPr>
          <w:rFonts w:ascii="Times New Roman" w:hAnsi="Times New Roman" w:cs="Times New Roman"/>
        </w:rPr>
        <w:t xml:space="preserve">Naudojant Re3Data ir FAIRsharing sąrašai persidengia: aptinkama 925 Re3Data identifikatoriai, bendri abiem katalogams, ir 763 FAIRSharing identifikatoriai. Procesas nėra vienareikšmiškas, nes Re3Data mini 811 FAIRSharing identifikatorių, bet 48 iš jų pačioje FAIRSharing šiuo metu neberandami. Tenka manyti, kad tai neišvengiami duomenų tvarkymo netobulumai ir pasitenkinti apytikriu saugyklų skaičiumi. Kadangi tiek FAIRSharing, tiek Re3Data minima apie 4000 saugyklų, tai sutaptys sudaro apie 20 %. Tai nėra daug, todėl saugyklų sąrašą reikėtų pildyti; tačiau galima tikėtis, kad svarbiausios Lietuvos </w:t>
      </w:r>
      <w:r w:rsidRPr="2E260C7A" w:rsidR="06A52EFE">
        <w:rPr>
          <w:rFonts w:ascii="Times New Roman" w:hAnsi="Times New Roman" w:cs="Times New Roman"/>
        </w:rPr>
        <w:t>MSI</w:t>
      </w:r>
      <w:r w:rsidRPr="2E260C7A">
        <w:rPr>
          <w:rFonts w:ascii="Times New Roman" w:hAnsi="Times New Roman" w:cs="Times New Roman"/>
        </w:rPr>
        <w:t xml:space="preserve"> naudojamos saugyklos šiame sąraše bus, jei sujungsime visus turimus saugyklų sąrašus.</w:t>
      </w:r>
    </w:p>
    <w:p w:rsidRPr="00BB081A" w:rsidR="000A052C" w:rsidP="6F3D20FB" w:rsidRDefault="000A052C" w14:paraId="1061B953" w14:textId="77777777">
      <w:pPr>
        <w:ind w:firstLine="567"/>
        <w:rPr>
          <w:rFonts w:ascii="Times New Roman" w:hAnsi="Times New Roman" w:cs="Times New Roman"/>
        </w:rPr>
      </w:pPr>
    </w:p>
    <w:p w:rsidRPr="000A052C" w:rsidR="009B36F8" w:rsidP="6F3D20FB" w:rsidRDefault="09ED8C9F" w14:paraId="5604D961" w14:textId="77777777">
      <w:pPr>
        <w:rPr>
          <w:rFonts w:ascii="Times New Roman" w:hAnsi="Times New Roman" w:cs="Times New Roman"/>
          <w:b/>
          <w:bCs/>
        </w:rPr>
      </w:pPr>
      <w:commentRangeStart w:id="269"/>
      <w:r w:rsidRPr="2E260C7A">
        <w:rPr>
          <w:rFonts w:ascii="Times New Roman" w:hAnsi="Times New Roman" w:cs="Times New Roman"/>
          <w:b/>
          <w:bCs/>
        </w:rPr>
        <w:t>Lietuvos situacija</w:t>
      </w:r>
      <w:commentRangeEnd w:id="269"/>
      <w:r w:rsidRPr="000A052C">
        <w:rPr>
          <w:rStyle w:val="Komentaronuoroda"/>
          <w:rFonts w:ascii="Times New Roman" w:hAnsi="Times New Roman" w:cs="Times New Roman"/>
          <w:b/>
          <w:bCs/>
          <w:sz w:val="24"/>
          <w:szCs w:val="24"/>
        </w:rPr>
        <w:commentReference w:id="269"/>
      </w:r>
    </w:p>
    <w:p w:rsidR="000A052C" w:rsidP="6F3D20FB" w:rsidRDefault="3600FB99" w14:paraId="1D289665" w14:textId="5AE1892C">
      <w:pPr>
        <w:ind w:firstLine="567"/>
        <w:rPr>
          <w:rFonts w:ascii="Times New Roman" w:hAnsi="Times New Roman" w:cs="Times New Roman"/>
        </w:rPr>
      </w:pPr>
      <w:r w:rsidRPr="2E260C7A">
        <w:rPr>
          <w:rFonts w:ascii="Times New Roman" w:hAnsi="Times New Roman" w:cs="Times New Roman"/>
        </w:rPr>
        <w:t>Pasiremiant aukščiau pateikta informacija, Lietuvos mokslininkų indėlį į pasaulinę d</w:t>
      </w:r>
      <w:r w:rsidR="00E71313">
        <w:rPr>
          <w:rFonts w:ascii="Times New Roman" w:hAnsi="Times New Roman" w:cs="Times New Roman"/>
        </w:rPr>
        <w:t>u</w:t>
      </w:r>
      <w:r w:rsidRPr="2E260C7A">
        <w:rPr>
          <w:rFonts w:ascii="Times New Roman" w:hAnsi="Times New Roman" w:cs="Times New Roman"/>
        </w:rPr>
        <w:t>omenų erdvę ir Lietuvoje generuojamas duomenų apimtis galima vertinti keliais būdais – pagal Lietuvoje kuriamų ir palaikomų saugyklų skaičių, pagal Lietuvos mokslininkų naudojamas pasaulines saugyklas ir pagal Lietuvos mokslininkų paskelbtų duomenų įrašų skaičių.</w:t>
      </w:r>
    </w:p>
    <w:p w:rsidRPr="00955FC3" w:rsidR="000A052C" w:rsidP="6F3D20FB" w:rsidRDefault="3600FB99" w14:paraId="56AEFB26" w14:textId="77777777">
      <w:pPr>
        <w:ind w:firstLine="567"/>
        <w:rPr>
          <w:rFonts w:ascii="Times New Roman" w:hAnsi="Times New Roman" w:cs="Times New Roman"/>
        </w:rPr>
      </w:pPr>
      <w:r w:rsidRPr="2E260C7A">
        <w:rPr>
          <w:rFonts w:ascii="Times New Roman" w:hAnsi="Times New Roman" w:cs="Times New Roman"/>
        </w:rPr>
        <w:t xml:space="preserve">Remiantis FAIRSharing duomenimis galima matyti, kad iš maždaug 4000 pasaulinių saugyklų yra 70 saugyklų, kuriose minimas Lietuvos indėlis: arba </w:t>
      </w:r>
      <w:commentRangeStart w:id="270"/>
      <w:r w:rsidRPr="2E260C7A">
        <w:rPr>
          <w:rFonts w:ascii="Times New Roman" w:hAnsi="Times New Roman" w:cs="Times New Roman"/>
        </w:rPr>
        <w:t>palaikant DB,</w:t>
      </w:r>
      <w:commentRangeEnd w:id="270"/>
      <w:r w:rsidRPr="2E260C7A">
        <w:rPr>
          <w:rStyle w:val="Komentaronuoroda"/>
          <w:rFonts w:ascii="Times New Roman" w:hAnsi="Times New Roman" w:cs="Times New Roman"/>
          <w:sz w:val="24"/>
          <w:szCs w:val="24"/>
        </w:rPr>
        <w:commentReference w:id="270"/>
      </w:r>
      <w:r w:rsidRPr="2E260C7A">
        <w:rPr>
          <w:rFonts w:ascii="Times New Roman" w:hAnsi="Times New Roman" w:cs="Times New Roman"/>
        </w:rPr>
        <w:t xml:space="preserve"> arba deponuojant joje duomenis. Re3Data nurodo 5 duomenų bazes (COD, LiDA, GEOMIND, CLARIN-LT ir MIDAS), kurios šiuo metu plėtojamos Lietuvoje. Taigi Lietuva gali pasiūlyti pasaulyje žinomas, aukštos kokybės duomenų bazes. FAIRSharing ir Re3Data sąrašai, deja, yra nepilni – j</w:t>
      </w:r>
      <w:r w:rsidRPr="2E260C7A" w:rsidR="6F0F42D4">
        <w:rPr>
          <w:rFonts w:ascii="Times New Roman" w:hAnsi="Times New Roman" w:cs="Times New Roman"/>
        </w:rPr>
        <w:t>uose</w:t>
      </w:r>
      <w:r w:rsidRPr="2E260C7A">
        <w:rPr>
          <w:rFonts w:ascii="Times New Roman" w:hAnsi="Times New Roman" w:cs="Times New Roman"/>
        </w:rPr>
        <w:t xml:space="preserve"> nėra, pavyzdžiui, </w:t>
      </w:r>
      <w:commentRangeStart w:id="271"/>
      <w:commentRangeStart w:id="272"/>
      <w:r w:rsidRPr="2E260C7A">
        <w:rPr>
          <w:rFonts w:ascii="Times New Roman" w:hAnsi="Times New Roman" w:cs="Times New Roman"/>
        </w:rPr>
        <w:t>Lietuvos</w:t>
      </w:r>
      <w:r w:rsidRPr="2E260C7A" w:rsidR="6F0F42D4">
        <w:rPr>
          <w:rFonts w:ascii="Times New Roman" w:hAnsi="Times New Roman" w:cs="Times New Roman"/>
        </w:rPr>
        <w:t xml:space="preserve"> akademinės elektroninės bibliotekos informacinės sistemos (toliau – eLABa)</w:t>
      </w:r>
      <w:r w:rsidRPr="2E260C7A">
        <w:rPr>
          <w:rFonts w:ascii="Times New Roman" w:hAnsi="Times New Roman" w:cs="Times New Roman"/>
        </w:rPr>
        <w:t xml:space="preserve"> bibliografinės duomenų bazės</w:t>
      </w:r>
      <w:commentRangeEnd w:id="272"/>
      <w:r w:rsidRPr="2E260C7A">
        <w:rPr>
          <w:rStyle w:val="Komentaronuoroda"/>
          <w:rFonts w:ascii="Times New Roman" w:hAnsi="Times New Roman" w:cs="Times New Roman"/>
          <w:sz w:val="24"/>
          <w:szCs w:val="24"/>
        </w:rPr>
        <w:commentReference w:id="272"/>
      </w:r>
      <w:r w:rsidRPr="2E260C7A">
        <w:rPr>
          <w:rFonts w:ascii="Times New Roman" w:hAnsi="Times New Roman" w:cs="Times New Roman"/>
        </w:rPr>
        <w:t>;</w:t>
      </w:r>
      <w:commentRangeEnd w:id="271"/>
      <w:r w:rsidRPr="2E260C7A">
        <w:rPr>
          <w:rStyle w:val="Komentaronuoroda"/>
          <w:rFonts w:ascii="Times New Roman" w:hAnsi="Times New Roman" w:cs="Times New Roman"/>
          <w:sz w:val="24"/>
          <w:szCs w:val="24"/>
        </w:rPr>
        <w:commentReference w:id="271"/>
      </w:r>
      <w:r w:rsidRPr="2E260C7A">
        <w:rPr>
          <w:rFonts w:ascii="Times New Roman" w:hAnsi="Times New Roman" w:cs="Times New Roman"/>
        </w:rPr>
        <w:t xml:space="preserve"> taigi realiai Lietuvoje turimų DB skaičius yra didesnis.</w:t>
      </w:r>
    </w:p>
    <w:p w:rsidRPr="00955FC3" w:rsidR="009B36F8" w:rsidP="4D65AB0A" w:rsidRDefault="647CAFC2" w14:paraId="37D86D4C" w14:textId="5F8399C5">
      <w:pPr>
        <w:ind w:firstLine="567"/>
        <w:rPr>
          <w:rFonts w:ascii="Times New Roman" w:hAnsi="Times New Roman" w:cs="Times New Roman"/>
          <w:lang w:val="en-GB"/>
        </w:rPr>
      </w:pPr>
      <w:r w:rsidRPr="2E260C7A">
        <w:rPr>
          <w:rFonts w:ascii="Times New Roman" w:hAnsi="Times New Roman" w:cs="Times New Roman"/>
        </w:rPr>
        <w:t xml:space="preserve">Kur kas mažesnis procentas Lietuvoje sukurtų </w:t>
      </w:r>
      <w:commentRangeStart w:id="273"/>
      <w:commentRangeStart w:id="274"/>
      <w:r w:rsidRPr="2E260C7A">
        <w:rPr>
          <w:rFonts w:ascii="Times New Roman" w:hAnsi="Times New Roman" w:cs="Times New Roman"/>
        </w:rPr>
        <w:t>duomenų artefaktų</w:t>
      </w:r>
      <w:commentRangeEnd w:id="273"/>
      <w:r w:rsidRPr="2E260C7A">
        <w:rPr>
          <w:rStyle w:val="Komentaronuoroda"/>
          <w:rFonts w:ascii="Times New Roman" w:hAnsi="Times New Roman" w:cs="Times New Roman"/>
          <w:sz w:val="24"/>
          <w:szCs w:val="24"/>
        </w:rPr>
        <w:commentReference w:id="273"/>
      </w:r>
      <w:commentRangeEnd w:id="274"/>
      <w:r>
        <w:rPr>
          <w:rStyle w:val="CommentReference"/>
        </w:rPr>
        <w:commentReference w:id="274"/>
      </w:r>
      <w:r w:rsidRPr="2E260C7A">
        <w:rPr>
          <w:rFonts w:ascii="Times New Roman" w:hAnsi="Times New Roman" w:cs="Times New Roman"/>
        </w:rPr>
        <w:t xml:space="preserve"> pažymimas tarp duomenų rinkinių. Iš maždaug 12 mln. duomenų įrašų, randamų DataCite, CrossRef ir DCC, tik apie 500–600 gali būti patikimai identifikuoti kaip sukurti Lietuvos mokslininkų, o tai yra apie 500 kartų blogesnis santykis palyginti su duomenų bazėmis. Galima daryti išvadą, kad lietuviški duomenų rinkiniai nėra gerai sutvarkyti ir paviešinti pagal FAIR principus – arba jiems trūksta metaduomenų, leidžiančių juos identifikuoti kaip “pagamintus Lietuvoje”, arba jie iš viso nėra patalpinti į tinkamas duomenų bazes. </w:t>
      </w:r>
    </w:p>
    <w:p w:rsidRPr="00955FC3" w:rsidR="000A052C" w:rsidP="6F3D20FB" w:rsidRDefault="000A052C" w14:paraId="35FC74B1" w14:textId="77777777">
      <w:pPr>
        <w:rPr>
          <w:rFonts w:ascii="Times New Roman" w:hAnsi="Times New Roman" w:cs="Times New Roman"/>
        </w:rPr>
      </w:pPr>
    </w:p>
    <w:p w:rsidRPr="00955FC3" w:rsidR="009B36F8" w:rsidP="6F3D20FB" w:rsidRDefault="17B6BCC7" w14:paraId="04E5D494" w14:textId="0196B4D3">
      <w:pPr>
        <w:rPr>
          <w:rFonts w:ascii="Times New Roman" w:hAnsi="Times New Roman" w:cs="Times New Roman"/>
          <w:b/>
          <w:bCs/>
        </w:rPr>
      </w:pPr>
      <w:r w:rsidRPr="2E260C7A">
        <w:rPr>
          <w:rFonts w:ascii="Times New Roman" w:hAnsi="Times New Roman" w:cs="Times New Roman"/>
          <w:b/>
          <w:bCs/>
        </w:rPr>
        <w:t>Apibendrinimas</w:t>
      </w:r>
    </w:p>
    <w:p w:rsidRPr="00955FC3" w:rsidR="000A052C" w:rsidP="6F3D20FB" w:rsidRDefault="3600FB99" w14:paraId="667C39E0" w14:textId="77777777">
      <w:pPr>
        <w:ind w:firstLine="567"/>
        <w:rPr>
          <w:rFonts w:ascii="Times New Roman" w:hAnsi="Times New Roman" w:cs="Times New Roman"/>
        </w:rPr>
      </w:pPr>
      <w:r w:rsidRPr="2E260C7A">
        <w:rPr>
          <w:rFonts w:ascii="Times New Roman" w:hAnsi="Times New Roman" w:cs="Times New Roman"/>
        </w:rPr>
        <w:t xml:space="preserve">Lietuva turi </w:t>
      </w:r>
      <w:r w:rsidRPr="2E260C7A" w:rsidR="1707C85E">
        <w:rPr>
          <w:rFonts w:ascii="Times New Roman" w:hAnsi="Times New Roman" w:cs="Times New Roman"/>
        </w:rPr>
        <w:t>gana gerą</w:t>
      </w:r>
      <w:r w:rsidRPr="2E260C7A">
        <w:rPr>
          <w:rFonts w:ascii="Times New Roman" w:hAnsi="Times New Roman" w:cs="Times New Roman"/>
        </w:rPr>
        <w:t xml:space="preserve"> įdirbį mokslinių duomenų bazių kūrime, bet Lietuvoje generuojami duomenys vis dar dažnai nėra tinkamai aprašomi, paskelbiami ar atveriami, o tai stabdo Lietuvoje sukurtų duomenų panaudojimą tiek pačios Lietuvos mokslininkų, tiek pasauliniu mastu.</w:t>
      </w:r>
    </w:p>
    <w:p w:rsidRPr="00955FC3" w:rsidR="009B36F8" w:rsidP="6F3D20FB" w:rsidRDefault="3600FB99" w14:paraId="50896EC7" w14:textId="09C505CD">
      <w:pPr>
        <w:ind w:firstLine="567"/>
        <w:rPr>
          <w:rFonts w:ascii="Times New Roman" w:hAnsi="Times New Roman" w:cs="Times New Roman"/>
        </w:rPr>
      </w:pPr>
      <w:r w:rsidRPr="2E260C7A">
        <w:rPr>
          <w:rFonts w:ascii="Times New Roman" w:hAnsi="Times New Roman" w:cs="Times New Roman"/>
        </w:rPr>
        <w:t>Šia situaciją būtų galima keisti, pasiremiant patyrimu, kaip kurti mokslinių duomenų bazes, kurį jau turi kai kurios Lietuvos tyrėjų grupės. Taip pat sudarant sąlygas išplėsti šias gerąsias praktikas į kitas mokslo sritis, kuriose duomenų tvarkymas dar atsilieka. Būtina sukurti Lietuvos MTD metaduomenų katalogą ir pasirūpinti, kad Lietuvos mokslininkų sukurti duomenų rinkiniai būtų gerai žinomi pasaulyje. Sutvarkyti Lietuvos tyrėjų duomenys ir bendra duomenų erdvė palengvintų Lietuvos duomenų panaudojimą, pvz., mašininio mokymo ir dirbtinio intelekto srityse, bei atvertų galimybes bendradarbiauti ir jungtis į didesnes Europines struktūras, tokias kaip EOSC</w:t>
      </w:r>
      <w:r w:rsidRPr="2E260C7A" w:rsidR="5B400590">
        <w:rPr>
          <w:rFonts w:ascii="Times New Roman" w:hAnsi="Times New Roman" w:cs="Times New Roman"/>
        </w:rPr>
        <w:t>.</w:t>
      </w:r>
    </w:p>
    <w:p w:rsidRPr="00BB081A" w:rsidR="00466507" w:rsidP="007A6193" w:rsidRDefault="00466507" w14:paraId="00633FDE" w14:textId="77777777">
      <w:pPr>
        <w:rPr>
          <w:rFonts w:ascii="Times New Roman" w:hAnsi="Times New Roman" w:cs="Times New Roman"/>
          <w:lang w:val="en-US"/>
        </w:rPr>
      </w:pPr>
    </w:p>
    <w:p w:rsidRPr="00BB081A" w:rsidR="00466507" w:rsidP="007A6193" w:rsidRDefault="00466507" w14:paraId="48876582" w14:textId="77777777">
      <w:pPr>
        <w:rPr>
          <w:rFonts w:ascii="Times New Roman" w:hAnsi="Times New Roman" w:cs="Times New Roman"/>
          <w:lang w:val="en-US"/>
        </w:rPr>
      </w:pPr>
    </w:p>
    <w:p w:rsidRPr="00BC4ADD" w:rsidR="007B3723" w:rsidP="00BC4ADD" w:rsidRDefault="005B7CFD" w14:paraId="57BA1990" w14:textId="65C1148F">
      <w:pPr>
        <w:rPr>
          <w:rFonts w:ascii="Times New Roman" w:hAnsi="Times New Roman" w:cs="Times New Roman"/>
        </w:rPr>
      </w:pPr>
      <w:r w:rsidRPr="00BC4ADD">
        <w:rPr>
          <w:rFonts w:ascii="Times New Roman" w:hAnsi="Times New Roman" w:cs="Times New Roman"/>
        </w:rPr>
        <w:t>1</w:t>
      </w:r>
      <w:r w:rsidRPr="00BC4ADD" w:rsidR="007B3723">
        <w:rPr>
          <w:rFonts w:ascii="Times New Roman" w:hAnsi="Times New Roman" w:cs="Times New Roman"/>
        </w:rPr>
        <w:t xml:space="preserve">.5. </w:t>
      </w:r>
      <w:r w:rsidRPr="00BC4ADD">
        <w:rPr>
          <w:rFonts w:ascii="Times New Roman" w:hAnsi="Times New Roman" w:cs="Times New Roman"/>
        </w:rPr>
        <w:t>Galimybių studijai sukurtos ir taikytos m</w:t>
      </w:r>
      <w:r w:rsidRPr="00BC4ADD" w:rsidR="00A01F5D">
        <w:rPr>
          <w:rFonts w:ascii="Times New Roman" w:hAnsi="Times New Roman" w:cs="Times New Roman"/>
        </w:rPr>
        <w:t>etodikos</w:t>
      </w:r>
      <w:commentRangeStart w:id="275"/>
      <w:commentRangeStart w:id="276"/>
      <w:r w:rsidRPr="00BC4ADD" w:rsidR="00A01F5D">
        <w:rPr>
          <w:rFonts w:ascii="Times New Roman" w:hAnsi="Times New Roman" w:cs="Times New Roman"/>
        </w:rPr>
        <w:t xml:space="preserve"> apibendrinimas ir įvertinimas </w:t>
      </w:r>
      <w:commentRangeEnd w:id="275"/>
      <w:r w:rsidRPr="00BC4ADD">
        <w:rPr>
          <w:rStyle w:val="Komentaronuoroda"/>
          <w:rFonts w:ascii="Times New Roman" w:hAnsi="Times New Roman" w:cs="Times New Roman"/>
          <w:sz w:val="24"/>
          <w:szCs w:val="24"/>
        </w:rPr>
        <w:commentReference w:id="275"/>
      </w:r>
      <w:commentRangeEnd w:id="276"/>
      <w:r>
        <w:rPr>
          <w:rStyle w:val="CommentReference"/>
        </w:rPr>
        <w:commentReference w:id="276"/>
      </w:r>
    </w:p>
    <w:p w:rsidRPr="00BC4ADD" w:rsidR="00466507" w:rsidP="00BC4ADD" w:rsidRDefault="00466507" w14:paraId="420FBDD2" w14:textId="77777777">
      <w:pPr>
        <w:rPr>
          <w:rFonts w:ascii="Times New Roman" w:hAnsi="Times New Roman" w:cs="Times New Roman"/>
        </w:rPr>
      </w:pPr>
    </w:p>
    <w:p w:rsidRPr="002F155E" w:rsidR="00F114D6" w:rsidP="002F155E" w:rsidRDefault="00555B61" w14:paraId="7ACE39DE" w14:textId="43795986">
      <w:pPr>
        <w:pStyle w:val="Antrat1"/>
      </w:pPr>
      <w:bookmarkStart w:name="_Toc225450967" w:id="277"/>
      <w:r>
        <w:t>2</w:t>
      </w:r>
      <w:r w:rsidR="00D24274">
        <w:t>.</w:t>
      </w:r>
      <w:r w:rsidR="00D574BE">
        <w:t xml:space="preserve"> Mokslinių tyrimų duomenys</w:t>
      </w:r>
      <w:r w:rsidR="00A01F5D">
        <w:t xml:space="preserve"> </w:t>
      </w:r>
      <w:r w:rsidR="0077319F">
        <w:t>Europoje</w:t>
      </w:r>
      <w:r w:rsidR="00A01F5D">
        <w:t xml:space="preserve"> ir Lietuvoje</w:t>
      </w:r>
      <w:bookmarkEnd w:id="277"/>
    </w:p>
    <w:p w:rsidRPr="00BB081A" w:rsidR="00F114D6" w:rsidP="007A6193" w:rsidRDefault="00F114D6" w14:paraId="0D478408" w14:textId="77777777">
      <w:pPr>
        <w:rPr>
          <w:rFonts w:ascii="Times New Roman" w:hAnsi="Times New Roman" w:cs="Times New Roman"/>
        </w:rPr>
      </w:pPr>
    </w:p>
    <w:p w:rsidRPr="00867218" w:rsidR="00466507" w:rsidP="00867218" w:rsidRDefault="00867218" w14:paraId="43C47C07" w14:textId="1AE9D56B">
      <w:pPr>
        <w:pStyle w:val="Antrat2"/>
      </w:pPr>
      <w:bookmarkStart w:name="_Toc225450968" w:id="278"/>
      <w:r>
        <w:t>2</w:t>
      </w:r>
      <w:r w:rsidR="00D574BE">
        <w:t>.1. Mokslinių tyrimų duomenų panaudojimo strateginiai tikslai ir teisinė bazė</w:t>
      </w:r>
      <w:bookmarkEnd w:id="278"/>
      <w:r w:rsidR="006F4950">
        <w:t xml:space="preserve"> </w:t>
      </w:r>
    </w:p>
    <w:p w:rsidRPr="00BB081A" w:rsidR="00F114D6" w:rsidP="00024F82" w:rsidRDefault="00867218" w14:paraId="16BAFE3E" w14:textId="389E8B15">
      <w:pPr>
        <w:pStyle w:val="Antrat3"/>
      </w:pPr>
      <w:bookmarkStart w:name="_Toc225450969" w:id="279"/>
      <w:r>
        <w:t>2</w:t>
      </w:r>
      <w:r w:rsidR="00F114D6">
        <w:t>.1.1. Mokslinių tyrimų duomenų apibrėžimas</w:t>
      </w:r>
      <w:bookmarkEnd w:id="279"/>
    </w:p>
    <w:p w:rsidRPr="00955FC3" w:rsidR="006C4C01" w:rsidP="006C4C01" w:rsidRDefault="002E1694" w14:paraId="20F5C354" w14:textId="3E303133">
      <w:pPr>
        <w:ind w:firstLine="567"/>
        <w:rPr>
          <w:rFonts w:ascii="Times New Roman" w:hAnsi="Times New Roman" w:cs="Times New Roman"/>
        </w:rPr>
      </w:pPr>
      <w:r w:rsidRPr="2E260C7A">
        <w:rPr>
          <w:rFonts w:ascii="Times New Roman" w:hAnsi="Times New Roman" w:cs="Times New Roman"/>
        </w:rPr>
        <w:t>ES</w:t>
      </w:r>
      <w:r w:rsidRPr="2E260C7A" w:rsidR="00F114D6">
        <w:rPr>
          <w:rFonts w:ascii="Times New Roman" w:hAnsi="Times New Roman" w:cs="Times New Roman"/>
        </w:rPr>
        <w:t xml:space="preserve"> suformavo </w:t>
      </w:r>
      <w:r w:rsidRPr="2E260C7A">
        <w:rPr>
          <w:rFonts w:ascii="Times New Roman" w:hAnsi="Times New Roman" w:cs="Times New Roman"/>
        </w:rPr>
        <w:t>MTD</w:t>
      </w:r>
      <w:r w:rsidRPr="2E260C7A" w:rsidR="00F114D6">
        <w:rPr>
          <w:rFonts w:ascii="Times New Roman" w:hAnsi="Times New Roman" w:cs="Times New Roman"/>
        </w:rPr>
        <w:t xml:space="preserve"> apibrėžimą, kuris yra p</w:t>
      </w:r>
      <w:r w:rsidRPr="2E260C7A">
        <w:rPr>
          <w:rFonts w:ascii="Times New Roman" w:hAnsi="Times New Roman" w:cs="Times New Roman"/>
        </w:rPr>
        <w:t>ri</w:t>
      </w:r>
      <w:r w:rsidRPr="2E260C7A" w:rsidR="00F114D6">
        <w:rPr>
          <w:rFonts w:ascii="Times New Roman" w:hAnsi="Times New Roman" w:cs="Times New Roman"/>
        </w:rPr>
        <w:t xml:space="preserve">valomai taikomas visose valstybėse narėse įgyvendinat ES teisę. Atvirųjų duomenų direktyvoje pateikiamas </w:t>
      </w:r>
      <w:r w:rsidRPr="2E260C7A">
        <w:rPr>
          <w:rFonts w:ascii="Times New Roman" w:hAnsi="Times New Roman" w:cs="Times New Roman"/>
        </w:rPr>
        <w:t>MTD</w:t>
      </w:r>
      <w:r w:rsidRPr="2E260C7A" w:rsidR="00F114D6">
        <w:rPr>
          <w:rFonts w:ascii="Times New Roman" w:hAnsi="Times New Roman" w:cs="Times New Roman"/>
        </w:rPr>
        <w:t xml:space="preserve"> apibrėžimas – „mokslinių tyrimų duomenys</w:t>
      </w:r>
      <w:r w:rsidRPr="2E260C7A" w:rsidR="002F1322">
        <w:rPr>
          <w:rFonts w:ascii="Times New Roman" w:hAnsi="Times New Roman" w:cs="Times New Roman"/>
        </w:rPr>
        <w:t xml:space="preserve"> </w:t>
      </w:r>
      <w:r w:rsidRPr="2E260C7A" w:rsidR="00F114D6">
        <w:rPr>
          <w:rFonts w:ascii="Times New Roman" w:hAnsi="Times New Roman" w:cs="Times New Roman"/>
        </w:rPr>
        <w:t xml:space="preserve">– skaitmeniniai dokumentai, išskyrus mokslines publikacijas, kurie yra renkami ar rengiami vykdant mokslinių tyrimų veiklą ir yra naudojami kaip </w:t>
      </w:r>
      <w:r w:rsidRPr="2E260C7A" w:rsidR="00F114D6">
        <w:rPr>
          <w:rFonts w:ascii="Times New Roman" w:hAnsi="Times New Roman" w:cs="Times New Roman"/>
        </w:rPr>
        <w:t>įrodymai mokslinių tyrimų procese arba yra mokslinės bendruomenės visuotinai pripažinti būtinais mokslinių tyrimų išvadoms ir rezultatams patvirtinti</w:t>
      </w:r>
      <w:r w:rsidR="00867218">
        <w:rPr>
          <w:rFonts w:ascii="Times New Roman" w:hAnsi="Times New Roman" w:cs="Times New Roman"/>
        </w:rPr>
        <w:t>“</w:t>
      </w:r>
      <w:r w:rsidRPr="2E260C7A" w:rsidR="00F114D6">
        <w:rPr>
          <w:rFonts w:ascii="Times New Roman" w:hAnsi="Times New Roman" w:cs="Times New Roman"/>
        </w:rPr>
        <w:t xml:space="preserve"> ((ES) 2019/1024, 2 str. 9 d.). Šis apibrėžimas yra beveik pažodžiui perkeltas į Lietuvos Respublikos teisės gauti informaciją ir duomenų pakartotinio naudojimo įstatymą (3 str. 12 d.) nurodant, kad „mokslinių tyrimų duomenys – duomenys, išskyrus mokslines publikacijas, kurie renkami ar rengiami vykdant mokslinių tyrimų veiklą ir naudojami kaip įrodymai atliekant mokslinius tyrimus arba mokslinės bendruomenės visuotinai pripažinti būtinais mokslinių tyrimų išvadoms ir rezultatams patvirtinti“. </w:t>
      </w:r>
    </w:p>
    <w:p w:rsidR="006C4C01" w:rsidP="6F3D20FB" w:rsidRDefault="1B281CBF" w14:paraId="177FFB6C" w14:textId="77777777">
      <w:pPr>
        <w:ind w:firstLine="567"/>
        <w:rPr>
          <w:rFonts w:ascii="Times New Roman" w:hAnsi="Times New Roman" w:cs="Times New Roman"/>
        </w:rPr>
      </w:pPr>
      <w:r w:rsidRPr="2E260C7A">
        <w:rPr>
          <w:rFonts w:ascii="Times New Roman" w:hAnsi="Times New Roman" w:cs="Times New Roman"/>
        </w:rPr>
        <w:t>Taip pat atkrei</w:t>
      </w:r>
      <w:r w:rsidRPr="2E260C7A" w:rsidR="776377D5">
        <w:rPr>
          <w:rFonts w:ascii="Times New Roman" w:hAnsi="Times New Roman" w:cs="Times New Roman"/>
        </w:rPr>
        <w:t>p</w:t>
      </w:r>
      <w:r w:rsidRPr="2E260C7A">
        <w:rPr>
          <w:rFonts w:ascii="Times New Roman" w:hAnsi="Times New Roman" w:cs="Times New Roman"/>
        </w:rPr>
        <w:t xml:space="preserve">tinas dėmesys, kad 2025 m. lapkričio 19 d. </w:t>
      </w:r>
      <w:commentRangeStart w:id="280"/>
      <w:commentRangeStart w:id="1810925764"/>
      <w:r w:rsidRPr="2E260C7A" w:rsidR="776377D5">
        <w:rPr>
          <w:rFonts w:ascii="Times New Roman" w:hAnsi="Times New Roman" w:cs="Times New Roman"/>
        </w:rPr>
        <w:t>EK</w:t>
      </w:r>
      <w:r w:rsidRPr="2E260C7A">
        <w:rPr>
          <w:rFonts w:ascii="Times New Roman" w:hAnsi="Times New Roman" w:cs="Times New Roman"/>
        </w:rPr>
        <w:t xml:space="preserve"> pateiktame pasiūlyme dėl Skaitmeninio bendrojo reglamento</w:t>
      </w:r>
      <w:commentRangeEnd w:id="280"/>
      <w:r w:rsidRPr="2E260C7A" w:rsidR="004E1B0F">
        <w:rPr>
          <w:rStyle w:val="Komentaronuoroda"/>
          <w:rFonts w:ascii="Times New Roman" w:hAnsi="Times New Roman" w:cs="Times New Roman"/>
          <w:sz w:val="24"/>
          <w:szCs w:val="24"/>
        </w:rPr>
        <w:commentReference w:id="280"/>
      </w:r>
      <w:commentRangeEnd w:id="1810925764"/>
      <w:r>
        <w:rPr>
          <w:rStyle w:val="CommentReference"/>
        </w:rPr>
        <w:commentReference w:id="1810925764"/>
      </w:r>
      <w:r w:rsidRPr="2E260C7A">
        <w:rPr>
          <w:rFonts w:ascii="Times New Roman" w:hAnsi="Times New Roman" w:cs="Times New Roman"/>
        </w:rPr>
        <w:t xml:space="preserve"> (</w:t>
      </w:r>
      <w:r w:rsidRPr="2E260C7A" w:rsidR="776377D5">
        <w:rPr>
          <w:rFonts w:ascii="Times New Roman" w:hAnsi="Times New Roman" w:cs="Times New Roman"/>
        </w:rPr>
        <w:t xml:space="preserve">angl. </w:t>
      </w:r>
      <w:r w:rsidRPr="2E260C7A">
        <w:rPr>
          <w:rFonts w:ascii="Times New Roman" w:hAnsi="Times New Roman" w:cs="Times New Roman"/>
          <w:i/>
          <w:iCs/>
        </w:rPr>
        <w:t>Digital Omnibus</w:t>
      </w:r>
      <w:r w:rsidRPr="2E260C7A">
        <w:rPr>
          <w:rFonts w:ascii="Times New Roman" w:hAnsi="Times New Roman" w:cs="Times New Roman"/>
        </w:rPr>
        <w:t xml:space="preserve">) </w:t>
      </w:r>
      <w:r w:rsidRPr="2E260C7A" w:rsidR="776377D5">
        <w:rPr>
          <w:rFonts w:ascii="Times New Roman" w:hAnsi="Times New Roman" w:cs="Times New Roman"/>
        </w:rPr>
        <w:t>MTD</w:t>
      </w:r>
      <w:r w:rsidRPr="2E260C7A">
        <w:rPr>
          <w:rFonts w:ascii="Times New Roman" w:hAnsi="Times New Roman" w:cs="Times New Roman"/>
        </w:rPr>
        <w:t xml:space="preserve"> apibrėžimas iš esmės nesikeičia. Kadangi šiuo metu nėra oficialaus vertimo į lietuvių kalbą, pateiki</w:t>
      </w:r>
      <w:r w:rsidRPr="2E260C7A" w:rsidR="776377D5">
        <w:rPr>
          <w:rFonts w:ascii="Times New Roman" w:hAnsi="Times New Roman" w:cs="Times New Roman"/>
        </w:rPr>
        <w:t>ame</w:t>
      </w:r>
      <w:r w:rsidRPr="2E260C7A">
        <w:rPr>
          <w:rFonts w:ascii="Times New Roman" w:hAnsi="Times New Roman" w:cs="Times New Roman"/>
        </w:rPr>
        <w:t xml:space="preserve"> minėtame pasiūlyme esantį </w:t>
      </w:r>
      <w:r w:rsidRPr="2E260C7A" w:rsidR="776377D5">
        <w:rPr>
          <w:rFonts w:ascii="Times New Roman" w:hAnsi="Times New Roman" w:cs="Times New Roman"/>
        </w:rPr>
        <w:t>MTD</w:t>
      </w:r>
      <w:r w:rsidRPr="2E260C7A">
        <w:rPr>
          <w:rFonts w:ascii="Times New Roman" w:hAnsi="Times New Roman" w:cs="Times New Roman"/>
        </w:rPr>
        <w:t xml:space="preserve"> apibrėžimą anglų kalba</w:t>
      </w:r>
      <w:r w:rsidRPr="2E260C7A" w:rsidR="776377D5">
        <w:rPr>
          <w:rFonts w:ascii="Times New Roman" w:hAnsi="Times New Roman" w:cs="Times New Roman"/>
        </w:rPr>
        <w:t xml:space="preserve">: </w:t>
      </w:r>
      <w:r w:rsidRPr="2E260C7A">
        <w:rPr>
          <w:rFonts w:ascii="Times New Roman" w:hAnsi="Times New Roman" w:cs="Times New Roman"/>
        </w:rPr>
        <w:t>‘</w:t>
      </w:r>
      <w:r w:rsidRPr="2E260C7A">
        <w:rPr>
          <w:rFonts w:ascii="Times New Roman" w:hAnsi="Times New Roman" w:cs="Times New Roman"/>
          <w:i/>
          <w:iCs/>
        </w:rPr>
        <w:t>research data’ means data, other than scientific publications, which are collected or produced in the course of scientific research activities and are used as evidence in the research process, or are commonly accepted in the research community as necessary to validate research findings and results</w:t>
      </w:r>
      <w:r w:rsidRPr="2E260C7A" w:rsidR="776377D5">
        <w:rPr>
          <w:rFonts w:ascii="Times New Roman" w:hAnsi="Times New Roman" w:cs="Times New Roman"/>
          <w:i/>
          <w:iCs/>
        </w:rPr>
        <w:t>.</w:t>
      </w:r>
      <w:r w:rsidRPr="2E260C7A" w:rsidR="776377D5">
        <w:rPr>
          <w:rFonts w:ascii="Times New Roman" w:hAnsi="Times New Roman" w:cs="Times New Roman"/>
        </w:rPr>
        <w:t>’</w:t>
      </w:r>
    </w:p>
    <w:p w:rsidRPr="00BB081A" w:rsidR="00F114D6" w:rsidP="6F3D20FB" w:rsidRDefault="1B281CBF" w14:paraId="4089BA2C" w14:textId="054A893F">
      <w:pPr>
        <w:ind w:firstLine="567"/>
        <w:rPr>
          <w:rFonts w:ascii="Times New Roman" w:hAnsi="Times New Roman" w:cs="Times New Roman"/>
        </w:rPr>
      </w:pPr>
      <w:commentRangeStart w:id="281"/>
      <w:commentRangeStart w:id="317243723"/>
      <w:r w:rsidRPr="2E260C7A">
        <w:rPr>
          <w:rFonts w:ascii="Times New Roman" w:hAnsi="Times New Roman" w:cs="Times New Roman"/>
        </w:rPr>
        <w:t xml:space="preserve">Toliau gilinantis į </w:t>
      </w:r>
      <w:r w:rsidRPr="2E260C7A" w:rsidR="776377D5">
        <w:rPr>
          <w:rFonts w:ascii="Times New Roman" w:hAnsi="Times New Roman" w:cs="Times New Roman"/>
        </w:rPr>
        <w:t>MTD</w:t>
      </w:r>
      <w:r w:rsidRPr="2E260C7A">
        <w:rPr>
          <w:rFonts w:ascii="Times New Roman" w:hAnsi="Times New Roman" w:cs="Times New Roman"/>
        </w:rPr>
        <w:t xml:space="preserve"> teisinį reguliavimą verta atkreipti dėmesį, kad skaitmeniniai duomenys nepatenka į nuosavybės teisės reguliavimo lauką bei dažniausiai ir į autorių teis</w:t>
      </w:r>
      <w:r w:rsidRPr="2E260C7A" w:rsidR="776377D5">
        <w:rPr>
          <w:rFonts w:ascii="Times New Roman" w:hAnsi="Times New Roman" w:cs="Times New Roman"/>
        </w:rPr>
        <w:t>i</w:t>
      </w:r>
      <w:r w:rsidRPr="2E260C7A">
        <w:rPr>
          <w:rFonts w:ascii="Times New Roman" w:hAnsi="Times New Roman" w:cs="Times New Roman"/>
        </w:rPr>
        <w:t>ų bei duomenų bazių teisų reguliavimo sferas.</w:t>
      </w:r>
      <w:commentRangeEnd w:id="281"/>
      <w:r w:rsidRPr="2E260C7A">
        <w:rPr>
          <w:rStyle w:val="Komentaronuoroda"/>
          <w:rFonts w:ascii="Times New Roman" w:hAnsi="Times New Roman" w:cs="Times New Roman"/>
          <w:sz w:val="24"/>
          <w:szCs w:val="24"/>
        </w:rPr>
        <w:commentReference w:id="281"/>
      </w:r>
      <w:commentRangeEnd w:id="317243723"/>
      <w:r>
        <w:rPr>
          <w:rStyle w:val="CommentReference"/>
        </w:rPr>
        <w:commentReference w:id="317243723"/>
      </w:r>
      <w:r w:rsidRPr="2E260C7A">
        <w:rPr>
          <w:rFonts w:ascii="Times New Roman" w:hAnsi="Times New Roman" w:cs="Times New Roman"/>
        </w:rPr>
        <w:t xml:space="preserve"> Tai lemia skaitmeninių duomenų, kaip reguliavimo objekto, išskirtinės savybės: (</w:t>
      </w:r>
      <w:r w:rsidRPr="2E260C7A" w:rsidR="776377D5">
        <w:rPr>
          <w:rFonts w:ascii="Times New Roman" w:hAnsi="Times New Roman" w:cs="Times New Roman"/>
        </w:rPr>
        <w:t>a</w:t>
      </w:r>
      <w:r w:rsidRPr="2E260C7A">
        <w:rPr>
          <w:rFonts w:ascii="Times New Roman" w:hAnsi="Times New Roman" w:cs="Times New Roman"/>
        </w:rPr>
        <w:t>) duomenys gali būti naudojami daugelio vartotojų vienu metu, ir vieno asmens naudojimasis duomenimis nesumažina galimybių naudotis tais pačiais duomenimis kitiems; (</w:t>
      </w:r>
      <w:r w:rsidRPr="2E260C7A" w:rsidR="776377D5">
        <w:rPr>
          <w:rFonts w:ascii="Times New Roman" w:hAnsi="Times New Roman" w:cs="Times New Roman"/>
        </w:rPr>
        <w:t>b</w:t>
      </w:r>
      <w:r w:rsidRPr="2E260C7A">
        <w:rPr>
          <w:rFonts w:ascii="Times New Roman" w:hAnsi="Times New Roman" w:cs="Times New Roman"/>
        </w:rPr>
        <w:t>) išskirti kitus asmenis nuo prieigos yra techniškai įmanoma, bet nėra</w:t>
      </w:r>
      <w:r w:rsidRPr="2E260C7A" w:rsidR="776377D5">
        <w:rPr>
          <w:rFonts w:ascii="Times New Roman" w:hAnsi="Times New Roman" w:cs="Times New Roman"/>
        </w:rPr>
        <w:t xml:space="preserve"> </w:t>
      </w:r>
      <w:r w:rsidRPr="2E260C7A">
        <w:rPr>
          <w:rFonts w:ascii="Times New Roman" w:hAnsi="Times New Roman" w:cs="Times New Roman"/>
        </w:rPr>
        <w:t>natūraliai neišvengiama; (</w:t>
      </w:r>
      <w:r w:rsidRPr="2E260C7A" w:rsidR="7FD73A9E">
        <w:rPr>
          <w:rFonts w:ascii="Times New Roman" w:hAnsi="Times New Roman" w:cs="Times New Roman"/>
        </w:rPr>
        <w:t>c</w:t>
      </w:r>
      <w:r w:rsidRPr="2E260C7A">
        <w:rPr>
          <w:rFonts w:ascii="Times New Roman" w:hAnsi="Times New Roman" w:cs="Times New Roman"/>
        </w:rPr>
        <w:t xml:space="preserve">) duomenys, priešingai nei fiziniai ištekliai, nesunaudojami jų naudojimo metu. Dėl to duomenų teisinis reguliavimas siekia nustatyti prieigos prie duomenų ir jų naudojimo sąlygas. </w:t>
      </w:r>
    </w:p>
    <w:p w:rsidRPr="00BB081A" w:rsidR="00F114D6" w:rsidP="007A6193" w:rsidRDefault="00F114D6" w14:paraId="7EB80851" w14:textId="77777777">
      <w:pPr>
        <w:rPr>
          <w:rFonts w:ascii="Times New Roman" w:hAnsi="Times New Roman" w:cs="Times New Roman"/>
        </w:rPr>
      </w:pPr>
    </w:p>
    <w:p w:rsidR="00F114D6" w:rsidP="005C525B" w:rsidRDefault="12B2684D" w14:paraId="7523FF90" w14:textId="36718341">
      <w:pPr>
        <w:pStyle w:val="Antrat3"/>
      </w:pPr>
      <w:bookmarkStart w:name="_Toc225450970" w:id="282"/>
      <w:r w:rsidRPr="2E260C7A">
        <w:t>2.1.2</w:t>
      </w:r>
      <w:r w:rsidR="00F47D5E">
        <w:t>.</w:t>
      </w:r>
      <w:r w:rsidRPr="2E260C7A">
        <w:t xml:space="preserve"> </w:t>
      </w:r>
      <w:r w:rsidR="004E1B0F">
        <w:t>ES</w:t>
      </w:r>
      <w:r w:rsidRPr="2E260C7A" w:rsidR="004E1B0F">
        <w:t xml:space="preserve"> mokslinių tyrimų duomenų panaudojimo strateginiai tikslai ir </w:t>
      </w:r>
      <w:commentRangeStart w:id="283"/>
      <w:commentRangeStart w:id="1983763923"/>
      <w:r w:rsidRPr="2E260C7A" w:rsidR="004E1B0F">
        <w:t>teisinė bazė</w:t>
      </w:r>
      <w:bookmarkEnd w:id="282"/>
      <w:commentRangeEnd w:id="283"/>
      <w:r w:rsidR="0044598C">
        <w:rPr>
          <w:rStyle w:val="Komentaronuoroda"/>
          <w:sz w:val="24"/>
          <w:szCs w:val="24"/>
        </w:rPr>
        <w:commentReference w:id="283"/>
      </w:r>
      <w:commentRangeEnd w:id="1983763923"/>
      <w:r>
        <w:rPr>
          <w:rStyle w:val="CommentReference"/>
        </w:rPr>
        <w:commentReference w:id="1983763923"/>
      </w:r>
    </w:p>
    <w:p w:rsidRPr="00BB081A" w:rsidR="004E1B0F" w:rsidP="007A6193" w:rsidRDefault="004E1B0F" w14:paraId="17F2866B" w14:textId="77777777">
      <w:pPr>
        <w:rPr>
          <w:rFonts w:ascii="Times New Roman" w:hAnsi="Times New Roman" w:cs="Times New Roman"/>
          <w:b/>
          <w:bCs/>
        </w:rPr>
      </w:pPr>
    </w:p>
    <w:p w:rsidR="00F114D6" w:rsidP="6F3D20FB" w:rsidRDefault="12B2684D" w14:paraId="011025FC" w14:textId="77777777">
      <w:pPr>
        <w:rPr>
          <w:rFonts w:ascii="Times New Roman" w:hAnsi="Times New Roman" w:eastAsia="Calibri" w:cs="Times New Roman"/>
          <w:kern w:val="0"/>
          <w14:ligatures w14:val="none"/>
        </w:rPr>
      </w:pPr>
      <w:r w:rsidRPr="6F3D20FB">
        <w:rPr>
          <w:rFonts w:ascii="Times New Roman" w:hAnsi="Times New Roman" w:eastAsia="Times New Roman" w:cs="Times New Roman"/>
          <w:kern w:val="0"/>
          <w:lang w:eastAsia="lt-LT"/>
          <w14:ligatures w14:val="none"/>
        </w:rPr>
        <w:t xml:space="preserve">Analizė atlikta remiantis ES, Lietuvos ir kitų ES šalių dokumentais, reglamentuojančiais AM klausimus: </w:t>
      </w:r>
      <w:r w:rsidRPr="6F3D20FB">
        <w:rPr>
          <w:rFonts w:ascii="Times New Roman" w:hAnsi="Times New Roman" w:eastAsia="Calibri" w:cs="Times New Roman"/>
          <w:kern w:val="0"/>
          <w14:ligatures w14:val="none"/>
        </w:rPr>
        <w:t xml:space="preserve">ES Teisės aktai; LR Teisės aktai; Lietuvos mokslo ir studijų įstatymas ; EOSC dokumentacija; Mokslą finansuojančių institucijų reikalavimai; Atvirosios prieigos prie mokslinių tyrimų ir eksperimentinės plėtros rezultatų tvarkos aprašas (2024-08-30) </w:t>
      </w:r>
    </w:p>
    <w:p w:rsidR="00A152D1" w:rsidP="00A152D1" w:rsidRDefault="00A152D1" w14:paraId="6A6CDDB3" w14:textId="77777777">
      <w:pPr>
        <w:rPr>
          <w:rFonts w:ascii="Times New Roman" w:hAnsi="Times New Roman" w:cs="Times New Roman"/>
        </w:rPr>
      </w:pPr>
    </w:p>
    <w:p w:rsidR="00F114D6" w:rsidP="00A152D1" w:rsidRDefault="00F114D6" w14:paraId="638DF2F6" w14:textId="55EC6F0B">
      <w:pPr>
        <w:rPr>
          <w:rFonts w:ascii="Times New Roman" w:hAnsi="Times New Roman" w:cs="Times New Roman"/>
          <w:b/>
          <w:bCs/>
        </w:rPr>
      </w:pPr>
      <w:r w:rsidRPr="00A152D1">
        <w:rPr>
          <w:rFonts w:ascii="Times New Roman" w:hAnsi="Times New Roman" w:cs="Times New Roman"/>
          <w:b/>
          <w:bCs/>
        </w:rPr>
        <w:t>ES reikalavimai dėl</w:t>
      </w:r>
      <w:r w:rsidRPr="00A152D1" w:rsidR="004E1B0F">
        <w:rPr>
          <w:rFonts w:ascii="Times New Roman" w:hAnsi="Times New Roman" w:cs="Times New Roman"/>
          <w:b/>
          <w:bCs/>
        </w:rPr>
        <w:t xml:space="preserve"> atvirojo mokslo</w:t>
      </w:r>
      <w:r w:rsidRPr="00A152D1">
        <w:rPr>
          <w:rFonts w:ascii="Times New Roman" w:hAnsi="Times New Roman" w:cs="Times New Roman"/>
          <w:b/>
          <w:bCs/>
        </w:rPr>
        <w:t xml:space="preserve"> ir </w:t>
      </w:r>
      <w:r w:rsidRPr="00A152D1" w:rsidR="004E1B0F">
        <w:rPr>
          <w:rFonts w:ascii="Times New Roman" w:hAnsi="Times New Roman" w:cs="Times New Roman"/>
          <w:b/>
          <w:bCs/>
        </w:rPr>
        <w:t>mokslinių tyrimų duomenų</w:t>
      </w:r>
      <w:r w:rsidRPr="00A152D1">
        <w:rPr>
          <w:rFonts w:ascii="Times New Roman" w:hAnsi="Times New Roman" w:cs="Times New Roman"/>
          <w:b/>
          <w:bCs/>
        </w:rPr>
        <w:t xml:space="preserve"> valdymo</w:t>
      </w:r>
    </w:p>
    <w:p w:rsidRPr="00A152D1" w:rsidR="00A152D1" w:rsidP="00A152D1" w:rsidRDefault="00A152D1" w14:paraId="43B0558A" w14:textId="77777777">
      <w:pPr>
        <w:rPr>
          <w:rFonts w:ascii="Times New Roman" w:hAnsi="Times New Roman" w:cs="Times New Roman"/>
          <w:b/>
          <w:bCs/>
        </w:rPr>
      </w:pPr>
    </w:p>
    <w:p w:rsidRPr="00955FC3" w:rsidR="002F7BA9" w:rsidP="002F7BA9" w:rsidRDefault="75D70D41" w14:paraId="788038D2" w14:textId="08F1C745">
      <w:pPr>
        <w:ind w:firstLine="567"/>
        <w:rPr>
          <w:rFonts w:ascii="Times New Roman" w:hAnsi="Times New Roman" w:eastAsia="Times New Roman" w:cs="Times New Roman"/>
          <w:kern w:val="0"/>
          <w:lang w:eastAsia="lt-LT"/>
          <w14:ligatures w14:val="none"/>
        </w:rPr>
      </w:pPr>
      <w:commentRangeStart w:id="284"/>
      <w:r w:rsidRPr="00955FC3">
        <w:rPr>
          <w:rFonts w:ascii="Times New Roman" w:hAnsi="Times New Roman" w:eastAsia="Times New Roman" w:cs="Times New Roman"/>
          <w:kern w:val="0"/>
          <w:lang w:eastAsia="lt-LT"/>
          <w14:ligatures w14:val="none"/>
        </w:rPr>
        <w:t>AM</w:t>
      </w:r>
      <w:r w:rsidRPr="00955FC3" w:rsidR="1B281CBF">
        <w:rPr>
          <w:rFonts w:ascii="Times New Roman" w:hAnsi="Times New Roman" w:eastAsia="Times New Roman" w:cs="Times New Roman"/>
          <w:kern w:val="0"/>
          <w:lang w:eastAsia="lt-LT"/>
          <w14:ligatures w14:val="none"/>
        </w:rPr>
        <w:t xml:space="preserve"> apibrėžiamas kaip mokslinių tyrimų praktika, kur žinios yra atveriamos kuo anksčiau, remiantis skaitmeninėmis ir komunikacijos</w:t>
      </w:r>
      <w:r w:rsidRPr="00955FC3">
        <w:rPr>
          <w:rFonts w:ascii="Times New Roman" w:hAnsi="Times New Roman" w:eastAsia="Times New Roman" w:cs="Times New Roman"/>
          <w:kern w:val="0"/>
          <w:lang w:eastAsia="lt-LT"/>
          <w14:ligatures w14:val="none"/>
        </w:rPr>
        <w:t xml:space="preserve"> </w:t>
      </w:r>
      <w:r w:rsidRPr="00955FC3" w:rsidR="1B281CBF">
        <w:rPr>
          <w:rFonts w:ascii="Times New Roman" w:hAnsi="Times New Roman" w:eastAsia="Times New Roman" w:cs="Times New Roman"/>
          <w:kern w:val="0"/>
          <w:lang w:eastAsia="lt-LT"/>
          <w14:ligatures w14:val="none"/>
        </w:rPr>
        <w:t>technologijomis. Pagrindinis tikslas – padaryti Europos mokslą efektyvesnį, skaidresnį, patikimesnį ir labiau orientuotą į visuomenės poreikius (Directorate-General for Research and Innovation, European</w:t>
      </w:r>
      <w:ins w:author="Jolanta Šinkūnienė" w:date="2026-03-25T20:43:00Z" w:id="285">
        <w:r w:rsidR="00915A61">
          <w:rPr>
            <w:rFonts w:ascii="Times New Roman" w:hAnsi="Times New Roman" w:eastAsia="Times New Roman" w:cs="Times New Roman"/>
            <w:kern w:val="0"/>
            <w:lang w:eastAsia="lt-LT"/>
            <w14:ligatures w14:val="none"/>
          </w:rPr>
          <w:t xml:space="preserve"> Commission</w:t>
        </w:r>
      </w:ins>
      <w:r w:rsidRPr="00955FC3" w:rsidR="1B281CBF">
        <w:rPr>
          <w:rFonts w:ascii="Times New Roman" w:hAnsi="Times New Roman" w:eastAsia="Times New Roman" w:cs="Times New Roman"/>
          <w:kern w:val="0"/>
          <w:lang w:eastAsia="lt-LT"/>
          <w14:ligatures w14:val="none"/>
        </w:rPr>
        <w:t xml:space="preserve"> </w:t>
      </w:r>
      <w:commentRangeStart w:id="286"/>
      <w:r w:rsidRPr="00955FC3" w:rsidR="1B281CBF">
        <w:rPr>
          <w:rFonts w:ascii="Times New Roman" w:hAnsi="Times New Roman" w:eastAsia="Times New Roman" w:cs="Times New Roman"/>
          <w:kern w:val="0"/>
          <w:lang w:eastAsia="lt-LT"/>
          <w14:ligatures w14:val="none"/>
        </w:rPr>
        <w:t xml:space="preserve">, </w:t>
      </w:r>
      <w:commentRangeEnd w:id="286"/>
      <w:r w:rsidRPr="00955FC3" w:rsidR="00F114D6">
        <w:rPr>
          <w:rStyle w:val="Komentaronuoroda"/>
          <w:rFonts w:ascii="Times New Roman" w:hAnsi="Times New Roman" w:eastAsia="Times New Roman" w:cs="Times New Roman"/>
          <w:kern w:val="0"/>
          <w:sz w:val="24"/>
          <w:szCs w:val="24"/>
          <w:lang w:eastAsia="lt-LT"/>
          <w14:ligatures w14:val="none"/>
        </w:rPr>
        <w:commentReference w:id="286"/>
      </w:r>
      <w:r w:rsidRPr="00955FC3" w:rsidR="1B281CBF">
        <w:rPr>
          <w:rFonts w:ascii="Times New Roman" w:hAnsi="Times New Roman" w:eastAsia="Times New Roman" w:cs="Times New Roman"/>
          <w:kern w:val="0"/>
          <w:lang w:eastAsia="lt-LT"/>
          <w14:ligatures w14:val="none"/>
        </w:rPr>
        <w:t>n. d.)</w:t>
      </w:r>
      <w:r w:rsidRPr="00955FC3" w:rsidR="1B281CBF">
        <w:rPr>
          <w:rFonts w:ascii="Times New Roman" w:hAnsi="Times New Roman" w:cs="Times New Roman"/>
          <w:kern w:val="0"/>
          <w:lang w:eastAsia="lt-LT"/>
          <w14:ligatures w14:val="none"/>
        </w:rPr>
        <w:t>￼</w:t>
      </w:r>
      <w:r w:rsidRPr="00955FC3" w:rsidR="1B281CBF">
        <w:rPr>
          <w:rFonts w:ascii="Times New Roman" w:hAnsi="Times New Roman" w:eastAsia="Times New Roman" w:cs="Times New Roman"/>
          <w:kern w:val="0"/>
          <w:lang w:eastAsia="lt-LT"/>
          <w14:ligatures w14:val="none"/>
        </w:rPr>
        <w:t xml:space="preserve">. EK dokumentuose akcentuojamos </w:t>
      </w:r>
      <w:r w:rsidRPr="00955FC3">
        <w:rPr>
          <w:rFonts w:ascii="Times New Roman" w:hAnsi="Times New Roman" w:eastAsia="Times New Roman" w:cs="Times New Roman"/>
          <w:kern w:val="0"/>
          <w:lang w:eastAsia="lt-LT"/>
          <w14:ligatures w14:val="none"/>
        </w:rPr>
        <w:t>AM</w:t>
      </w:r>
      <w:r w:rsidRPr="00955FC3" w:rsidR="1B281CBF">
        <w:rPr>
          <w:rFonts w:ascii="Times New Roman" w:hAnsi="Times New Roman" w:eastAsia="Times New Roman" w:cs="Times New Roman"/>
          <w:kern w:val="0"/>
          <w:lang w:eastAsia="lt-LT"/>
          <w14:ligatures w14:val="none"/>
        </w:rPr>
        <w:t xml:space="preserve"> praktikos susijusios su  tyrimų rezultatų ankstyva, neribota </w:t>
      </w:r>
      <w:r w:rsidRPr="00955FC3">
        <w:rPr>
          <w:rFonts w:ascii="Times New Roman" w:hAnsi="Times New Roman" w:eastAsia="Times New Roman" w:cs="Times New Roman"/>
          <w:kern w:val="0"/>
          <w:lang w:eastAsia="lt-LT"/>
          <w14:ligatures w14:val="none"/>
        </w:rPr>
        <w:t>AP</w:t>
      </w:r>
      <w:r w:rsidRPr="00955FC3" w:rsidR="1B281CBF">
        <w:rPr>
          <w:rFonts w:ascii="Times New Roman" w:hAnsi="Times New Roman" w:eastAsia="Times New Roman" w:cs="Times New Roman"/>
          <w:kern w:val="0"/>
          <w:lang w:eastAsia="lt-LT"/>
          <w14:ligatures w14:val="none"/>
        </w:rPr>
        <w:t xml:space="preserve"> iš karto po jų paskelbimo talpyklose, užtikrinant tyrimų patikimumą ir atkuriamumą, atsakingą mokslinių tyrimų rezultatų (publikacijų, duomenų ir kitų rezultatų) valdymą pagal FAIR principus</w:t>
      </w:r>
      <w:r w:rsidRPr="2E260C7A" w:rsidR="346C71FC">
        <w:rPr>
          <w:rFonts w:ascii="Times New Roman" w:hAnsi="Times New Roman" w:eastAsia="Times New Roman" w:cs="Times New Roman"/>
        </w:rPr>
        <w:t xml:space="preserve"> (daugiau apie juos – </w:t>
      </w:r>
      <w:r w:rsidRPr="00E30772" w:rsidR="00E30772">
        <w:rPr>
          <w:rFonts w:ascii="Times New Roman" w:hAnsi="Times New Roman" w:eastAsia="Times New Roman" w:cs="Times New Roman"/>
          <w:highlight w:val="yellow"/>
        </w:rPr>
        <w:t>X</w:t>
      </w:r>
      <w:r w:rsidRPr="00E30772" w:rsidR="346C71FC">
        <w:rPr>
          <w:rFonts w:ascii="Times New Roman" w:hAnsi="Times New Roman" w:eastAsia="Times New Roman" w:cs="Times New Roman"/>
          <w:highlight w:val="yellow"/>
        </w:rPr>
        <w:t xml:space="preserve"> sk.</w:t>
      </w:r>
      <w:r w:rsidRPr="2E260C7A" w:rsidR="346C71FC">
        <w:rPr>
          <w:rFonts w:ascii="Times New Roman" w:hAnsi="Times New Roman" w:eastAsia="Times New Roman" w:cs="Times New Roman"/>
        </w:rPr>
        <w:t>)</w:t>
      </w:r>
      <w:r w:rsidRPr="00955FC3" w:rsidR="1B281CBF">
        <w:rPr>
          <w:rFonts w:ascii="Times New Roman" w:hAnsi="Times New Roman" w:eastAsia="Times New Roman" w:cs="Times New Roman"/>
          <w:kern w:val="0"/>
          <w:lang w:eastAsia="lt-LT"/>
          <w14:ligatures w14:val="none"/>
        </w:rPr>
        <w:t xml:space="preserve"> </w:t>
      </w:r>
      <w:r w:rsidRPr="00955FC3" w:rsidR="1B281CBF">
        <w:rPr>
          <w:rFonts w:ascii="Times New Roman" w:hAnsi="Times New Roman" w:eastAsia="Times New Roman" w:cs="Times New Roman"/>
          <w:lang w:eastAsia="lt-LT"/>
        </w:rPr>
        <w:t xml:space="preserve">ir reikalavimą, kad </w:t>
      </w:r>
      <w:r w:rsidRPr="00955FC3">
        <w:rPr>
          <w:rFonts w:ascii="Times New Roman" w:hAnsi="Times New Roman" w:eastAsia="Times New Roman" w:cs="Times New Roman"/>
          <w:lang w:eastAsia="lt-LT"/>
        </w:rPr>
        <w:t>MTD</w:t>
      </w:r>
      <w:r w:rsidRPr="00955FC3" w:rsidR="1B281CBF">
        <w:rPr>
          <w:rFonts w:ascii="Times New Roman" w:hAnsi="Times New Roman" w:eastAsia="Times New Roman" w:cs="Times New Roman"/>
          <w:lang w:eastAsia="lt-LT"/>
        </w:rPr>
        <w:t xml:space="preserve"> bei kiti rezultatai būtų randami, prieinami, sąveikūs ir pakartotinai panaudojami, išlaikant patikimumą ir pakartojamumą. Taip pat skatinamas visuomenės įtraukimas į mokslinius tyrimus ir inovacijas, piliečių mokslo stiprinimas ir visuomenės pasitikėjimo mokslu didinimas. </w:t>
      </w:r>
      <w:commentRangeEnd w:id="284"/>
      <w:r w:rsidRPr="00955FC3" w:rsidR="009A605A">
        <w:rPr>
          <w:rStyle w:val="Komentaronuoroda"/>
          <w:rFonts w:ascii="Times New Roman" w:hAnsi="Times New Roman" w:eastAsia="Times New Roman" w:cs="Times New Roman"/>
          <w:kern w:val="0"/>
          <w:sz w:val="24"/>
          <w:szCs w:val="24"/>
          <w:lang w:eastAsia="lt-LT"/>
          <w14:ligatures w14:val="none"/>
        </w:rPr>
        <w:commentReference w:id="284"/>
      </w:r>
    </w:p>
    <w:p w:rsidRPr="00955FC3" w:rsidR="002F7BA9" w:rsidP="002F7BA9" w:rsidRDefault="00786DC8" w14:paraId="35A74279" w14:textId="77777777">
      <w:pPr>
        <w:ind w:firstLine="567"/>
        <w:rPr>
          <w:rFonts w:ascii="Times New Roman" w:hAnsi="Times New Roman" w:eastAsia="Times New Roman" w:cs="Times New Roman"/>
          <w:kern w:val="0"/>
          <w:lang w:eastAsia="lt-LT"/>
          <w14:ligatures w14:val="none"/>
        </w:rPr>
      </w:pPr>
      <w:r w:rsidRPr="2E260C7A">
        <w:rPr>
          <w:rFonts w:ascii="Times New Roman" w:hAnsi="Times New Roman" w:eastAsia="Aptos" w:cs="Times New Roman"/>
        </w:rPr>
        <w:t>EK</w:t>
      </w:r>
      <w:r w:rsidRPr="2E260C7A" w:rsidR="00F114D6">
        <w:rPr>
          <w:rFonts w:ascii="Times New Roman" w:hAnsi="Times New Roman" w:eastAsia="Aptos" w:cs="Times New Roman"/>
        </w:rPr>
        <w:t xml:space="preserve"> iškėlė ambicingus tikslus įgyvendinti skaitmeninę transformaciją, kuri yra platus ir visa apimantis procesas integruojant skaitmenines technologijas į visus ekonomikos ir </w:t>
      </w:r>
      <w:r w:rsidRPr="2E260C7A" w:rsidR="00F114D6">
        <w:rPr>
          <w:rFonts w:ascii="Times New Roman" w:hAnsi="Times New Roman" w:eastAsia="Aptos" w:cs="Times New Roman"/>
        </w:rPr>
        <w:t xml:space="preserve">visuomenės aspektus. </w:t>
      </w:r>
      <w:r w:rsidRPr="2E260C7A">
        <w:rPr>
          <w:rFonts w:ascii="Times New Roman" w:hAnsi="Times New Roman" w:eastAsia="Aptos" w:cs="Times New Roman"/>
        </w:rPr>
        <w:t>ES</w:t>
      </w:r>
      <w:r w:rsidRPr="2E260C7A" w:rsidR="00F114D6">
        <w:rPr>
          <w:rFonts w:ascii="Times New Roman" w:hAnsi="Times New Roman" w:eastAsia="Aptos" w:cs="Times New Roman"/>
        </w:rPr>
        <w:t xml:space="preserve"> skaitmeninės transformacijos koncepcija ir iniciatyvos vystėsi palaipsniui, tačiau vienas esminių dokumentų, kuriame skaitmeninė transformacija buvo aiškiai ir išsamiai apibrėžta, yra </w:t>
      </w:r>
      <w:r w:rsidRPr="2E260C7A" w:rsidR="00F114D6">
        <w:rPr>
          <w:rFonts w:ascii="Times New Roman" w:hAnsi="Times New Roman" w:eastAsia="Aptos" w:cs="Times New Roman"/>
          <w:b/>
          <w:bCs/>
        </w:rPr>
        <w:t>Europos duomenų strategija</w:t>
      </w:r>
      <w:r w:rsidRPr="2E260C7A" w:rsidR="00F114D6">
        <w:rPr>
          <w:rFonts w:ascii="Times New Roman" w:hAnsi="Times New Roman" w:eastAsia="Aptos" w:cs="Times New Roman"/>
        </w:rPr>
        <w:t xml:space="preserve">, paskelbta </w:t>
      </w:r>
      <w:r w:rsidRPr="2E260C7A" w:rsidR="00F114D6">
        <w:rPr>
          <w:rFonts w:ascii="Times New Roman" w:hAnsi="Times New Roman" w:eastAsia="Aptos" w:cs="Times New Roman"/>
          <w:b/>
          <w:bCs/>
        </w:rPr>
        <w:t>2020 m. vasario 19 d</w:t>
      </w:r>
      <w:r w:rsidRPr="2E260C7A" w:rsidR="00F114D6">
        <w:rPr>
          <w:rFonts w:ascii="Times New Roman" w:hAnsi="Times New Roman" w:eastAsia="Aptos" w:cs="Times New Roman"/>
        </w:rPr>
        <w:t xml:space="preserve">. Jos tikslas – pakeisti Europos veikimo būdą, pasitelkiant skaitmenines inovacijas siekti ekonomikos augimo, didinti konkurencingumą, spręsti visuomenės uždavinius ir gerinti piliečių gyvenimo kokybę. </w:t>
      </w:r>
    </w:p>
    <w:p w:rsidR="002F7BA9" w:rsidP="6F3D20FB" w:rsidRDefault="30CB618D" w14:paraId="78B1B7A7" w14:textId="77777777">
      <w:pPr>
        <w:ind w:firstLine="567"/>
        <w:rPr>
          <w:rFonts w:ascii="Times New Roman" w:hAnsi="Times New Roman" w:eastAsia="Times New Roman" w:cs="Times New Roman"/>
          <w:kern w:val="0"/>
          <w:lang w:eastAsia="lt-LT"/>
          <w14:ligatures w14:val="none"/>
        </w:rPr>
      </w:pPr>
      <w:hyperlink r:id="rId19">
        <w:r w:rsidRPr="6F3D20FB">
          <w:rPr>
            <w:rFonts w:ascii="Times New Roman" w:hAnsi="Times New Roman" w:eastAsia="Aptos" w:cs="Times New Roman"/>
            <w:u w:val="single"/>
          </w:rPr>
          <w:t>Europos duomenų strategijoje</w:t>
        </w:r>
      </w:hyperlink>
      <w:r w:rsidRPr="6F3D20FB">
        <w:rPr>
          <w:rFonts w:ascii="Times New Roman" w:hAnsi="Times New Roman" w:eastAsia="Aptos" w:cs="Times New Roman"/>
        </w:rPr>
        <w:t xml:space="preserve"> akcentuojama, kad duomenys yra esminis ekonomikos augimo, konkurencingumo, inovacijų, darbo vietų kūrimo ir visuomenės pažangos augimo šaltinis, o jų dėka sukurtos įvairios taikomojo pobūdžio programos suteiks naudos visuomenei bei verslui, padės sveik</w:t>
      </w:r>
      <w:r w:rsidRPr="6F3D20FB" w:rsidR="3D111DB0">
        <w:rPr>
          <w:rFonts w:ascii="Times New Roman" w:hAnsi="Times New Roman" w:eastAsia="Aptos" w:cs="Times New Roman"/>
        </w:rPr>
        <w:t>atos</w:t>
      </w:r>
      <w:r w:rsidRPr="6F3D20FB">
        <w:rPr>
          <w:rFonts w:ascii="Times New Roman" w:hAnsi="Times New Roman" w:eastAsia="Aptos" w:cs="Times New Roman"/>
        </w:rPr>
        <w:t xml:space="preserve"> priežiūro</w:t>
      </w:r>
      <w:r w:rsidRPr="6F3D20FB" w:rsidR="3D111DB0">
        <w:rPr>
          <w:rFonts w:ascii="Times New Roman" w:hAnsi="Times New Roman" w:eastAsia="Aptos" w:cs="Times New Roman"/>
        </w:rPr>
        <w:t>s sistemai</w:t>
      </w:r>
      <w:r w:rsidRPr="6F3D20FB">
        <w:rPr>
          <w:rFonts w:ascii="Times New Roman" w:hAnsi="Times New Roman" w:eastAsia="Aptos" w:cs="Times New Roman"/>
        </w:rPr>
        <w:t>, kurs saugesnes ir švaresnes transporto sistemas, pasiūlys naujus produktus ir paslaugas, mažins viešųjų paslaugų sąnaudas, didin</w:t>
      </w:r>
      <w:r w:rsidRPr="6F3D20FB" w:rsidR="3D111DB0">
        <w:rPr>
          <w:rFonts w:ascii="Times New Roman" w:hAnsi="Times New Roman" w:eastAsia="Aptos" w:cs="Times New Roman"/>
        </w:rPr>
        <w:t>s</w:t>
      </w:r>
      <w:r w:rsidRPr="6F3D20FB">
        <w:rPr>
          <w:rFonts w:ascii="Times New Roman" w:hAnsi="Times New Roman" w:eastAsia="Aptos" w:cs="Times New Roman"/>
        </w:rPr>
        <w:t xml:space="preserve"> tvarumą ir energijos vartojimo efektyvumą.</w:t>
      </w:r>
    </w:p>
    <w:p w:rsidR="002F7BA9" w:rsidP="6F3D20FB" w:rsidRDefault="1B281CBF" w14:paraId="310BB27A" w14:textId="77777777">
      <w:pPr>
        <w:ind w:firstLine="567"/>
        <w:rPr>
          <w:rFonts w:ascii="Times New Roman" w:hAnsi="Times New Roman" w:eastAsia="Times New Roman" w:cs="Times New Roman"/>
          <w:kern w:val="0"/>
          <w:lang w:eastAsia="lt-LT"/>
          <w14:ligatures w14:val="none"/>
        </w:rPr>
      </w:pPr>
      <w:r w:rsidRPr="2E260C7A">
        <w:rPr>
          <w:rFonts w:ascii="Times New Roman" w:hAnsi="Times New Roman" w:eastAsia="Aptos" w:cs="Times New Roman"/>
        </w:rPr>
        <w:t xml:space="preserve">Europos duomenų strategija siekiama sukurti bendrąją duomenų rinką, kuri užtikrintų Europos konkurencingumą pasaulyje ir duomenų suverenumą. Tam tikslui yra kuriama </w:t>
      </w:r>
      <w:hyperlink r:id="rId20">
        <w:r w:rsidRPr="2E260C7A">
          <w:rPr>
            <w:rFonts w:ascii="Times New Roman" w:hAnsi="Times New Roman" w:eastAsia="Aptos" w:cs="Times New Roman"/>
            <w:u w:val="single"/>
          </w:rPr>
          <w:t>Bendroji Europos duomenų erdvė</w:t>
        </w:r>
      </w:hyperlink>
      <w:r w:rsidRPr="2E260C7A">
        <w:rPr>
          <w:rFonts w:ascii="Times New Roman" w:hAnsi="Times New Roman" w:eastAsia="Aptos" w:cs="Times New Roman"/>
        </w:rPr>
        <w:t>. Siekiama kad visuomenė ir verslas galėtų pasinaudoti kuo didesniu kiekiu duomenų, bei kad duomenys kuriančios įmonės, įstaigos ir fiziniai asmenys, išlaikytų jų kontrolę.</w:t>
      </w:r>
    </w:p>
    <w:p w:rsidRPr="00955FC3" w:rsidR="002F7BA9" w:rsidP="6F3D20FB" w:rsidRDefault="1B281CBF" w14:paraId="43E77D95" w14:textId="502A13CB">
      <w:pPr>
        <w:ind w:firstLine="567"/>
        <w:rPr>
          <w:rFonts w:ascii="Times New Roman" w:hAnsi="Times New Roman" w:eastAsia="Times New Roman" w:cs="Times New Roman"/>
          <w:kern w:val="0"/>
          <w:lang w:eastAsia="lt-LT"/>
          <w14:ligatures w14:val="none"/>
        </w:rPr>
      </w:pPr>
      <w:r w:rsidRPr="6F3D20FB">
        <w:rPr>
          <w:rFonts w:ascii="Times New Roman" w:hAnsi="Times New Roman" w:eastAsia="Aptos" w:cs="Times New Roman"/>
          <w:kern w:val="0"/>
          <w14:ligatures w14:val="none"/>
        </w:rPr>
        <w:t>Europos duomenų erdvė jungia 14 sektorių,</w:t>
      </w:r>
      <w:r w:rsidRPr="6F3D20FB" w:rsidR="1CDFBB29">
        <w:rPr>
          <w:rFonts w:ascii="Times New Roman" w:hAnsi="Times New Roman" w:eastAsia="Aptos" w:cs="Times New Roman"/>
          <w:kern w:val="0"/>
          <w14:ligatures w14:val="none"/>
        </w:rPr>
        <w:t xml:space="preserve"> </w:t>
      </w:r>
      <w:r w:rsidRPr="6F3D20FB">
        <w:rPr>
          <w:rFonts w:ascii="Times New Roman" w:hAnsi="Times New Roman" w:eastAsia="Aptos" w:cs="Times New Roman"/>
          <w:kern w:val="0"/>
          <w14:ligatures w14:val="none"/>
        </w:rPr>
        <w:t>tarp jų ir mokslinius tyrimus, eksperimentinę plėtra, ir inovacijas (toliau – MTEPI). EOSC yra pagrindinė Bendrosios Europos duomenų erdvės sudedamoji dalis</w:t>
      </w:r>
      <w:r w:rsidRPr="6F3D20FB" w:rsidR="4539B876">
        <w:rPr>
          <w:rFonts w:ascii="Times New Roman" w:hAnsi="Times New Roman" w:eastAsia="Aptos" w:cs="Times New Roman"/>
          <w:kern w:val="0"/>
          <w14:ligatures w14:val="none"/>
        </w:rPr>
        <w:t>,</w:t>
      </w:r>
      <w:r w:rsidRPr="6F3D20FB">
        <w:rPr>
          <w:rFonts w:ascii="Times New Roman" w:hAnsi="Times New Roman" w:eastAsia="Aptos" w:cs="Times New Roman"/>
          <w:kern w:val="0"/>
          <w14:ligatures w14:val="none"/>
        </w:rPr>
        <w:t xml:space="preserve"> skirta MTEPI. EOSC siekiama tyrėjams ir suinteresuotoms šalims suteikti sklandžią prieigą prie kokybiškų duomenų ir skaitmeninių paslaugų, kartu remti tarpvalstybinį ir tarpdalyk</w:t>
      </w:r>
      <w:r w:rsidR="00D070C1">
        <w:rPr>
          <w:rFonts w:ascii="Times New Roman" w:hAnsi="Times New Roman" w:eastAsia="Aptos" w:cs="Times New Roman"/>
          <w:kern w:val="0"/>
          <w14:ligatures w14:val="none"/>
        </w:rPr>
        <w:t>in</w:t>
      </w:r>
      <w:r w:rsidRPr="6F3D20FB">
        <w:rPr>
          <w:rFonts w:ascii="Times New Roman" w:hAnsi="Times New Roman" w:eastAsia="Aptos" w:cs="Times New Roman"/>
          <w:kern w:val="0"/>
          <w14:ligatures w14:val="none"/>
        </w:rPr>
        <w:t>į bendradarbiavimą.</w:t>
      </w:r>
    </w:p>
    <w:p w:rsidRPr="00955FC3" w:rsidR="002F7BA9" w:rsidP="002F7BA9" w:rsidRDefault="00F114D6" w14:paraId="324DAE12" w14:textId="63003F8F">
      <w:pPr>
        <w:ind w:firstLine="567"/>
        <w:rPr>
          <w:rFonts w:ascii="Times New Roman" w:hAnsi="Times New Roman" w:eastAsia="Times New Roman" w:cs="Times New Roman"/>
          <w:kern w:val="0"/>
          <w:lang w:val="es-ES" w:eastAsia="lt-LT"/>
          <w14:ligatures w14:val="none"/>
        </w:rPr>
      </w:pPr>
      <w:r w:rsidRPr="2E260C7A">
        <w:rPr>
          <w:rFonts w:ascii="Times New Roman" w:hAnsi="Times New Roman" w:eastAsia="Aptos" w:cs="Times New Roman"/>
          <w:noProof/>
          <w:kern w:val="0"/>
          <w:lang w:val="es-ES"/>
          <w14:ligatures w14:val="none"/>
        </w:rPr>
        <w:t xml:space="preserve">Taip pat ES Komisija 2025 metų rudenį paskelbė dvi naujas strategijas: 2025 m. spalio 8 d.  komunikatą </w:t>
      </w:r>
      <w:r w:rsidRPr="2E260C7A">
        <w:rPr>
          <w:rFonts w:ascii="Times New Roman" w:hAnsi="Times New Roman" w:eastAsia="Aptos" w:cs="Times New Roman"/>
          <w:i/>
          <w:iCs/>
          <w:noProof/>
          <w:kern w:val="0"/>
          <w:lang w:val="es-ES"/>
          <w14:ligatures w14:val="none"/>
        </w:rPr>
        <w:t>Europos dirbtinio intelekto naudojimo moksle strategija. Klojami Europos DI mokslo išteklių centro (RAISE) pamatai</w:t>
      </w:r>
      <w:r w:rsidRPr="2E260C7A">
        <w:rPr>
          <w:rFonts w:ascii="Times New Roman" w:hAnsi="Times New Roman" w:eastAsia="Aptos" w:cs="Times New Roman"/>
          <w:noProof/>
          <w:kern w:val="0"/>
          <w:lang w:val="es-ES"/>
          <w14:ligatures w14:val="none"/>
        </w:rPr>
        <w:t xml:space="preserve"> bei  2025 m. lapkričio 19 d. komunikatą </w:t>
      </w:r>
      <w:r w:rsidRPr="2E260C7A">
        <w:rPr>
          <w:rFonts w:ascii="Times New Roman" w:hAnsi="Times New Roman" w:eastAsia="Aptos" w:cs="Times New Roman"/>
          <w:i/>
          <w:iCs/>
          <w:noProof/>
          <w:kern w:val="0"/>
          <w:lang w:val="es-ES"/>
          <w14:ligatures w14:val="none"/>
        </w:rPr>
        <w:t>Duomenų sąjungos strategija: duomenų atvėrimas dirbtiniam intelektui</w:t>
      </w:r>
      <w:r w:rsidR="00D070C1">
        <w:rPr>
          <w:rFonts w:ascii="Times New Roman" w:hAnsi="Times New Roman" w:eastAsia="Aptos" w:cs="Times New Roman"/>
          <w:i/>
          <w:iCs/>
          <w:noProof/>
          <w:kern w:val="0"/>
          <w:lang w:val="es-ES"/>
          <w14:ligatures w14:val="none"/>
        </w:rPr>
        <w:t xml:space="preserve"> </w:t>
      </w:r>
      <w:r w:rsidR="00D070C1">
        <w:rPr>
          <w:rFonts w:ascii="Times New Roman" w:hAnsi="Times New Roman" w:eastAsia="Aptos" w:cs="Times New Roman"/>
          <w:noProof/>
          <w:kern w:val="0"/>
          <w:lang w:val="es-ES"/>
          <w14:ligatures w14:val="none"/>
        </w:rPr>
        <w:t>(</w:t>
      </w:r>
      <w:r w:rsidRPr="2E260C7A" w:rsidR="00D070C1">
        <w:rPr>
          <w:rFonts w:ascii="Times New Roman" w:hAnsi="Times New Roman" w:cs="Times New Roman"/>
          <w:i/>
          <w:iCs/>
        </w:rPr>
        <w:t>Data Union Strategy</w:t>
      </w:r>
      <w:r w:rsidRPr="2E260C7A" w:rsidR="00D070C1">
        <w:rPr>
          <w:rFonts w:ascii="Times New Roman" w:hAnsi="Times New Roman" w:cs="Times New Roman"/>
        </w:rPr>
        <w:t>, 2025)</w:t>
      </w:r>
      <w:r w:rsidRPr="2E260C7A">
        <w:rPr>
          <w:rFonts w:ascii="Times New Roman" w:hAnsi="Times New Roman" w:eastAsia="Aptos" w:cs="Times New Roman"/>
          <w:i/>
          <w:iCs/>
          <w:noProof/>
          <w:kern w:val="0"/>
          <w:lang w:val="es-ES"/>
          <w14:ligatures w14:val="none"/>
        </w:rPr>
        <w:t xml:space="preserve">. </w:t>
      </w:r>
    </w:p>
    <w:p w:rsidRPr="00955FC3" w:rsidR="002F7BA9" w:rsidP="002F7BA9" w:rsidRDefault="00FF2307" w14:paraId="3B368CC2" w14:textId="77777777">
      <w:pPr>
        <w:ind w:firstLine="567"/>
        <w:rPr>
          <w:rFonts w:ascii="Times New Roman" w:hAnsi="Times New Roman" w:eastAsia="Times New Roman" w:cs="Times New Roman"/>
          <w:kern w:val="0"/>
          <w:lang w:val="es-ES" w:eastAsia="lt-LT"/>
          <w14:ligatures w14:val="none"/>
        </w:rPr>
      </w:pPr>
      <w:r w:rsidRPr="2E260C7A">
        <w:rPr>
          <w:rFonts w:ascii="Times New Roman" w:hAnsi="Times New Roman" w:eastAsia="Aptos" w:cs="Times New Roman"/>
          <w:noProof/>
          <w:kern w:val="0"/>
          <w:lang w:val="es-ES"/>
          <w14:ligatures w14:val="none"/>
        </w:rPr>
        <w:t>EK</w:t>
      </w:r>
      <w:r w:rsidRPr="2E260C7A" w:rsidR="00F114D6">
        <w:rPr>
          <w:rFonts w:ascii="Times New Roman" w:hAnsi="Times New Roman" w:eastAsia="Aptos" w:cs="Times New Roman"/>
          <w:noProof/>
          <w:kern w:val="0"/>
          <w:lang w:val="es-ES"/>
          <w14:ligatures w14:val="none"/>
        </w:rPr>
        <w:t xml:space="preserve"> parengta </w:t>
      </w:r>
      <w:r w:rsidRPr="2E260C7A" w:rsidR="00F114D6">
        <w:rPr>
          <w:rFonts w:ascii="Times New Roman" w:hAnsi="Times New Roman" w:eastAsia="Aptos" w:cs="Times New Roman"/>
          <w:i/>
          <w:iCs/>
          <w:noProof/>
          <w:kern w:val="0"/>
          <w:lang w:val="es-ES"/>
          <w14:ligatures w14:val="none"/>
        </w:rPr>
        <w:t>Europos dirbtinio intelekto moksle strategija</w:t>
      </w:r>
      <w:r w:rsidRPr="2E260C7A" w:rsidR="00F114D6">
        <w:rPr>
          <w:rFonts w:ascii="Times New Roman" w:hAnsi="Times New Roman" w:eastAsia="Aptos" w:cs="Times New Roman"/>
          <w:noProof/>
          <w:kern w:val="0"/>
          <w:lang w:val="es-ES"/>
          <w14:ligatures w14:val="none"/>
        </w:rPr>
        <w:t xml:space="preserve"> iškelia </w:t>
      </w:r>
      <w:r w:rsidRPr="2E260C7A" w:rsidR="00880F57">
        <w:rPr>
          <w:rFonts w:ascii="Times New Roman" w:hAnsi="Times New Roman" w:eastAsia="Aptos" w:cs="Times New Roman"/>
          <w:noProof/>
          <w:kern w:val="0"/>
          <w:lang w:val="es-ES"/>
          <w14:ligatures w14:val="none"/>
        </w:rPr>
        <w:t>MTD</w:t>
      </w:r>
      <w:r w:rsidRPr="2E260C7A" w:rsidR="00F114D6">
        <w:rPr>
          <w:rFonts w:ascii="Times New Roman" w:hAnsi="Times New Roman" w:eastAsia="Aptos" w:cs="Times New Roman"/>
          <w:noProof/>
          <w:kern w:val="0"/>
          <w:lang w:val="es-ES"/>
          <w14:ligatures w14:val="none"/>
        </w:rPr>
        <w:t xml:space="preserve"> į pačią Europos mokslinio konkurencingumo šerdį. Vienas svarbiausių siūlymų – sukurti RAISE – Europos </w:t>
      </w:r>
      <w:r w:rsidRPr="2E260C7A" w:rsidR="00880F57">
        <w:rPr>
          <w:rFonts w:ascii="Times New Roman" w:hAnsi="Times New Roman" w:eastAsia="Aptos" w:cs="Times New Roman"/>
          <w:noProof/>
          <w:kern w:val="0"/>
          <w:lang w:val="es-ES"/>
          <w14:ligatures w14:val="none"/>
        </w:rPr>
        <w:t>dirbtinio intelekto (toliau – DI)</w:t>
      </w:r>
      <w:r w:rsidRPr="2E260C7A" w:rsidR="00F114D6">
        <w:rPr>
          <w:rFonts w:ascii="Times New Roman" w:hAnsi="Times New Roman" w:eastAsia="Aptos" w:cs="Times New Roman"/>
          <w:noProof/>
          <w:kern w:val="0"/>
          <w:lang w:val="es-ES"/>
          <w14:ligatures w14:val="none"/>
        </w:rPr>
        <w:t xml:space="preserve"> išteklių mokslui institutą, virtualią ES lygmens struktūrą, kuri sujungtų talentus, skaičiavimo išteklius, finansavimą ir, svarbiausia, </w:t>
      </w:r>
      <w:r w:rsidRPr="2E260C7A" w:rsidR="005A17C6">
        <w:rPr>
          <w:rFonts w:ascii="Times New Roman" w:hAnsi="Times New Roman" w:eastAsia="Aptos" w:cs="Times New Roman"/>
          <w:noProof/>
          <w:kern w:val="0"/>
          <w:lang w:val="es-ES"/>
          <w14:ligatures w14:val="none"/>
        </w:rPr>
        <w:t>MTD</w:t>
      </w:r>
      <w:r w:rsidRPr="2E260C7A" w:rsidR="00F114D6">
        <w:rPr>
          <w:rFonts w:ascii="Times New Roman" w:hAnsi="Times New Roman" w:eastAsia="Aptos" w:cs="Times New Roman"/>
          <w:noProof/>
          <w:kern w:val="0"/>
          <w:lang w:val="es-ES"/>
          <w14:ligatures w14:val="none"/>
        </w:rPr>
        <w:t xml:space="preserve">. RAISE užduotis būtų nustatyti trūkstamus duomenų segmentus, užtikrinti prieigą prie DI parengtų duomenų rinkinių ir koordinuoti jų prieinamumą tarp valstybių bei mokslo sričių. Strategijoje pabrėžiama, kad DI gali veiksmingai veikti tik su kokybiškais, suderinamais ir plačiai prieinamais duomenimis. Norėdama tai spręsti, </w:t>
      </w:r>
      <w:r w:rsidRPr="2E260C7A">
        <w:rPr>
          <w:rFonts w:ascii="Times New Roman" w:hAnsi="Times New Roman" w:eastAsia="Aptos" w:cs="Times New Roman"/>
          <w:noProof/>
          <w:kern w:val="0"/>
          <w:lang w:val="es-ES"/>
          <w14:ligatures w14:val="none"/>
        </w:rPr>
        <w:t>EK</w:t>
      </w:r>
      <w:r w:rsidRPr="2E260C7A" w:rsidR="00F114D6">
        <w:rPr>
          <w:rFonts w:ascii="Times New Roman" w:hAnsi="Times New Roman" w:eastAsia="Aptos" w:cs="Times New Roman"/>
          <w:noProof/>
          <w:kern w:val="0"/>
          <w:lang w:val="es-ES"/>
          <w14:ligatures w14:val="none"/>
        </w:rPr>
        <w:t xml:space="preserve"> tyrimų duomenis įtraukia į platesnę skaitmeninę ekosistemą – ypač į EOSC platformą ir kitas Europos duomenų erdves, kurios turėtų užtikrinti sklandžią prieigą prie bendrų </w:t>
      </w:r>
      <w:r w:rsidRPr="2E260C7A" w:rsidR="005A17C6">
        <w:rPr>
          <w:rFonts w:ascii="Times New Roman" w:hAnsi="Times New Roman" w:eastAsia="Aptos" w:cs="Times New Roman"/>
          <w:noProof/>
          <w:kern w:val="0"/>
          <w:lang w:val="es-ES"/>
          <w14:ligatures w14:val="none"/>
        </w:rPr>
        <w:t>MTD</w:t>
      </w:r>
      <w:r w:rsidRPr="2E260C7A" w:rsidR="00F114D6">
        <w:rPr>
          <w:rFonts w:ascii="Times New Roman" w:hAnsi="Times New Roman" w:eastAsia="Aptos" w:cs="Times New Roman"/>
          <w:noProof/>
          <w:kern w:val="0"/>
          <w:lang w:val="es-ES"/>
          <w14:ligatures w14:val="none"/>
        </w:rPr>
        <w:t xml:space="preserve"> ir įrankių. Vienas iš inovatyviausių pasiūlymų – kurti Duomenų laboratorijas DI gamyklose (</w:t>
      </w:r>
      <w:r w:rsidRPr="2E260C7A" w:rsidR="005A17C6">
        <w:rPr>
          <w:rFonts w:ascii="Times New Roman" w:hAnsi="Times New Roman" w:eastAsia="Aptos" w:cs="Times New Roman"/>
          <w:noProof/>
          <w:kern w:val="0"/>
          <w:lang w:val="es-ES"/>
          <w14:ligatures w14:val="none"/>
        </w:rPr>
        <w:t xml:space="preserve">angl. </w:t>
      </w:r>
      <w:r w:rsidRPr="2E260C7A" w:rsidR="00F114D6">
        <w:rPr>
          <w:rFonts w:ascii="Times New Roman" w:hAnsi="Times New Roman" w:eastAsia="Aptos" w:cs="Times New Roman"/>
          <w:i/>
          <w:iCs/>
          <w:noProof/>
          <w:kern w:val="0"/>
          <w:lang w:val="es-ES"/>
          <w14:ligatures w14:val="none"/>
        </w:rPr>
        <w:t>AI fac</w:t>
      </w:r>
      <w:r w:rsidRPr="2E260C7A" w:rsidR="005A17C6">
        <w:rPr>
          <w:rFonts w:ascii="Times New Roman" w:hAnsi="Times New Roman" w:eastAsia="Aptos" w:cs="Times New Roman"/>
          <w:i/>
          <w:iCs/>
          <w:noProof/>
          <w:kern w:val="0"/>
          <w:lang w:val="es-ES"/>
          <w14:ligatures w14:val="none"/>
        </w:rPr>
        <w:t>t</w:t>
      </w:r>
      <w:r w:rsidRPr="2E260C7A" w:rsidR="00F114D6">
        <w:rPr>
          <w:rFonts w:ascii="Times New Roman" w:hAnsi="Times New Roman" w:eastAsia="Aptos" w:cs="Times New Roman"/>
          <w:i/>
          <w:iCs/>
          <w:noProof/>
          <w:kern w:val="0"/>
          <w:lang w:val="es-ES"/>
          <w14:ligatures w14:val="none"/>
        </w:rPr>
        <w:t>ories</w:t>
      </w:r>
      <w:r w:rsidRPr="2E260C7A" w:rsidR="00F114D6">
        <w:rPr>
          <w:rFonts w:ascii="Times New Roman" w:hAnsi="Times New Roman" w:eastAsia="Aptos" w:cs="Times New Roman"/>
          <w:noProof/>
          <w:kern w:val="0"/>
          <w:lang w:val="es-ES"/>
          <w14:ligatures w14:val="none"/>
        </w:rPr>
        <w:t xml:space="preserve">). Iš esmės tai sukuria aiškią grandinę: nuo pirminių </w:t>
      </w:r>
      <w:r w:rsidRPr="2E260C7A" w:rsidR="005A17C6">
        <w:rPr>
          <w:rFonts w:ascii="Times New Roman" w:hAnsi="Times New Roman" w:eastAsia="Aptos" w:cs="Times New Roman"/>
          <w:noProof/>
          <w:kern w:val="0"/>
          <w:lang w:val="es-ES"/>
          <w14:ligatures w14:val="none"/>
        </w:rPr>
        <w:t>MTD</w:t>
      </w:r>
      <w:r w:rsidRPr="2E260C7A" w:rsidR="00F114D6">
        <w:rPr>
          <w:rFonts w:ascii="Times New Roman" w:hAnsi="Times New Roman" w:eastAsia="Aptos" w:cs="Times New Roman"/>
          <w:noProof/>
          <w:kern w:val="0"/>
          <w:lang w:val="es-ES"/>
          <w14:ligatures w14:val="none"/>
        </w:rPr>
        <w:t xml:space="preserve"> iki aukštos kokybės, DI parengtų duomenų rinkinių.</w:t>
      </w:r>
    </w:p>
    <w:p w:rsidRPr="00955FC3" w:rsidR="002F7BA9" w:rsidP="002F7BA9" w:rsidRDefault="533881FF" w14:paraId="557CB418" w14:textId="77777777">
      <w:pPr>
        <w:ind w:firstLine="567"/>
        <w:rPr>
          <w:rFonts w:ascii="Times New Roman" w:hAnsi="Times New Roman" w:eastAsia="Times New Roman" w:cs="Times New Roman"/>
          <w:kern w:val="0"/>
          <w:lang w:val="es-ES" w:eastAsia="lt-LT"/>
          <w14:ligatures w14:val="none"/>
        </w:rPr>
      </w:pPr>
      <w:r w:rsidRPr="2E260C7A">
        <w:rPr>
          <w:rFonts w:ascii="Times New Roman" w:hAnsi="Times New Roman" w:eastAsia="Aptos" w:cs="Times New Roman"/>
          <w:noProof/>
          <w:kern w:val="0"/>
          <w:lang w:val="es-ES"/>
          <w14:ligatures w14:val="none"/>
        </w:rPr>
        <w:t>EK</w:t>
      </w:r>
      <w:r w:rsidRPr="2E260C7A" w:rsidR="0C85573A">
        <w:rPr>
          <w:rFonts w:ascii="Times New Roman" w:hAnsi="Times New Roman" w:eastAsia="Aptos" w:cs="Times New Roman"/>
          <w:noProof/>
          <w:kern w:val="0"/>
          <w:lang w:val="es-ES"/>
          <w14:ligatures w14:val="none"/>
        </w:rPr>
        <w:t xml:space="preserve"> parengtoje </w:t>
      </w:r>
      <w:r w:rsidRPr="2E260C7A" w:rsidR="0C85573A">
        <w:rPr>
          <w:rFonts w:ascii="Times New Roman" w:hAnsi="Times New Roman" w:eastAsia="Aptos" w:cs="Times New Roman"/>
          <w:i/>
          <w:iCs/>
          <w:noProof/>
          <w:kern w:val="0"/>
          <w:lang w:val="es-ES"/>
          <w14:ligatures w14:val="none"/>
        </w:rPr>
        <w:t xml:space="preserve">Duomenų sąjungos strategijoje </w:t>
      </w:r>
      <w:r w:rsidRPr="2E260C7A" w:rsidR="0C85573A">
        <w:rPr>
          <w:rFonts w:ascii="Times New Roman" w:hAnsi="Times New Roman" w:eastAsia="Aptos" w:cs="Times New Roman"/>
          <w:noProof/>
          <w:kern w:val="0"/>
          <w:lang w:val="es-ES"/>
          <w14:ligatures w14:val="none"/>
        </w:rPr>
        <w:t xml:space="preserve">pabrėžiama, kad Europa vis labiau susiduria su ryškiu duomenų trūkumu, kuris pradeda riboti ne tik </w:t>
      </w:r>
      <w:r w:rsidRPr="2E260C7A">
        <w:rPr>
          <w:rFonts w:ascii="Times New Roman" w:hAnsi="Times New Roman" w:eastAsia="Aptos" w:cs="Times New Roman"/>
          <w:noProof/>
          <w:kern w:val="0"/>
          <w:lang w:val="es-ES"/>
          <w14:ligatures w14:val="none"/>
        </w:rPr>
        <w:t>DI</w:t>
      </w:r>
      <w:r w:rsidRPr="2E260C7A" w:rsidR="0C85573A">
        <w:rPr>
          <w:rFonts w:ascii="Times New Roman" w:hAnsi="Times New Roman" w:eastAsia="Aptos" w:cs="Times New Roman"/>
          <w:noProof/>
          <w:kern w:val="0"/>
          <w:lang w:val="es-ES"/>
          <w14:ligatures w14:val="none"/>
        </w:rPr>
        <w:t xml:space="preserve"> plėtrą, bet ir platesnę mokslinių tyrimų ekosistemą. Strategijoje pabrėžiama, kad nesustiprinus didelio masto, tarpusavyje suderinamų ir patikimai valdomų </w:t>
      </w:r>
      <w:r w:rsidRPr="2E260C7A">
        <w:rPr>
          <w:rFonts w:ascii="Times New Roman" w:hAnsi="Times New Roman" w:eastAsia="Aptos" w:cs="Times New Roman"/>
          <w:noProof/>
          <w:kern w:val="0"/>
          <w:lang w:val="es-ES"/>
          <w14:ligatures w14:val="none"/>
        </w:rPr>
        <w:t>MTD</w:t>
      </w:r>
      <w:r w:rsidRPr="2E260C7A" w:rsidR="0C85573A">
        <w:rPr>
          <w:rFonts w:ascii="Times New Roman" w:hAnsi="Times New Roman" w:eastAsia="Aptos" w:cs="Times New Roman"/>
          <w:noProof/>
          <w:kern w:val="0"/>
          <w:lang w:val="es-ES"/>
          <w14:ligatures w14:val="none"/>
        </w:rPr>
        <w:t xml:space="preserve"> sistemų, Europa rizikuoja atsilikti nuo pasaulio lyderių, kurių </w:t>
      </w:r>
      <w:r w:rsidRPr="2E260C7A" w:rsidR="241ECA00">
        <w:rPr>
          <w:rFonts w:ascii="Times New Roman" w:hAnsi="Times New Roman" w:eastAsia="Aptos" w:cs="Times New Roman"/>
          <w:noProof/>
          <w:kern w:val="0"/>
          <w:lang w:val="es-ES"/>
          <w14:ligatures w14:val="none"/>
        </w:rPr>
        <w:t>MTI</w:t>
      </w:r>
      <w:r w:rsidRPr="2E260C7A" w:rsidR="0C85573A">
        <w:rPr>
          <w:rFonts w:ascii="Times New Roman" w:hAnsi="Times New Roman" w:eastAsia="Aptos" w:cs="Times New Roman"/>
          <w:noProof/>
          <w:kern w:val="0"/>
          <w:lang w:val="es-ES"/>
          <w14:ligatures w14:val="none"/>
        </w:rPr>
        <w:t xml:space="preserve"> jau dabar veikia daug didesniu mastu. Atsakydama į šią problemą, </w:t>
      </w:r>
      <w:r w:rsidRPr="2E260C7A" w:rsidR="241ECA00">
        <w:rPr>
          <w:rFonts w:ascii="Times New Roman" w:hAnsi="Times New Roman" w:eastAsia="Aptos" w:cs="Times New Roman"/>
          <w:noProof/>
          <w:kern w:val="0"/>
          <w:lang w:val="es-ES"/>
          <w14:ligatures w14:val="none"/>
        </w:rPr>
        <w:t>EK</w:t>
      </w:r>
      <w:r w:rsidRPr="2E260C7A" w:rsidR="0C85573A">
        <w:rPr>
          <w:rFonts w:ascii="Times New Roman" w:hAnsi="Times New Roman" w:eastAsia="Aptos" w:cs="Times New Roman"/>
          <w:noProof/>
          <w:kern w:val="0"/>
          <w:lang w:val="es-ES"/>
          <w14:ligatures w14:val="none"/>
        </w:rPr>
        <w:t xml:space="preserve"> numato kryptingai plėsti tyrimams svarbius duomenų išteklius – nuo anonimizuotų klinikinių vaizdų ar genominių rinkinių iki aplinkosauginių stebėjimų, kultūros paveldo archyvų ir daugiakalbių tekstynų. Specializuotų Duomenų laboratorijų kūrimas žymi svarbų poslinkį link praktinių, tyrėjams orientuotų duomenų paslaugų: šios laboratorijos kaups, tvarkys, pseudonimizuos ir sintetins duomenis, padėdamos tyrėjams įveikti kliūtis, </w:t>
      </w:r>
      <w:r w:rsidRPr="2E260C7A" w:rsidR="0C85573A">
        <w:rPr>
          <w:rFonts w:ascii="Times New Roman" w:hAnsi="Times New Roman" w:eastAsia="Aptos" w:cs="Times New Roman"/>
          <w:noProof/>
          <w:kern w:val="0"/>
          <w:lang w:val="es-ES"/>
          <w14:ligatures w14:val="none"/>
        </w:rPr>
        <w:t xml:space="preserve">kurias sukelia skirtingos taisyklės, institucijų duomenų izoliacija ir nevienodi techniniai pajėgumai. Suteikdamos saugias duomenų apdorojimo aplinkas ir pažangias privatumo užtikrinimo technologijas, Duomenų laboratorijos turėtų sumažinti dalijimosi jautriais ar komerciškai saugomais duomenimis barjerus. </w:t>
      </w:r>
    </w:p>
    <w:p w:rsidRPr="00C81748" w:rsidR="00F114D6" w:rsidP="00C81748" w:rsidRDefault="392DE538" w14:paraId="2EA72640" w14:textId="440EB6C8">
      <w:pPr>
        <w:spacing w:line="259" w:lineRule="auto"/>
        <w:ind w:firstLine="567"/>
        <w:rPr>
          <w:rFonts w:ascii="Times New Roman" w:hAnsi="Times New Roman" w:eastAsia="Aptos" w:cs="Times New Roman"/>
          <w:noProof/>
        </w:rPr>
      </w:pPr>
      <w:ins w:author="Gribauskienė Aušra | ŠMSM" w:date="2026-03-13T13:44:00Z" w:id="287">
        <w:r w:rsidRPr="00C81748">
          <w:rPr>
            <w:rFonts w:ascii="Times New Roman" w:hAnsi="Times New Roman" w:eastAsia="Segoe UI" w:cs="Times New Roman"/>
            <w:color w:val="333333"/>
          </w:rPr>
          <w:t>M</w:t>
        </w:r>
        <w:r w:rsidRPr="00C81748" w:rsidR="707F4EC7">
          <w:rPr>
            <w:rFonts w:ascii="Times New Roman" w:hAnsi="Times New Roman" w:eastAsia="Segoe UI" w:cs="Times New Roman"/>
            <w:color w:val="333333"/>
          </w:rPr>
          <w:t>okslinių tyrimų duomenys aptariami platesniame AM kontekste</w:t>
        </w:r>
        <w:r w:rsidRPr="00C81748" w:rsidR="23E37DA9">
          <w:rPr>
            <w:rFonts w:ascii="Times New Roman" w:hAnsi="Times New Roman" w:eastAsia="Segoe UI" w:cs="Times New Roman"/>
            <w:color w:val="333333"/>
          </w:rPr>
          <w:t>.</w:t>
        </w:r>
        <w:r w:rsidRPr="00C81748" w:rsidR="707F4EC7">
          <w:rPr>
            <w:rFonts w:ascii="Times New Roman" w:hAnsi="Times New Roman" w:eastAsia="Times New Roman" w:cs="Times New Roman"/>
          </w:rPr>
          <w:t xml:space="preserve"> </w:t>
        </w:r>
      </w:ins>
      <w:commentRangeStart w:id="288"/>
      <w:r w:rsidRPr="00C81748" w:rsidR="12B2684D">
        <w:rPr>
          <w:rFonts w:ascii="Times New Roman" w:hAnsi="Times New Roman" w:eastAsia="Aptos" w:cs="Times New Roman"/>
        </w:rPr>
        <w:t>Naujausia ES</w:t>
      </w:r>
      <w:r w:rsidRPr="00C81748" w:rsidR="12B2684D">
        <w:rPr>
          <w:rFonts w:ascii="Times New Roman" w:hAnsi="Times New Roman" w:eastAsia="Aptos" w:cs="Times New Roman"/>
          <w:strike/>
        </w:rPr>
        <w:t xml:space="preserve"> t</w:t>
      </w:r>
      <w:commentRangeEnd w:id="288"/>
      <w:r w:rsidRPr="00C81748" w:rsidR="6A9169A5">
        <w:rPr>
          <w:rStyle w:val="Komentaronuoroda"/>
          <w:rFonts w:ascii="Times New Roman" w:hAnsi="Times New Roman" w:eastAsia="Aptos" w:cs="Times New Roman"/>
          <w:strike/>
          <w:sz w:val="24"/>
          <w:szCs w:val="24"/>
        </w:rPr>
        <w:commentReference w:id="288"/>
      </w:r>
      <w:r w:rsidRPr="00C81748" w:rsidR="00C81748">
        <w:rPr>
          <w:rFonts w:ascii="Times New Roman" w:hAnsi="Times New Roman" w:eastAsia="Aptos" w:cs="Times New Roman"/>
          <w:strike/>
        </w:rPr>
        <w:t xml:space="preserve"> </w:t>
      </w:r>
      <w:r w:rsidR="00C81748">
        <w:rPr>
          <w:rFonts w:ascii="Times New Roman" w:hAnsi="Times New Roman" w:eastAsia="Aptos" w:cs="Times New Roman"/>
        </w:rPr>
        <w:t>MTD</w:t>
      </w:r>
      <w:r w:rsidRPr="00C81748" w:rsidR="12B2684D">
        <w:rPr>
          <w:rFonts w:ascii="Times New Roman" w:hAnsi="Times New Roman" w:eastAsia="Aptos" w:cs="Times New Roman"/>
        </w:rPr>
        <w:t xml:space="preserve"> politika ir tikslai yra nustatyti </w:t>
      </w:r>
      <w:r w:rsidRPr="00C81748">
        <w:rPr>
          <w:rFonts w:ascii="Times New Roman" w:hAnsi="Times New Roman" w:eastAsia="Aptos" w:cs="Times New Roman"/>
        </w:rPr>
        <w:t>Europos Tarybos 2025 kovo 3 d. rekomendacijoje Nr. 6693/25 „Dėl 2025-2027 m. Europos mokslinių tyrimų erdvės politikos darbotvarkės“</w:t>
      </w:r>
      <w:r w:rsidRPr="00C81748" w:rsidR="12B2684D">
        <w:rPr>
          <w:rFonts w:ascii="Times New Roman" w:hAnsi="Times New Roman" w:eastAsia="Aptos" w:cs="Times New Roman"/>
        </w:rPr>
        <w:t xml:space="preserve">, kurioje nustatyta kad pirmoji Europos mokslinių tyrimų erdvės (toliau – EMTE) struktūrinės politikos kryptis yra sudaryti sąlygas </w:t>
      </w:r>
      <w:r w:rsidRPr="00C81748" w:rsidR="19585925">
        <w:rPr>
          <w:rFonts w:ascii="Times New Roman" w:hAnsi="Times New Roman" w:eastAsia="Aptos" w:cs="Times New Roman"/>
        </w:rPr>
        <w:t>AM</w:t>
      </w:r>
      <w:r w:rsidRPr="00C81748" w:rsidR="12B2684D">
        <w:rPr>
          <w:rFonts w:ascii="Times New Roman" w:hAnsi="Times New Roman" w:eastAsia="Aptos" w:cs="Times New Roman"/>
        </w:rPr>
        <w:t xml:space="preserve"> dalintis </w:t>
      </w:r>
      <w:r w:rsidRPr="00C81748" w:rsidR="19585925">
        <w:rPr>
          <w:rFonts w:ascii="Times New Roman" w:hAnsi="Times New Roman" w:eastAsia="Aptos" w:cs="Times New Roman"/>
        </w:rPr>
        <w:t>MTD</w:t>
      </w:r>
      <w:r w:rsidRPr="00C81748" w:rsidR="12B2684D">
        <w:rPr>
          <w:rFonts w:ascii="Times New Roman" w:hAnsi="Times New Roman" w:eastAsia="Aptos" w:cs="Times New Roman"/>
        </w:rPr>
        <w:t xml:space="preserve"> ir juos pakartotinai naudoti, be kita ko, pasitelkiant EOSC. Šia politikos kryptimi siekiama esminių pokyčių Europos mokslinių tyrimų bendruomenėse ir </w:t>
      </w:r>
      <w:r w:rsidRPr="00C81748" w:rsidR="19585925">
        <w:rPr>
          <w:rFonts w:ascii="Times New Roman" w:hAnsi="Times New Roman" w:eastAsia="Aptos" w:cs="Times New Roman"/>
        </w:rPr>
        <w:t>MTI</w:t>
      </w:r>
      <w:r w:rsidRPr="00C81748" w:rsidR="12B2684D">
        <w:rPr>
          <w:rFonts w:ascii="Times New Roman" w:hAnsi="Times New Roman" w:eastAsia="Aptos" w:cs="Times New Roman"/>
        </w:rPr>
        <w:t xml:space="preserve"> sukuriant geresnę ES teisinę sistemą, skirtą atviram dalijimuisi </w:t>
      </w:r>
      <w:r w:rsidRPr="00C81748" w:rsidR="19585925">
        <w:rPr>
          <w:rFonts w:ascii="Times New Roman" w:hAnsi="Times New Roman" w:eastAsia="Aptos" w:cs="Times New Roman"/>
        </w:rPr>
        <w:t>MTD</w:t>
      </w:r>
      <w:r w:rsidRPr="00C81748" w:rsidR="12B2684D">
        <w:rPr>
          <w:rFonts w:ascii="Times New Roman" w:hAnsi="Times New Roman" w:eastAsia="Aptos" w:cs="Times New Roman"/>
        </w:rPr>
        <w:t xml:space="preserve"> ir kitais skaitmeniniais mokslinių tyrimų objektais, naudojamais ir sukurtais per visą mokslinių tyrimų gyvavimo ciklą</w:t>
      </w:r>
      <w:r w:rsidRPr="00C81748" w:rsidR="19585925">
        <w:rPr>
          <w:rFonts w:ascii="Times New Roman" w:hAnsi="Times New Roman" w:eastAsia="Aptos" w:cs="Times New Roman"/>
        </w:rPr>
        <w:t xml:space="preserve"> </w:t>
      </w:r>
      <w:r w:rsidRPr="00C81748" w:rsidR="12B2684D">
        <w:rPr>
          <w:rFonts w:ascii="Times New Roman" w:hAnsi="Times New Roman" w:eastAsia="Aptos" w:cs="Times New Roman"/>
        </w:rPr>
        <w:t>bei užtikrinti sklandžią prieigą prie jų ir patikimą pakartotinį jų naudojimą. Numaty</w:t>
      </w:r>
      <w:r w:rsidRPr="00C81748" w:rsidR="19585925">
        <w:rPr>
          <w:rFonts w:ascii="Times New Roman" w:hAnsi="Times New Roman" w:eastAsia="Aptos" w:cs="Times New Roman"/>
        </w:rPr>
        <w:t>t</w:t>
      </w:r>
      <w:r w:rsidRPr="00C81748" w:rsidR="12B2684D">
        <w:rPr>
          <w:rFonts w:ascii="Times New Roman" w:hAnsi="Times New Roman" w:eastAsia="Aptos" w:cs="Times New Roman"/>
        </w:rPr>
        <w:t>i šie tikslai:</w:t>
      </w:r>
    </w:p>
    <w:p w:rsidRPr="002F7BA9" w:rsidR="002F7BA9" w:rsidP="2E260C7A" w:rsidRDefault="002F7BA9" w14:paraId="13AB32BA" w14:textId="77777777">
      <w:pPr>
        <w:ind w:firstLine="567"/>
        <w:rPr>
          <w:rFonts w:ascii="Times New Roman" w:hAnsi="Times New Roman" w:eastAsia="Times New Roman" w:cs="Times New Roman"/>
          <w:noProof/>
          <w:kern w:val="0"/>
          <w:lang w:eastAsia="lt-LT"/>
          <w14:ligatures w14:val="none"/>
        </w:rPr>
      </w:pPr>
    </w:p>
    <w:p w:rsidRPr="002F7BA9" w:rsidR="00F114D6" w:rsidP="2E260C7A" w:rsidRDefault="002F7BA9" w14:paraId="5D734143" w14:textId="5F9B3944">
      <w:pPr>
        <w:pStyle w:val="Sraopastraipa"/>
        <w:numPr>
          <w:ilvl w:val="0"/>
          <w:numId w:val="10"/>
        </w:numPr>
        <w:rPr>
          <w:rFonts w:ascii="Times New Roman" w:hAnsi="Times New Roman" w:eastAsia="Aptos" w:cs="Times New Roman"/>
          <w:noProof/>
        </w:rPr>
      </w:pPr>
      <w:r w:rsidRPr="2E260C7A">
        <w:rPr>
          <w:rFonts w:ascii="Times New Roman" w:hAnsi="Times New Roman" w:eastAsia="Aptos" w:cs="Times New Roman"/>
          <w:b/>
          <w:bCs/>
        </w:rPr>
        <w:t>Mokymai ir a</w:t>
      </w:r>
      <w:r w:rsidRPr="2E260C7A" w:rsidR="00F114D6">
        <w:rPr>
          <w:rFonts w:ascii="Times New Roman" w:hAnsi="Times New Roman" w:eastAsia="Aptos" w:cs="Times New Roman"/>
          <w:b/>
          <w:bCs/>
        </w:rPr>
        <w:t>tsilyginimas už atvirojo mokslo praktikas.</w:t>
      </w:r>
      <w:r w:rsidRPr="2E260C7A" w:rsidR="00F114D6">
        <w:rPr>
          <w:rFonts w:ascii="Times New Roman" w:hAnsi="Times New Roman" w:eastAsia="Aptos" w:cs="Times New Roman"/>
        </w:rPr>
        <w:t xml:space="preserve"> Skatinama, kad už </w:t>
      </w:r>
      <w:r w:rsidRPr="2E260C7A" w:rsidR="00F62E7B">
        <w:rPr>
          <w:rFonts w:ascii="Times New Roman" w:hAnsi="Times New Roman" w:eastAsia="Aptos" w:cs="Times New Roman"/>
        </w:rPr>
        <w:t>AM</w:t>
      </w:r>
      <w:r w:rsidRPr="2E260C7A" w:rsidR="00F114D6">
        <w:rPr>
          <w:rFonts w:ascii="Times New Roman" w:hAnsi="Times New Roman" w:eastAsia="Aptos" w:cs="Times New Roman"/>
        </w:rPr>
        <w:t xml:space="preserve"> praktiką ir įgūdžius būtų atlyginama.</w:t>
      </w:r>
    </w:p>
    <w:p w:rsidRPr="00955FC3" w:rsidR="00F114D6" w:rsidP="2E260C7A" w:rsidRDefault="00F114D6" w14:paraId="299B8347" w14:textId="77777777">
      <w:pPr>
        <w:pStyle w:val="Sraopastraipa"/>
        <w:numPr>
          <w:ilvl w:val="0"/>
          <w:numId w:val="10"/>
        </w:numPr>
        <w:rPr>
          <w:rFonts w:ascii="Times New Roman" w:hAnsi="Times New Roman" w:eastAsia="Aptos" w:cs="Times New Roman"/>
          <w:noProof/>
        </w:rPr>
      </w:pPr>
      <w:r w:rsidRPr="2E260C7A">
        <w:rPr>
          <w:rFonts w:ascii="Times New Roman" w:hAnsi="Times New Roman" w:eastAsia="Aptos" w:cs="Times New Roman"/>
          <w:b/>
          <w:bCs/>
        </w:rPr>
        <w:t xml:space="preserve">Standartų, priemonių ir paslaugų kūrimas. </w:t>
      </w:r>
      <w:r w:rsidRPr="2E260C7A">
        <w:rPr>
          <w:rFonts w:ascii="Times New Roman" w:hAnsi="Times New Roman" w:eastAsia="Aptos" w:cs="Times New Roman"/>
        </w:rPr>
        <w:t>Siekiama sudaryti sąlygas tyrėjams rasti, gauti, pakartotinai naudoti ir derinti mokslo rezultatus pasitelkiant standartus, priemones ir paslaugas.</w:t>
      </w:r>
    </w:p>
    <w:p w:rsidRPr="00955FC3" w:rsidR="00F114D6" w:rsidP="2E260C7A" w:rsidRDefault="00F114D6" w14:paraId="4E080FC3" w14:textId="77777777">
      <w:pPr>
        <w:pStyle w:val="Sraopastraipa"/>
        <w:numPr>
          <w:ilvl w:val="0"/>
          <w:numId w:val="10"/>
        </w:numPr>
        <w:rPr>
          <w:rFonts w:ascii="Times New Roman" w:hAnsi="Times New Roman" w:eastAsia="Aptos" w:cs="Times New Roman"/>
          <w:noProof/>
        </w:rPr>
      </w:pPr>
      <w:r w:rsidRPr="2E260C7A">
        <w:rPr>
          <w:rFonts w:ascii="Times New Roman" w:hAnsi="Times New Roman" w:eastAsia="Aptos" w:cs="Times New Roman"/>
          <w:b/>
          <w:bCs/>
        </w:rPr>
        <w:t>Susietos bendruomeninės infrastruktūros diegimas</w:t>
      </w:r>
      <w:r w:rsidRPr="2E260C7A">
        <w:rPr>
          <w:rFonts w:ascii="Times New Roman" w:hAnsi="Times New Roman" w:eastAsia="Aptos" w:cs="Times New Roman"/>
        </w:rPr>
        <w:t>. Skatinama diegti ir prižiūrėti susietą bendruomeninę infrastruktūrą, sudarančią sąlygas atvirai dalytis mokslo rezultatais.</w:t>
      </w:r>
    </w:p>
    <w:p w:rsidRPr="00955FC3" w:rsidR="00F114D6" w:rsidP="2E260C7A" w:rsidRDefault="00F114D6" w14:paraId="265184EE" w14:textId="412B07AA">
      <w:pPr>
        <w:pStyle w:val="Sraopastraipa"/>
        <w:numPr>
          <w:ilvl w:val="0"/>
          <w:numId w:val="10"/>
        </w:numPr>
        <w:rPr>
          <w:rFonts w:ascii="Times New Roman" w:hAnsi="Times New Roman" w:eastAsia="Aptos" w:cs="Times New Roman"/>
          <w:noProof/>
        </w:rPr>
      </w:pPr>
      <w:r w:rsidRPr="2E260C7A">
        <w:rPr>
          <w:rFonts w:ascii="Times New Roman" w:hAnsi="Times New Roman" w:eastAsia="Aptos" w:cs="Times New Roman"/>
          <w:b/>
          <w:bCs/>
        </w:rPr>
        <w:t xml:space="preserve">FAIR </w:t>
      </w:r>
      <w:r w:rsidRPr="2E260C7A" w:rsidR="00F62E7B">
        <w:rPr>
          <w:rFonts w:ascii="Times New Roman" w:hAnsi="Times New Roman" w:eastAsia="Aptos" w:cs="Times New Roman"/>
          <w:b/>
          <w:bCs/>
        </w:rPr>
        <w:t>MTD</w:t>
      </w:r>
      <w:r w:rsidRPr="2E260C7A">
        <w:rPr>
          <w:rFonts w:ascii="Times New Roman" w:hAnsi="Times New Roman" w:eastAsia="Aptos" w:cs="Times New Roman"/>
          <w:b/>
          <w:bCs/>
        </w:rPr>
        <w:t xml:space="preserve"> tinklo kūrimas. </w:t>
      </w:r>
      <w:r w:rsidRPr="2E260C7A">
        <w:rPr>
          <w:rFonts w:ascii="Times New Roman" w:hAnsi="Times New Roman" w:eastAsia="Aptos" w:cs="Times New Roman"/>
        </w:rPr>
        <w:t xml:space="preserve">Siekiama, kad Europa pirmautų kuriant FAIR </w:t>
      </w:r>
      <w:r w:rsidRPr="2E260C7A" w:rsidR="00F62E7B">
        <w:rPr>
          <w:rFonts w:ascii="Times New Roman" w:hAnsi="Times New Roman" w:eastAsia="Aptos" w:cs="Times New Roman"/>
        </w:rPr>
        <w:t>MTD</w:t>
      </w:r>
      <w:r w:rsidRPr="2E260C7A">
        <w:rPr>
          <w:rFonts w:ascii="Times New Roman" w:hAnsi="Times New Roman" w:eastAsia="Aptos" w:cs="Times New Roman"/>
        </w:rPr>
        <w:t xml:space="preserve"> tinklą</w:t>
      </w:r>
      <w:r w:rsidR="00C81748">
        <w:rPr>
          <w:rFonts w:ascii="Times New Roman" w:hAnsi="Times New Roman" w:eastAsia="Aptos" w:cs="Times New Roman"/>
        </w:rPr>
        <w:t>,</w:t>
      </w:r>
      <w:r w:rsidRPr="2E260C7A">
        <w:rPr>
          <w:rFonts w:ascii="Times New Roman" w:hAnsi="Times New Roman" w:eastAsia="Aptos" w:cs="Times New Roman"/>
        </w:rPr>
        <w:t xml:space="preserve"> sąveikų su kitomis duomenų erdvėmis.</w:t>
      </w:r>
    </w:p>
    <w:p w:rsidRPr="00955FC3" w:rsidR="00F114D6" w:rsidP="2E260C7A" w:rsidRDefault="00F114D6" w14:paraId="2065772E" w14:textId="77777777">
      <w:pPr>
        <w:pStyle w:val="Sraopastraipa"/>
        <w:numPr>
          <w:ilvl w:val="0"/>
          <w:numId w:val="10"/>
        </w:numPr>
        <w:rPr>
          <w:rFonts w:ascii="Times New Roman" w:hAnsi="Times New Roman" w:eastAsia="Aptos" w:cs="Times New Roman"/>
          <w:noProof/>
        </w:rPr>
      </w:pPr>
      <w:r w:rsidRPr="2E260C7A">
        <w:rPr>
          <w:rFonts w:ascii="Times New Roman" w:hAnsi="Times New Roman" w:eastAsia="Aptos" w:cs="Times New Roman"/>
          <w:b/>
          <w:bCs/>
        </w:rPr>
        <w:t xml:space="preserve">Geresnių teisinių sąlygų sudarymas. </w:t>
      </w:r>
      <w:r w:rsidRPr="2E260C7A">
        <w:rPr>
          <w:rFonts w:ascii="Times New Roman" w:hAnsi="Times New Roman" w:eastAsia="Aptos" w:cs="Times New Roman"/>
        </w:rPr>
        <w:t xml:space="preserve">Siekiama </w:t>
      </w:r>
      <w:r w:rsidRPr="2E260C7A">
        <w:rPr>
          <w:rFonts w:ascii="Times New Roman" w:hAnsi="Times New Roman" w:eastAsia="Aptos" w:cs="Times New Roman"/>
          <w:b/>
          <w:bCs/>
        </w:rPr>
        <w:t>s</w:t>
      </w:r>
      <w:r w:rsidRPr="2E260C7A">
        <w:rPr>
          <w:rFonts w:ascii="Times New Roman" w:hAnsi="Times New Roman" w:eastAsia="Aptos" w:cs="Times New Roman"/>
        </w:rPr>
        <w:t>udaryti geresnes teisines sąlygas ir suteikti išteklių tyrėjams, kad jie galėtų susipažinti su viešosiomis lėšomis finansuojamų mokslinių tyrimų rezultatais ir juos pakartotinai naudoti, taip pat naudoti leidinius ir duomenis mokslo tikslais.</w:t>
      </w:r>
    </w:p>
    <w:p w:rsidRPr="00955FC3" w:rsidR="002F7BA9" w:rsidP="2E260C7A" w:rsidRDefault="002F7BA9" w14:paraId="4A87BD87" w14:textId="77777777">
      <w:pPr>
        <w:pStyle w:val="Sraopastraipa"/>
        <w:rPr>
          <w:rFonts w:ascii="Times New Roman" w:hAnsi="Times New Roman" w:eastAsia="Aptos" w:cs="Times New Roman"/>
          <w:noProof/>
        </w:rPr>
      </w:pPr>
    </w:p>
    <w:p w:rsidR="00F114D6" w:rsidP="2E260C7A" w:rsidRDefault="1B281CBF" w14:paraId="6F99D595" w14:textId="451623F8">
      <w:pPr>
        <w:ind w:firstLine="567"/>
        <w:rPr>
          <w:rFonts w:ascii="Times New Roman" w:hAnsi="Times New Roman" w:eastAsia="Aptos" w:cs="Times New Roman"/>
          <w:noProof/>
        </w:rPr>
      </w:pPr>
      <w:r w:rsidRPr="2E260C7A">
        <w:rPr>
          <w:rFonts w:ascii="Times New Roman" w:hAnsi="Times New Roman" w:eastAsia="Aptos" w:cs="Times New Roman"/>
        </w:rPr>
        <w:t xml:space="preserve">2025-2027 m. </w:t>
      </w:r>
      <w:r w:rsidRPr="2E260C7A" w:rsidR="23BBC94A">
        <w:rPr>
          <w:rFonts w:ascii="Times New Roman" w:hAnsi="Times New Roman" w:eastAsia="Aptos" w:cs="Times New Roman"/>
        </w:rPr>
        <w:t>EMTE</w:t>
      </w:r>
      <w:r w:rsidRPr="2E260C7A">
        <w:rPr>
          <w:rFonts w:ascii="Times New Roman" w:hAnsi="Times New Roman" w:eastAsia="Aptos" w:cs="Times New Roman"/>
        </w:rPr>
        <w:t xml:space="preserve"> politikos darbotvarkėje nustatytas veiksmas skirtas</w:t>
      </w:r>
      <w:r w:rsidRPr="2E260C7A">
        <w:rPr>
          <w:rFonts w:ascii="Times New Roman" w:hAnsi="Times New Roman" w:eastAsia="Aptos" w:cs="Times New Roman"/>
          <w:b/>
          <w:bCs/>
        </w:rPr>
        <w:t xml:space="preserve"> </w:t>
      </w:r>
      <w:r w:rsidRPr="00C81748">
        <w:rPr>
          <w:rFonts w:ascii="Times New Roman" w:hAnsi="Times New Roman" w:eastAsia="Aptos" w:cs="Times New Roman"/>
        </w:rPr>
        <w:t xml:space="preserve">užtikrinti lygybę </w:t>
      </w:r>
      <w:r w:rsidRPr="00C81748" w:rsidR="23BBC94A">
        <w:rPr>
          <w:rFonts w:ascii="Times New Roman" w:hAnsi="Times New Roman" w:eastAsia="Aptos" w:cs="Times New Roman"/>
        </w:rPr>
        <w:t>AM</w:t>
      </w:r>
      <w:r w:rsidRPr="00C81748">
        <w:rPr>
          <w:rFonts w:ascii="Times New Roman" w:hAnsi="Times New Roman" w:eastAsia="Aptos" w:cs="Times New Roman"/>
        </w:rPr>
        <w:t xml:space="preserve"> srityje.</w:t>
      </w:r>
      <w:r w:rsidRPr="2E260C7A">
        <w:rPr>
          <w:rFonts w:ascii="Times New Roman" w:hAnsi="Times New Roman" w:eastAsia="Aptos" w:cs="Times New Roman"/>
          <w:b/>
          <w:bCs/>
        </w:rPr>
        <w:t xml:space="preserve"> </w:t>
      </w:r>
      <w:r w:rsidRPr="2E260C7A">
        <w:rPr>
          <w:rFonts w:ascii="Times New Roman" w:hAnsi="Times New Roman" w:eastAsia="Aptos" w:cs="Times New Roman"/>
        </w:rPr>
        <w:t xml:space="preserve">Pažymima, kad įgyvendinant </w:t>
      </w:r>
      <w:r w:rsidRPr="2E260C7A" w:rsidR="23BBC94A">
        <w:rPr>
          <w:rFonts w:ascii="Times New Roman" w:hAnsi="Times New Roman" w:eastAsia="Aptos" w:cs="Times New Roman"/>
        </w:rPr>
        <w:t>AM principus</w:t>
      </w:r>
      <w:r w:rsidRPr="2E260C7A">
        <w:rPr>
          <w:rFonts w:ascii="Times New Roman" w:hAnsi="Times New Roman" w:eastAsia="Aptos" w:cs="Times New Roman"/>
        </w:rPr>
        <w:t xml:space="preserve"> reikia tvirtos politinės paramos ir didelių investicijų į išteklius, koordinavimą, technologinę parengtį, atvirąj</w:t>
      </w:r>
      <w:r w:rsidRPr="2E260C7A" w:rsidR="51E9F6A3">
        <w:rPr>
          <w:rFonts w:ascii="Times New Roman" w:hAnsi="Times New Roman" w:eastAsia="Aptos" w:cs="Times New Roman"/>
        </w:rPr>
        <w:t>ą prieigą,</w:t>
      </w:r>
      <w:r w:rsidRPr="2E260C7A">
        <w:rPr>
          <w:rFonts w:ascii="Times New Roman" w:hAnsi="Times New Roman" w:eastAsia="Aptos" w:cs="Times New Roman"/>
        </w:rPr>
        <w:t xml:space="preserve"> ir skaitmeninius įgūdžius, taip pat reikia veiksmingų skatinimo, pripažinimo bei atlygio sistemų tyrėjams kūrimo. Visa tai labai skiriasi ne tik Europos šalyse ir organizacijose, bet ir visame pasaulyje, todėl EMTE reikia </w:t>
      </w:r>
      <w:commentRangeStart w:id="289"/>
      <w:commentRangeStart w:id="290"/>
      <w:commentRangeStart w:id="900541576"/>
      <w:r w:rsidRPr="2E260C7A">
        <w:rPr>
          <w:rFonts w:ascii="Times New Roman" w:hAnsi="Times New Roman" w:eastAsia="Aptos" w:cs="Times New Roman"/>
        </w:rPr>
        <w:t>didesnį teisingumą</w:t>
      </w:r>
      <w:commentRangeEnd w:id="289"/>
      <w:r w:rsidRPr="2E260C7A">
        <w:rPr>
          <w:rStyle w:val="Komentaronuoroda"/>
          <w:rFonts w:ascii="Times New Roman" w:hAnsi="Times New Roman" w:eastAsia="Aptos" w:cs="Times New Roman"/>
          <w:sz w:val="24"/>
          <w:szCs w:val="24"/>
        </w:rPr>
        <w:commentReference w:id="289"/>
      </w:r>
      <w:commentRangeEnd w:id="290"/>
      <w:r>
        <w:rPr>
          <w:rStyle w:val="CommentReference"/>
        </w:rPr>
        <w:commentReference w:id="290"/>
      </w:r>
      <w:commentRangeEnd w:id="900541576"/>
      <w:r>
        <w:rPr>
          <w:rStyle w:val="CommentReference"/>
        </w:rPr>
        <w:commentReference w:id="900541576"/>
      </w:r>
      <w:r w:rsidRPr="2E260C7A">
        <w:rPr>
          <w:rFonts w:ascii="Times New Roman" w:hAnsi="Times New Roman" w:eastAsia="Aptos" w:cs="Times New Roman"/>
        </w:rPr>
        <w:t xml:space="preserve"> užtikrinančių požiūrių</w:t>
      </w:r>
      <w:r w:rsidRPr="2E260C7A">
        <w:rPr>
          <w:rFonts w:ascii="Times New Roman" w:hAnsi="Times New Roman" w:eastAsia="Aptos" w:cs="Times New Roman"/>
          <w:i/>
          <w:iCs/>
        </w:rPr>
        <w:t xml:space="preserve">. </w:t>
      </w:r>
      <w:r w:rsidRPr="2E260C7A">
        <w:rPr>
          <w:rFonts w:ascii="Times New Roman" w:hAnsi="Times New Roman" w:eastAsia="Aptos" w:cs="Times New Roman"/>
        </w:rPr>
        <w:t>Šio EMTE veiksmo tikslai:</w:t>
      </w:r>
    </w:p>
    <w:p w:rsidRPr="00BB081A" w:rsidR="002F7BA9" w:rsidP="2E260C7A" w:rsidRDefault="002F7BA9" w14:paraId="3CA1527E" w14:textId="77777777">
      <w:pPr>
        <w:ind w:firstLine="567"/>
        <w:rPr>
          <w:rFonts w:ascii="Times New Roman" w:hAnsi="Times New Roman" w:eastAsia="Aptos" w:cs="Times New Roman"/>
          <w:noProof/>
        </w:rPr>
      </w:pPr>
    </w:p>
    <w:p w:rsidRPr="002F7BA9" w:rsidR="00F114D6" w:rsidP="2E260C7A" w:rsidRDefault="00F114D6" w14:paraId="7BA3A5F8" w14:textId="44DB598B">
      <w:pPr>
        <w:pStyle w:val="Sraopastraipa"/>
        <w:numPr>
          <w:ilvl w:val="0"/>
          <w:numId w:val="11"/>
        </w:numPr>
        <w:rPr>
          <w:rFonts w:ascii="Times New Roman" w:hAnsi="Times New Roman" w:eastAsia="Aptos" w:cs="Times New Roman"/>
          <w:noProof/>
        </w:rPr>
      </w:pPr>
      <w:r w:rsidRPr="2E260C7A">
        <w:rPr>
          <w:rFonts w:ascii="Times New Roman" w:hAnsi="Times New Roman" w:eastAsia="Aptos" w:cs="Times New Roman"/>
          <w:b/>
          <w:bCs/>
        </w:rPr>
        <w:t xml:space="preserve">Kliūčių ir iššūkių nustatymas. </w:t>
      </w:r>
      <w:r w:rsidRPr="2E260C7A">
        <w:rPr>
          <w:rFonts w:ascii="Times New Roman" w:hAnsi="Times New Roman" w:eastAsia="Aptos" w:cs="Times New Roman"/>
        </w:rPr>
        <w:t xml:space="preserve">Siekiama nustatyti kliūtis ir iššūkius, susijusius su lygybe </w:t>
      </w:r>
      <w:r w:rsidRPr="2E260C7A" w:rsidR="00F62E7B">
        <w:rPr>
          <w:rFonts w:ascii="Times New Roman" w:hAnsi="Times New Roman" w:eastAsia="Aptos" w:cs="Times New Roman"/>
        </w:rPr>
        <w:t>AM</w:t>
      </w:r>
      <w:r w:rsidRPr="2E260C7A">
        <w:rPr>
          <w:rFonts w:ascii="Times New Roman" w:hAnsi="Times New Roman" w:eastAsia="Aptos" w:cs="Times New Roman"/>
        </w:rPr>
        <w:t xml:space="preserve"> srityje, ir pasiūlyti tolesnius su politiniu atsaku susijusius veiksmus.</w:t>
      </w:r>
    </w:p>
    <w:p w:rsidRPr="002F7BA9" w:rsidR="00F114D6" w:rsidP="2E260C7A" w:rsidRDefault="00F114D6" w14:paraId="50230A10" w14:textId="1523FF31">
      <w:pPr>
        <w:pStyle w:val="Sraopastraipa"/>
        <w:numPr>
          <w:ilvl w:val="0"/>
          <w:numId w:val="11"/>
        </w:numPr>
        <w:rPr>
          <w:rFonts w:ascii="Times New Roman" w:hAnsi="Times New Roman" w:eastAsia="Aptos" w:cs="Times New Roman"/>
          <w:noProof/>
        </w:rPr>
      </w:pPr>
      <w:r w:rsidRPr="2E260C7A">
        <w:rPr>
          <w:rFonts w:ascii="Times New Roman" w:hAnsi="Times New Roman" w:eastAsia="Aptos" w:cs="Times New Roman"/>
          <w:b/>
          <w:bCs/>
        </w:rPr>
        <w:t xml:space="preserve">Nepelno </w:t>
      </w:r>
      <w:r w:rsidRPr="2E260C7A" w:rsidR="00F62E7B">
        <w:rPr>
          <w:rFonts w:ascii="Times New Roman" w:hAnsi="Times New Roman" w:eastAsia="Aptos" w:cs="Times New Roman"/>
          <w:b/>
          <w:bCs/>
        </w:rPr>
        <w:t>AP</w:t>
      </w:r>
      <w:r w:rsidRPr="2E260C7A">
        <w:rPr>
          <w:rFonts w:ascii="Times New Roman" w:hAnsi="Times New Roman" w:eastAsia="Aptos" w:cs="Times New Roman"/>
          <w:b/>
          <w:bCs/>
        </w:rPr>
        <w:t xml:space="preserve"> akademinių leidybos modelių plėtra. </w:t>
      </w:r>
      <w:r w:rsidRPr="2E260C7A">
        <w:rPr>
          <w:rFonts w:ascii="Times New Roman" w:hAnsi="Times New Roman" w:eastAsia="Aptos" w:cs="Times New Roman"/>
        </w:rPr>
        <w:t xml:space="preserve">Siekiama plėtoti ne pelno </w:t>
      </w:r>
      <w:r w:rsidRPr="2E260C7A" w:rsidR="00F62E7B">
        <w:rPr>
          <w:rFonts w:ascii="Times New Roman" w:hAnsi="Times New Roman" w:eastAsia="Aptos" w:cs="Times New Roman"/>
        </w:rPr>
        <w:t>AP</w:t>
      </w:r>
      <w:r w:rsidRPr="2E260C7A">
        <w:rPr>
          <w:rFonts w:ascii="Times New Roman" w:hAnsi="Times New Roman" w:eastAsia="Aptos" w:cs="Times New Roman"/>
        </w:rPr>
        <w:t xml:space="preserve"> akademinius leidybos modelius, plačiai taikomus ir pripažįstamus įvairiose disciplinose, įskaitant mokslinių tyrimų vertinimą.</w:t>
      </w:r>
    </w:p>
    <w:p w:rsidRPr="002F7BA9" w:rsidR="00F114D6" w:rsidP="2E260C7A" w:rsidRDefault="00F114D6" w14:paraId="6B45E219" w14:textId="1C901864">
      <w:pPr>
        <w:pStyle w:val="Sraopastraipa"/>
        <w:numPr>
          <w:ilvl w:val="0"/>
          <w:numId w:val="11"/>
        </w:numPr>
        <w:rPr>
          <w:rFonts w:ascii="Times New Roman" w:hAnsi="Times New Roman" w:eastAsia="Aptos" w:cs="Times New Roman"/>
          <w:noProof/>
        </w:rPr>
      </w:pPr>
      <w:r w:rsidRPr="2E260C7A">
        <w:rPr>
          <w:rFonts w:ascii="Times New Roman" w:hAnsi="Times New Roman" w:eastAsia="Aptos" w:cs="Times New Roman"/>
          <w:b/>
          <w:bCs/>
        </w:rPr>
        <w:t xml:space="preserve">Gebėjimų stiprinimas. </w:t>
      </w:r>
      <w:r w:rsidRPr="2E260C7A">
        <w:rPr>
          <w:rFonts w:ascii="Times New Roman" w:hAnsi="Times New Roman" w:eastAsia="Aptos" w:cs="Times New Roman"/>
        </w:rPr>
        <w:t xml:space="preserve">Skatinama stiprinti gebėjimus, susijusius su </w:t>
      </w:r>
      <w:r w:rsidRPr="2E260C7A" w:rsidR="00F62E7B">
        <w:rPr>
          <w:rFonts w:ascii="Times New Roman" w:hAnsi="Times New Roman" w:eastAsia="Aptos" w:cs="Times New Roman"/>
        </w:rPr>
        <w:t>AM</w:t>
      </w:r>
      <w:r w:rsidRPr="2E260C7A">
        <w:rPr>
          <w:rFonts w:ascii="Times New Roman" w:hAnsi="Times New Roman" w:eastAsia="Aptos" w:cs="Times New Roman"/>
        </w:rPr>
        <w:t xml:space="preserve"> įgūdžiais ir lygiomis galimybėmis EMTE mokslinių tyrimų bendruomenei naudotis </w:t>
      </w:r>
      <w:r w:rsidRPr="2E260C7A" w:rsidR="00F62E7B">
        <w:rPr>
          <w:rFonts w:ascii="Times New Roman" w:hAnsi="Times New Roman" w:eastAsia="Aptos" w:cs="Times New Roman"/>
        </w:rPr>
        <w:t>AM</w:t>
      </w:r>
      <w:r w:rsidRPr="2E260C7A">
        <w:rPr>
          <w:rFonts w:ascii="Times New Roman" w:hAnsi="Times New Roman" w:eastAsia="Aptos" w:cs="Times New Roman"/>
        </w:rPr>
        <w:t xml:space="preserve"> infrastruktūra.</w:t>
      </w:r>
    </w:p>
    <w:p w:rsidRPr="002F7BA9" w:rsidR="00F114D6" w:rsidP="2E260C7A" w:rsidRDefault="00F114D6" w14:paraId="72FFD490" w14:textId="4071D462">
      <w:pPr>
        <w:pStyle w:val="Sraopastraipa"/>
        <w:numPr>
          <w:ilvl w:val="0"/>
          <w:numId w:val="11"/>
        </w:numPr>
        <w:rPr>
          <w:rFonts w:ascii="Times New Roman" w:hAnsi="Times New Roman" w:eastAsia="Aptos" w:cs="Times New Roman"/>
          <w:noProof/>
        </w:rPr>
      </w:pPr>
      <w:r w:rsidRPr="2E260C7A">
        <w:rPr>
          <w:rFonts w:ascii="Times New Roman" w:hAnsi="Times New Roman" w:eastAsia="Aptos" w:cs="Times New Roman"/>
          <w:b/>
          <w:bCs/>
        </w:rPr>
        <w:t>ES politikos metodų plėtojimas</w:t>
      </w:r>
      <w:r w:rsidRPr="2E260C7A">
        <w:rPr>
          <w:rFonts w:ascii="Times New Roman" w:hAnsi="Times New Roman" w:eastAsia="Aptos" w:cs="Times New Roman"/>
        </w:rPr>
        <w:t xml:space="preserve">. Siekiama plėtoti ES politikos metodus, kad būtų nustatyti būdai, kaip užtikrinti didesnę lygybę, kiek tai susiję su </w:t>
      </w:r>
      <w:r w:rsidRPr="2E260C7A" w:rsidR="00F62E7B">
        <w:rPr>
          <w:rFonts w:ascii="Times New Roman" w:hAnsi="Times New Roman" w:eastAsia="Aptos" w:cs="Times New Roman"/>
        </w:rPr>
        <w:t>AM</w:t>
      </w:r>
      <w:r w:rsidRPr="2E260C7A">
        <w:rPr>
          <w:rFonts w:ascii="Times New Roman" w:hAnsi="Times New Roman" w:eastAsia="Aptos" w:cs="Times New Roman"/>
        </w:rPr>
        <w:t xml:space="preserve"> praktika ir infrastruktūra.</w:t>
      </w:r>
    </w:p>
    <w:p w:rsidR="002F7BA9" w:rsidP="2E260C7A" w:rsidRDefault="002F7BA9" w14:paraId="0CAE80F0" w14:textId="77777777">
      <w:pPr>
        <w:rPr>
          <w:rFonts w:ascii="Times New Roman" w:hAnsi="Times New Roman" w:eastAsia="Aptos" w:cs="Times New Roman"/>
          <w:noProof/>
        </w:rPr>
      </w:pPr>
    </w:p>
    <w:p w:rsidRPr="00955FC3" w:rsidR="00F114D6" w:rsidP="2E260C7A" w:rsidRDefault="5728CADE" w14:paraId="2A53A520" w14:textId="3983B275">
      <w:pPr>
        <w:ind w:firstLine="567"/>
        <w:rPr>
          <w:rFonts w:ascii="Times New Roman" w:hAnsi="Times New Roman" w:eastAsia="Aptos" w:cs="Times New Roman"/>
          <w:noProof/>
        </w:rPr>
      </w:pPr>
      <w:commentRangeStart w:id="291"/>
      <w:r w:rsidRPr="2E260C7A">
        <w:rPr>
          <w:rFonts w:ascii="Times New Roman" w:hAnsi="Times New Roman" w:eastAsia="Aptos" w:cs="Times New Roman"/>
        </w:rPr>
        <w:t>MTD</w:t>
      </w:r>
      <w:r w:rsidRPr="2E260C7A" w:rsidR="1B281CBF">
        <w:rPr>
          <w:rFonts w:ascii="Times New Roman" w:hAnsi="Times New Roman" w:eastAsia="Aptos" w:cs="Times New Roman"/>
        </w:rPr>
        <w:t xml:space="preserve"> svarba pabrėžiama </w:t>
      </w:r>
      <w:r w:rsidRPr="2E260C7A" w:rsidR="23BBC94A">
        <w:rPr>
          <w:rFonts w:ascii="Times New Roman" w:hAnsi="Times New Roman" w:eastAsia="Aptos" w:cs="Times New Roman"/>
        </w:rPr>
        <w:t>DI</w:t>
      </w:r>
      <w:r w:rsidRPr="2E260C7A" w:rsidR="1B281CBF">
        <w:rPr>
          <w:rFonts w:ascii="Times New Roman" w:hAnsi="Times New Roman" w:eastAsia="Aptos" w:cs="Times New Roman"/>
        </w:rPr>
        <w:t xml:space="preserve"> vystymosi kontekste -  „</w:t>
      </w:r>
      <w:hyperlink r:id="rId21">
        <w:r w:rsidRPr="2E260C7A" w:rsidR="1B281CBF">
          <w:rPr>
            <w:rFonts w:ascii="Times New Roman" w:hAnsi="Times New Roman" w:eastAsia="Aptos" w:cs="Times New Roman"/>
            <w:u w:val="single"/>
          </w:rPr>
          <w:t>Išvadose dėl ES DI moksle strategijos</w:t>
        </w:r>
      </w:hyperlink>
      <w:r w:rsidRPr="2E260C7A" w:rsidR="1B281CBF">
        <w:rPr>
          <w:rFonts w:ascii="Times New Roman" w:hAnsi="Times New Roman" w:eastAsia="Aptos" w:cs="Times New Roman"/>
        </w:rPr>
        <w:t>" (2025-05-23 9292/25). DI yra universalus įrankis duomenų analizei ir modeliavimui, vedančiam į naujus atradimus. Valstybės narės kviečiamos aktyviai prisidėti prie esamų bendrųjų Europos duomenų erdvių, tokių kaip EOSC, ir naujų duomenų erdvių įgyvendinimo, kai tai būtina, siekiant palaikyti DI pagrindu vykdomus mokslinius tyrimus ir DI modelių mokymą.</w:t>
      </w:r>
      <w:r w:rsidRPr="2E260C7A">
        <w:rPr>
          <w:rFonts w:ascii="Times New Roman" w:hAnsi="Times New Roman" w:eastAsia="Aptos" w:cs="Times New Roman"/>
        </w:rPr>
        <w:t xml:space="preserve"> </w:t>
      </w:r>
      <w:r w:rsidRPr="2E260C7A" w:rsidR="23BBC94A">
        <w:rPr>
          <w:rFonts w:ascii="Times New Roman" w:hAnsi="Times New Roman" w:eastAsia="Aptos" w:cs="Times New Roman"/>
        </w:rPr>
        <w:t>MTD</w:t>
      </w:r>
      <w:r w:rsidRPr="2E260C7A" w:rsidR="1B281CBF">
        <w:rPr>
          <w:rFonts w:ascii="Times New Roman" w:hAnsi="Times New Roman" w:eastAsia="Aptos" w:cs="Times New Roman"/>
        </w:rPr>
        <w:t xml:space="preserve"> svarba akcentuojama</w:t>
      </w:r>
      <w:r w:rsidRPr="2E260C7A">
        <w:rPr>
          <w:rFonts w:ascii="Times New Roman" w:hAnsi="Times New Roman" w:eastAsia="Aptos" w:cs="Times New Roman"/>
        </w:rPr>
        <w:t xml:space="preserve"> ir</w:t>
      </w:r>
      <w:r w:rsidRPr="2E260C7A" w:rsidR="1B281CBF">
        <w:rPr>
          <w:rFonts w:ascii="Times New Roman" w:hAnsi="Times New Roman" w:eastAsia="Aptos" w:cs="Times New Roman"/>
        </w:rPr>
        <w:t xml:space="preserve"> </w:t>
      </w:r>
      <w:hyperlink r:id="rId22">
        <w:r w:rsidRPr="2E260C7A" w:rsidR="1B281CBF">
          <w:rPr>
            <w:rFonts w:ascii="Times New Roman" w:hAnsi="Times New Roman" w:eastAsia="Aptos" w:cs="Times New Roman"/>
            <w:u w:val="single"/>
          </w:rPr>
          <w:t>Europos inovacijų darbotvarkėje</w:t>
        </w:r>
      </w:hyperlink>
      <w:r w:rsidRPr="2E260C7A" w:rsidR="1B281CBF">
        <w:rPr>
          <w:rFonts w:ascii="Times New Roman" w:hAnsi="Times New Roman" w:eastAsia="Aptos" w:cs="Times New Roman"/>
        </w:rPr>
        <w:t xml:space="preserve">, kur </w:t>
      </w:r>
      <w:r w:rsidRPr="2E260C7A" w:rsidR="23BBC94A">
        <w:rPr>
          <w:rFonts w:ascii="Times New Roman" w:hAnsi="Times New Roman" w:eastAsia="Aptos" w:cs="Times New Roman"/>
        </w:rPr>
        <w:t>MTD</w:t>
      </w:r>
      <w:r w:rsidRPr="2E260C7A" w:rsidR="1B281CBF">
        <w:rPr>
          <w:rFonts w:ascii="Times New Roman" w:hAnsi="Times New Roman" w:eastAsia="Aptos" w:cs="Times New Roman"/>
        </w:rPr>
        <w:t xml:space="preserve"> yra pagrindinė naujų inovacijų ir technologijų, įskaitant DI, kūrimo varomoji jėga. </w:t>
      </w:r>
    </w:p>
    <w:p w:rsidRPr="00955FC3" w:rsidR="00F114D6" w:rsidP="2E260C7A" w:rsidRDefault="00F114D6" w14:paraId="65F27BF0" w14:textId="5EBED6D1">
      <w:pPr>
        <w:ind w:firstLine="567"/>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 xml:space="preserve">Analizuojant EK </w:t>
      </w:r>
      <w:r w:rsidRPr="2E260C7A" w:rsidR="00F62E7B">
        <w:rPr>
          <w:rFonts w:ascii="Times New Roman" w:hAnsi="Times New Roman" w:eastAsia="Times New Roman" w:cs="Times New Roman"/>
          <w:noProof/>
          <w:kern w:val="0"/>
          <w:lang w:eastAsia="lt-LT"/>
          <w14:ligatures w14:val="none"/>
        </w:rPr>
        <w:t>AM</w:t>
      </w:r>
      <w:r w:rsidRPr="2E260C7A">
        <w:rPr>
          <w:rFonts w:ascii="Times New Roman" w:hAnsi="Times New Roman" w:eastAsia="Times New Roman" w:cs="Times New Roman"/>
          <w:noProof/>
          <w:kern w:val="0"/>
          <w:lang w:eastAsia="lt-LT"/>
          <w14:ligatures w14:val="none"/>
        </w:rPr>
        <w:t xml:space="preserve"> ir EOSC </w:t>
      </w:r>
      <w:r w:rsidRPr="2E260C7A" w:rsidR="00F62E7B">
        <w:rPr>
          <w:rFonts w:ascii="Times New Roman" w:hAnsi="Times New Roman" w:eastAsia="Times New Roman" w:cs="Times New Roman"/>
          <w:noProof/>
          <w:kern w:val="0"/>
          <w:lang w:eastAsia="lt-LT"/>
          <w14:ligatures w14:val="none"/>
        </w:rPr>
        <w:t>AM</w:t>
      </w:r>
      <w:r w:rsidRPr="2E260C7A">
        <w:rPr>
          <w:rFonts w:ascii="Times New Roman" w:hAnsi="Times New Roman" w:eastAsia="Times New Roman" w:cs="Times New Roman"/>
          <w:noProof/>
          <w:kern w:val="0"/>
          <w:lang w:eastAsia="lt-LT"/>
          <w14:ligatures w14:val="none"/>
        </w:rPr>
        <w:t xml:space="preserve"> reglamentuojančius dokumentus galima išskirti pagrindinius strateginius tikslus:</w:t>
      </w:r>
    </w:p>
    <w:p w:rsidRPr="00955FC3" w:rsidR="002F7BA9" w:rsidP="2E260C7A" w:rsidRDefault="002F7BA9" w14:paraId="2849C019" w14:textId="77777777">
      <w:pPr>
        <w:rPr>
          <w:rFonts w:ascii="Times New Roman" w:hAnsi="Times New Roman" w:eastAsia="Times New Roman" w:cs="Times New Roman"/>
          <w:noProof/>
          <w:kern w:val="0"/>
          <w:lang w:eastAsia="lt-LT"/>
          <w14:ligatures w14:val="none"/>
        </w:rPr>
      </w:pPr>
    </w:p>
    <w:p w:rsidRPr="00955FC3" w:rsidR="00F114D6" w:rsidP="2E260C7A" w:rsidRDefault="00F114D6" w14:paraId="228992B0" w14:textId="0C620AEC">
      <w:pPr>
        <w:pStyle w:val="Sraopastraipa"/>
        <w:numPr>
          <w:ilvl w:val="0"/>
          <w:numId w:val="12"/>
        </w:numPr>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 xml:space="preserve">Sukurti susietą, daugiadalykę aplinką, kurioje tyrėjai ir mašinos gali rasti, pasiekti ir pakartotinai naudoti </w:t>
      </w:r>
      <w:r w:rsidRPr="2E260C7A" w:rsidR="00F62E7B">
        <w:rPr>
          <w:rFonts w:ascii="Times New Roman" w:hAnsi="Times New Roman" w:eastAsia="Times New Roman" w:cs="Times New Roman"/>
          <w:noProof/>
          <w:kern w:val="0"/>
          <w:lang w:eastAsia="lt-LT"/>
          <w14:ligatures w14:val="none"/>
        </w:rPr>
        <w:t>MTD</w:t>
      </w:r>
      <w:r w:rsidRPr="2E260C7A">
        <w:rPr>
          <w:rFonts w:ascii="Times New Roman" w:hAnsi="Times New Roman" w:eastAsia="Times New Roman" w:cs="Times New Roman"/>
          <w:noProof/>
          <w:kern w:val="0"/>
          <w:lang w:eastAsia="lt-LT"/>
          <w14:ligatures w14:val="none"/>
        </w:rPr>
        <w:t xml:space="preserve"> bei paslaugas (EOSC).</w:t>
      </w:r>
    </w:p>
    <w:p w:rsidRPr="00955FC3" w:rsidR="00F114D6" w:rsidP="2E260C7A" w:rsidRDefault="00F114D6" w14:paraId="12CD1E04" w14:textId="4EF35461">
      <w:pPr>
        <w:pStyle w:val="Sraopastraipa"/>
        <w:numPr>
          <w:ilvl w:val="0"/>
          <w:numId w:val="12"/>
        </w:numPr>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 xml:space="preserve">Paversti </w:t>
      </w:r>
      <w:r w:rsidRPr="2E260C7A" w:rsidR="003B2573">
        <w:rPr>
          <w:rFonts w:ascii="Times New Roman" w:hAnsi="Times New Roman" w:eastAsia="Times New Roman" w:cs="Times New Roman"/>
          <w:noProof/>
          <w:kern w:val="0"/>
          <w:lang w:eastAsia="lt-LT"/>
          <w14:ligatures w14:val="none"/>
        </w:rPr>
        <w:t>AM</w:t>
      </w:r>
      <w:r w:rsidRPr="2E260C7A">
        <w:rPr>
          <w:rFonts w:ascii="Times New Roman" w:hAnsi="Times New Roman" w:eastAsia="Times New Roman" w:cs="Times New Roman"/>
          <w:noProof/>
          <w:kern w:val="0"/>
          <w:lang w:eastAsia="lt-LT"/>
          <w14:ligatures w14:val="none"/>
        </w:rPr>
        <w:t xml:space="preserve"> numatytąja mokslo veiklos forma (modus operandi) – atviri publikacijų, duomenų, programinės įrangos, protokolų srautai, paremti FAIR principais.</w:t>
      </w:r>
    </w:p>
    <w:p w:rsidRPr="002F7BA9" w:rsidR="00F114D6" w:rsidP="2E260C7A" w:rsidRDefault="00F114D6" w14:paraId="62053C25" w14:textId="77777777">
      <w:pPr>
        <w:pStyle w:val="Sraopastraipa"/>
        <w:numPr>
          <w:ilvl w:val="0"/>
          <w:numId w:val="12"/>
        </w:numPr>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Sustiprinti EK duomenų ekonomiką ir inovacijas – per atvirų duomenų direktyvą ir duomenų erdves (Open Data Directive, Data Governance Act, Data Act).</w:t>
      </w:r>
    </w:p>
    <w:p w:rsidRPr="002F7BA9" w:rsidR="00F114D6" w:rsidP="2E260C7A" w:rsidRDefault="00F114D6" w14:paraId="7DE13639" w14:textId="33A55023">
      <w:pPr>
        <w:pStyle w:val="Sraopastraipa"/>
        <w:numPr>
          <w:ilvl w:val="0"/>
          <w:numId w:val="12"/>
        </w:numPr>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Užtikrinti pagrindinių teisių apsaugą – ypač asmens duomenų apsaugą (</w:t>
      </w:r>
      <w:del w:author="Jolanta Šinkūnienė" w:date="2026-03-25T19:59:00Z" w:id="292">
        <w:r w:rsidRPr="2E260C7A" w:rsidDel="00350045">
          <w:rPr>
            <w:rFonts w:ascii="Times New Roman" w:hAnsi="Times New Roman" w:eastAsia="Times New Roman" w:cs="Times New Roman"/>
            <w:noProof/>
            <w:kern w:val="0"/>
            <w:lang w:eastAsia="lt-LT"/>
            <w14:ligatures w14:val="none"/>
          </w:rPr>
          <w:delText>GDPR</w:delText>
        </w:r>
      </w:del>
      <w:ins w:author="Jolanta Šinkūnienė" w:date="2026-03-25T19:59:00Z" w:id="293">
        <w:r w:rsidR="00350045">
          <w:rPr>
            <w:rFonts w:ascii="Times New Roman" w:hAnsi="Times New Roman" w:eastAsia="Times New Roman" w:cs="Times New Roman"/>
            <w:noProof/>
            <w:kern w:val="0"/>
            <w:lang w:eastAsia="lt-LT"/>
            <w14:ligatures w14:val="none"/>
          </w:rPr>
          <w:t>BDA</w:t>
        </w:r>
        <w:commentRangeStart w:id="294"/>
        <w:commentRangeStart w:id="289993912"/>
        <w:r w:rsidR="00350045">
          <w:rPr>
            <w:rFonts w:ascii="Times New Roman" w:hAnsi="Times New Roman" w:eastAsia="Times New Roman" w:cs="Times New Roman"/>
            <w:noProof/>
            <w:kern w:val="0"/>
            <w:lang w:eastAsia="lt-LT"/>
            <w14:ligatures w14:val="none"/>
          </w:rPr>
          <w:t>R</w:t>
        </w:r>
      </w:ins>
      <w:commentRangeEnd w:id="294"/>
      <w:r w:rsidRPr="2E260C7A" w:rsidR="00887513">
        <w:rPr>
          <w:rStyle w:val="Komentaronuoroda"/>
          <w:rFonts w:ascii="Times New Roman" w:hAnsi="Times New Roman" w:eastAsia="Times New Roman" w:cs="Times New Roman"/>
          <w:noProof/>
          <w:kern w:val="0"/>
          <w:sz w:val="24"/>
          <w:szCs w:val="24"/>
          <w:lang w:eastAsia="lt-LT"/>
          <w14:ligatures w14:val="none"/>
        </w:rPr>
        <w:commentReference w:id="294"/>
      </w:r>
      <w:commentRangeEnd w:id="289993912"/>
      <w:r>
        <w:rPr>
          <w:rStyle w:val="CommentReference"/>
        </w:rPr>
        <w:commentReference w:id="289993912"/>
      </w:r>
      <w:r w:rsidRPr="2E260C7A">
        <w:rPr>
          <w:rFonts w:ascii="Times New Roman" w:hAnsi="Times New Roman" w:eastAsia="Times New Roman" w:cs="Times New Roman"/>
          <w:noProof/>
          <w:kern w:val="0"/>
          <w:lang w:eastAsia="lt-LT"/>
          <w14:ligatures w14:val="none"/>
        </w:rPr>
        <w:t xml:space="preserve">) ir intelektinę nuosavybę, naudojant anonimizavimą, ribotą prieigą ir pan. </w:t>
      </w:r>
    </w:p>
    <w:p w:rsidR="00F114D6" w:rsidP="2E260C7A" w:rsidRDefault="1B281CBF" w14:paraId="43EA204B" w14:textId="6A84EF55">
      <w:pPr>
        <w:pStyle w:val="Sraopastraipa"/>
        <w:numPr>
          <w:ilvl w:val="0"/>
          <w:numId w:val="12"/>
        </w:numPr>
        <w:rPr>
          <w:rFonts w:ascii="Times New Roman" w:hAnsi="Times New Roman" w:eastAsia="Times New Roman" w:cs="Times New Roman"/>
          <w:noProof/>
          <w:kern w:val="0"/>
          <w:lang w:eastAsia="lt-LT"/>
          <w14:ligatures w14:val="none"/>
        </w:rPr>
      </w:pPr>
      <w:r w:rsidRPr="2E260C7A">
        <w:rPr>
          <w:rFonts w:ascii="Times New Roman" w:hAnsi="Times New Roman" w:eastAsia="Times New Roman" w:cs="Times New Roman"/>
          <w:noProof/>
          <w:kern w:val="0"/>
          <w:lang w:eastAsia="lt-LT"/>
          <w14:ligatures w14:val="none"/>
        </w:rPr>
        <w:t>Keisti tyrimų vertinimą – kad būtų vertinami ne tik straipsniai, bet ir duomenų rinkiniai, programinė įranga ir kiti atviri rezultatai (Komisijos rekomendacija 2018/790,</w:t>
      </w:r>
      <w:r w:rsidRPr="2E260C7A" w:rsidR="128FEA63">
        <w:rPr>
          <w:rFonts w:ascii="Times New Roman" w:hAnsi="Times New Roman" w:eastAsia="Times New Roman" w:cs="Times New Roman"/>
          <w:noProof/>
          <w:kern w:val="0"/>
          <w:lang w:eastAsia="lt-LT"/>
          <w14:ligatures w14:val="none"/>
        </w:rPr>
        <w:t xml:space="preserve"> </w:t>
      </w:r>
      <w:r w:rsidRPr="2E260C7A">
        <w:rPr>
          <w:rFonts w:ascii="Times New Roman" w:hAnsi="Times New Roman" w:eastAsia="Times New Roman" w:cs="Times New Roman"/>
          <w:noProof/>
          <w:kern w:val="0"/>
          <w:lang w:eastAsia="lt-LT"/>
          <w14:ligatures w14:val="none"/>
        </w:rPr>
        <w:t>CoARA</w:t>
      </w:r>
      <w:r w:rsidRPr="2E260C7A" w:rsidR="128FEA63">
        <w:rPr>
          <w:rFonts w:ascii="Times New Roman" w:hAnsi="Times New Roman" w:eastAsia="Times New Roman" w:cs="Times New Roman"/>
          <w:noProof/>
          <w:kern w:val="0"/>
          <w:lang w:eastAsia="lt-LT"/>
          <w14:ligatures w14:val="none"/>
        </w:rPr>
        <w:t xml:space="preserve"> </w:t>
      </w:r>
      <w:r w:rsidRPr="2E260C7A">
        <w:rPr>
          <w:rFonts w:ascii="Times New Roman" w:hAnsi="Times New Roman" w:eastAsia="Times New Roman" w:cs="Times New Roman"/>
          <w:noProof/>
          <w:kern w:val="0"/>
          <w:lang w:eastAsia="lt-LT"/>
          <w14:ligatures w14:val="none"/>
        </w:rPr>
        <w:t>ir pan.).</w:t>
      </w:r>
      <w:commentRangeEnd w:id="291"/>
      <w:r w:rsidR="00F114D6">
        <w:rPr>
          <w:rStyle w:val="Komentaronuoroda"/>
          <w:rFonts w:ascii="Times New Roman" w:hAnsi="Times New Roman" w:eastAsia="Times New Roman" w:cs="Times New Roman"/>
          <w:noProof/>
          <w:kern w:val="0"/>
          <w:sz w:val="24"/>
          <w:szCs w:val="24"/>
          <w:lang w:eastAsia="lt-LT"/>
          <w14:ligatures w14:val="none"/>
        </w:rPr>
        <w:commentReference w:id="291"/>
      </w:r>
    </w:p>
    <w:p w:rsidRPr="002F7BA9" w:rsidR="002F7BA9" w:rsidP="2E260C7A" w:rsidRDefault="002F7BA9" w14:paraId="6DE25755" w14:textId="77777777">
      <w:pPr>
        <w:pStyle w:val="Sraopastraipa"/>
        <w:rPr>
          <w:rFonts w:ascii="Times New Roman" w:hAnsi="Times New Roman" w:eastAsia="Times New Roman" w:cs="Times New Roman"/>
          <w:noProof/>
          <w:kern w:val="0"/>
          <w:lang w:eastAsia="lt-LT"/>
          <w14:ligatures w14:val="none"/>
        </w:rPr>
      </w:pPr>
    </w:p>
    <w:p w:rsidRPr="00BB081A" w:rsidR="00F114D6" w:rsidP="2E260C7A" w:rsidRDefault="00F114D6" w14:paraId="07E5B331" w14:textId="5116E1CC">
      <w:pPr>
        <w:ind w:firstLine="567"/>
        <w:rPr>
          <w:rFonts w:ascii="Times New Roman" w:hAnsi="Times New Roman" w:eastAsia="Aptos" w:cs="Times New Roman"/>
          <w:noProof/>
        </w:rPr>
      </w:pPr>
      <w:r w:rsidRPr="2E260C7A">
        <w:rPr>
          <w:rFonts w:ascii="Times New Roman" w:hAnsi="Times New Roman" w:eastAsia="Aptos" w:cs="Times New Roman"/>
        </w:rPr>
        <w:t xml:space="preserve">Per pastarąjį dešimtmetį Europos Sąjungos institucijos priėmė ne vieną teisės aktą, skirtą ES </w:t>
      </w:r>
      <w:r w:rsidRPr="2E260C7A" w:rsidR="00323306">
        <w:rPr>
          <w:rFonts w:ascii="Times New Roman" w:hAnsi="Times New Roman" w:eastAsia="Aptos" w:cs="Times New Roman"/>
        </w:rPr>
        <w:t>MTD</w:t>
      </w:r>
      <w:r w:rsidRPr="2E260C7A">
        <w:rPr>
          <w:rFonts w:ascii="Times New Roman" w:hAnsi="Times New Roman" w:eastAsia="Aptos" w:cs="Times New Roman"/>
        </w:rPr>
        <w:t xml:space="preserve"> strategijos įgyvendinimui. Šių teisės aktų reguliavimo sritį apima ir mokslinių tyrimų duomenys. Plačiau aptarsime:</w:t>
      </w:r>
      <w:r>
        <w:br/>
      </w:r>
    </w:p>
    <w:p w:rsidRPr="002F7BA9" w:rsidR="00F114D6" w:rsidP="2E260C7A" w:rsidRDefault="00F114D6" w14:paraId="12181F64" w14:textId="344954A9">
      <w:pPr>
        <w:pStyle w:val="Sraopastraipa"/>
        <w:numPr>
          <w:ilvl w:val="0"/>
          <w:numId w:val="13"/>
        </w:numPr>
        <w:rPr>
          <w:rFonts w:ascii="Times New Roman" w:hAnsi="Times New Roman" w:eastAsia="Aptos" w:cs="Times New Roman"/>
          <w:noProof/>
        </w:rPr>
      </w:pPr>
      <w:r w:rsidRPr="2E260C7A">
        <w:rPr>
          <w:rFonts w:ascii="Times New Roman" w:hAnsi="Times New Roman" w:eastAsia="Aptos" w:cs="Times New Roman"/>
        </w:rPr>
        <w:t xml:space="preserve">Direktyva (ES) 2019/1024 dėl atvirų duomenų ir viešojo sektoriaus informacijos pakartotinio naudojimo (Atvirųjų duomenų direktyva, </w:t>
      </w:r>
      <w:r w:rsidRPr="2E260C7A" w:rsidR="00323306">
        <w:rPr>
          <w:rFonts w:ascii="Times New Roman" w:hAnsi="Times New Roman" w:eastAsia="Aptos" w:cs="Times New Roman"/>
        </w:rPr>
        <w:t xml:space="preserve">toliau – </w:t>
      </w:r>
      <w:r w:rsidRPr="2E260C7A">
        <w:rPr>
          <w:rFonts w:ascii="Times New Roman" w:hAnsi="Times New Roman" w:eastAsia="Aptos" w:cs="Times New Roman"/>
        </w:rPr>
        <w:t>ADD);</w:t>
      </w:r>
    </w:p>
    <w:p w:rsidRPr="00955FC3" w:rsidR="00F114D6" w:rsidP="2E260C7A" w:rsidRDefault="00F114D6" w14:paraId="427908D5" w14:textId="7B309F08">
      <w:pPr>
        <w:pStyle w:val="Sraopastraipa"/>
        <w:numPr>
          <w:ilvl w:val="0"/>
          <w:numId w:val="13"/>
        </w:numPr>
        <w:rPr>
          <w:rFonts w:ascii="Times New Roman" w:hAnsi="Times New Roman" w:eastAsia="Aptos" w:cs="Times New Roman"/>
          <w:noProof/>
        </w:rPr>
      </w:pPr>
      <w:r w:rsidRPr="2E260C7A">
        <w:rPr>
          <w:rFonts w:ascii="Times New Roman" w:hAnsi="Times New Roman" w:eastAsia="Aptos" w:cs="Times New Roman"/>
        </w:rPr>
        <w:t>Reglamentas (ES) 2022/868 dėl duomenų valdymo (Duomenų valdymo aktas,</w:t>
      </w:r>
      <w:r w:rsidRPr="2E260C7A" w:rsidR="00323306">
        <w:rPr>
          <w:rFonts w:ascii="Times New Roman" w:hAnsi="Times New Roman" w:eastAsia="Aptos" w:cs="Times New Roman"/>
        </w:rPr>
        <w:t xml:space="preserve"> toliau –</w:t>
      </w:r>
      <w:r w:rsidRPr="2E260C7A">
        <w:rPr>
          <w:rFonts w:ascii="Times New Roman" w:hAnsi="Times New Roman" w:eastAsia="Aptos" w:cs="Times New Roman"/>
        </w:rPr>
        <w:t>DVA);</w:t>
      </w:r>
    </w:p>
    <w:p w:rsidRPr="00955FC3" w:rsidR="00F114D6" w:rsidP="2E260C7A" w:rsidRDefault="00F114D6" w14:paraId="3854B47D" w14:textId="6E256082">
      <w:pPr>
        <w:pStyle w:val="Sraopastraipa"/>
        <w:numPr>
          <w:ilvl w:val="0"/>
          <w:numId w:val="13"/>
        </w:numPr>
        <w:rPr>
          <w:rFonts w:ascii="Times New Roman" w:hAnsi="Times New Roman" w:eastAsia="Aptos" w:cs="Times New Roman"/>
          <w:noProof/>
        </w:rPr>
      </w:pPr>
      <w:r w:rsidRPr="2E260C7A">
        <w:rPr>
          <w:rFonts w:ascii="Times New Roman" w:hAnsi="Times New Roman" w:eastAsia="Aptos" w:cs="Times New Roman"/>
        </w:rPr>
        <w:t>Reglamentas (ES) 2023/2854 dėl sąžiningų duomenų prieigos ir naudojimo taisyklių (Duomenų akt</w:t>
      </w:r>
      <w:r w:rsidRPr="2E260C7A" w:rsidR="00323306">
        <w:rPr>
          <w:rFonts w:ascii="Times New Roman" w:hAnsi="Times New Roman" w:eastAsia="Aptos" w:cs="Times New Roman"/>
        </w:rPr>
        <w:t>a</w:t>
      </w:r>
      <w:r w:rsidRPr="2E260C7A">
        <w:rPr>
          <w:rFonts w:ascii="Times New Roman" w:hAnsi="Times New Roman" w:eastAsia="Aptos" w:cs="Times New Roman"/>
        </w:rPr>
        <w:t>s,</w:t>
      </w:r>
      <w:r w:rsidRPr="2E260C7A" w:rsidR="00323306">
        <w:rPr>
          <w:rFonts w:ascii="Times New Roman" w:hAnsi="Times New Roman" w:eastAsia="Aptos" w:cs="Times New Roman"/>
        </w:rPr>
        <w:t xml:space="preserve"> toliau – </w:t>
      </w:r>
      <w:r w:rsidRPr="2E260C7A">
        <w:rPr>
          <w:rFonts w:ascii="Times New Roman" w:hAnsi="Times New Roman" w:eastAsia="Aptos" w:cs="Times New Roman"/>
        </w:rPr>
        <w:t>DA).</w:t>
      </w:r>
    </w:p>
    <w:p w:rsidRPr="00955FC3" w:rsidR="00FD0B5B" w:rsidP="2E260C7A" w:rsidRDefault="00FD0B5B" w14:paraId="5C70A6FB" w14:textId="77777777">
      <w:pPr>
        <w:rPr>
          <w:rFonts w:ascii="Times New Roman" w:hAnsi="Times New Roman" w:eastAsia="Times New Roman" w:cs="Times New Roman"/>
          <w:noProof/>
          <w:lang w:eastAsia="lt-LT"/>
        </w:rPr>
      </w:pPr>
    </w:p>
    <w:p w:rsidRPr="00955FC3" w:rsidR="00503546" w:rsidP="2E260C7A" w:rsidRDefault="00F114D6" w14:paraId="7AC2CAED"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Pirmasis ir svarbiausias teisės aktas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valdymo srityje yra ADD. Pagrindinis šios direktyvos tikslas – nustatyti gaires dėl viešojo sektoriaus informacijos pakartotinio naudojimo. Tai apima geografinius, nekilnojamojo turto registro, statistinius ir teisinius duomenis, kuriuos turi viešojo sektoriaus institucijos ar viešojo sektoriaus įmonės, taip pat iš viešųjų lėšų finansuojamų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Direktyvoje pateikiama tiksli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apibrėžtis, kuri yra itin svarbi, nes užtikrina vienodą šios sąvokos supratimą visose ES valstybėse narėse.</w:t>
      </w:r>
    </w:p>
    <w:p w:rsidR="00503546" w:rsidP="2E260C7A" w:rsidRDefault="00F114D6" w14:paraId="470FAD19" w14:textId="0AEF8E91">
      <w:pPr>
        <w:ind w:firstLine="567"/>
        <w:rPr>
          <w:rFonts w:ascii="Times New Roman" w:hAnsi="Times New Roman" w:eastAsia="Times New Roman" w:cs="Times New Roman"/>
          <w:noProof/>
          <w:lang w:eastAsia="lt-LT"/>
        </w:rPr>
      </w:pPr>
      <w:r w:rsidRPr="392D3DFA" w:rsidR="14E76D8B">
        <w:rPr>
          <w:rFonts w:ascii="Times New Roman" w:hAnsi="Times New Roman" w:eastAsia="Times New Roman" w:cs="Times New Roman"/>
        </w:rPr>
        <w:t>Pagal direktyvą „mokslinių tyrimų duomenys“ – tai skaitmeninės formos dokumentai, išskyrus mokslines publikacijas, kurie yra surinkti ar sukurti vykdant mokslinių tyrimų veiklą ir naudojami kaip įrodymai tyrimų procese arba mokslo bendruomenėje paprastai pripažįstami kaip būtini mokslinių tyrimų išvadoms ir rezultatams patvirtinti (ADD 2 str. 9 d.). „Mokslinių tyrimų duomenys apima statistiką, eksperimentų rezultatus, matavimus, lauko tyrimų metu gautus stebėjimus, apklausų rezultatus, interviu įrašus ir vaizdus. Jie taip pat apima metaduomenis, specifikacijas ir kitus skaitmeninius objektus“ (</w:t>
      </w:r>
      <w:ins w:author="Vartotojas svečias" w:date="2026-03-27T09:26:18.308Z" w16du:dateUtc="2026-03-27T09:26:18.308Z" w:id="1609287343">
        <w:r w:rsidRPr="392D3DFA" w:rsidR="1602D5CF">
          <w:rPr>
            <w:rFonts w:ascii="Times New Roman" w:hAnsi="Times New Roman" w:eastAsia="Times New Roman" w:cs="Times New Roman"/>
          </w:rPr>
          <w:t>A</w:t>
        </w:r>
      </w:ins>
      <w:commentRangeStart w:id="295"/>
      <w:commentRangeStart w:id="2019183762"/>
      <w:del w:author="Vartotojas svečias" w:date="2026-03-27T09:26:16.576Z" w16du:dateUtc="2026-03-27T09:26:16.576Z" w:id="2022718695">
        <w:r w:rsidRPr="392D3DFA" w:rsidDel="14E76D8B">
          <w:rPr>
            <w:rFonts w:ascii="Times New Roman" w:hAnsi="Times New Roman" w:eastAsia="Times New Roman" w:cs="Times New Roman"/>
          </w:rPr>
          <w:delText>O</w:delText>
        </w:r>
      </w:del>
      <w:r w:rsidRPr="392D3DFA" w:rsidR="14E76D8B">
        <w:rPr>
          <w:rFonts w:ascii="Times New Roman" w:hAnsi="Times New Roman" w:eastAsia="Times New Roman" w:cs="Times New Roman"/>
        </w:rPr>
        <w:t>DD</w:t>
      </w:r>
      <w:commentRangeEnd w:id="295"/>
      <w:r>
        <w:rPr>
          <w:rStyle w:val="CommentReference"/>
        </w:rPr>
        <w:commentReference w:id="295"/>
      </w:r>
      <w:commentRangeEnd w:id="2019183762"/>
      <w:r>
        <w:rPr>
          <w:rStyle w:val="CommentReference"/>
        </w:rPr>
        <w:commentReference w:id="2019183762"/>
      </w:r>
      <w:r w:rsidRPr="392D3DFA" w:rsidR="14E76D8B">
        <w:rPr>
          <w:rFonts w:ascii="Times New Roman" w:hAnsi="Times New Roman" w:eastAsia="Times New Roman" w:cs="Times New Roman"/>
        </w:rPr>
        <w:t xml:space="preserve"> 27 konstatuojamoji dalis). Tačiau administraciniai duomenys ir mokymo medžiaga į ADD taikymo sritį nepatenka.</w:t>
      </w:r>
    </w:p>
    <w:p w:rsidR="00503546" w:rsidP="2E260C7A" w:rsidRDefault="00F114D6" w14:paraId="304F69AE" w14:textId="79C0DD56">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Kitas svarbus ADD aspektas – nustatyti, kurioms mokslinių tyrimų institucijoms ji taikoma. ADD nėra specialiai pritaikyta universitetams ar mokslinius tyrimus vykdančioms organizacijoms, todėl kartais gali kilti sunkumų nustatant, kokios normos joms taikytinos. Šis sudėtingumas atsiranda todėl, kad ADD nustato skirtingus reguliavimo režimus viešojo sektoriaus institucijoms, viešojo sektoriaus įmonėms ir </w:t>
      </w:r>
      <w:r w:rsidR="00AC7535">
        <w:rPr>
          <w:rFonts w:ascii="Times New Roman" w:hAnsi="Times New Roman" w:eastAsia="Times New Roman" w:cs="Times New Roman"/>
        </w:rPr>
        <w:t>MTD</w:t>
      </w:r>
      <w:r w:rsidRPr="2E260C7A">
        <w:rPr>
          <w:rFonts w:ascii="Times New Roman" w:hAnsi="Times New Roman" w:eastAsia="Times New Roman" w:cs="Times New Roman"/>
        </w:rPr>
        <w:t>, todėl ne visada lengva nustatyti, kurios normos taikomos universitetams ir mokslinių tyrimų institucijoms. Universiteta</w:t>
      </w:r>
      <w:r w:rsidR="000B71FC">
        <w:rPr>
          <w:rFonts w:ascii="Times New Roman" w:hAnsi="Times New Roman" w:eastAsia="Times New Roman" w:cs="Times New Roman"/>
        </w:rPr>
        <w:t>s apibrėžiamas kaip</w:t>
      </w:r>
      <w:r w:rsidRPr="2E260C7A">
        <w:rPr>
          <w:rFonts w:ascii="Times New Roman" w:hAnsi="Times New Roman" w:eastAsia="Times New Roman" w:cs="Times New Roman"/>
        </w:rPr>
        <w:t xml:space="preserve"> </w:t>
      </w:r>
      <w:r w:rsidR="00B9452B">
        <w:rPr>
          <w:rFonts w:ascii="Times New Roman" w:hAnsi="Times New Roman" w:eastAsia="Times New Roman" w:cs="Times New Roman"/>
        </w:rPr>
        <w:t>„</w:t>
      </w:r>
      <w:r w:rsidRPr="2E260C7A">
        <w:rPr>
          <w:rFonts w:ascii="Times New Roman" w:hAnsi="Times New Roman" w:eastAsia="Times New Roman" w:cs="Times New Roman"/>
        </w:rPr>
        <w:t xml:space="preserve">viešojo sektoriaus institucija, organizuojanti povidurines aukštojo mokslo studijas, kurias baigus suteikiamas akademinis laipsnis“. (ADD 2 str. 4 d.). Svarbu pažymėti, kad ADD universitetams taikoma tik </w:t>
      </w:r>
      <w:r w:rsidR="003139D3">
        <w:rPr>
          <w:rFonts w:ascii="Times New Roman" w:hAnsi="Times New Roman" w:eastAsia="Times New Roman" w:cs="Times New Roman"/>
        </w:rPr>
        <w:t>MTD</w:t>
      </w:r>
      <w:r w:rsidRPr="2E260C7A">
        <w:rPr>
          <w:rFonts w:ascii="Times New Roman" w:hAnsi="Times New Roman" w:eastAsia="Times New Roman" w:cs="Times New Roman"/>
        </w:rPr>
        <w:t xml:space="preserve"> atžvilgiu, o švietimo įstaigų ir administracinių padalinių turimi dokumentai neįtraukiami (ADD 1 str. 2 d. l p.). Be to, ADD nustato atskirus reguliavimo režimus bibliotekoms, įskaitant universitetų bibliotekas (ODD 1 str. 2 d. j p.).</w:t>
      </w:r>
    </w:p>
    <w:p w:rsidR="00503546" w:rsidP="2E260C7A" w:rsidRDefault="00F114D6" w14:paraId="46708D98"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Direktyvoje taip pat vartojamos sąvokos „mokslinius tyrimus vykdančios organizacijos“ ir „mokslinius tyrimus finansuojančios organizacijos“, tačiau jos aiškiai neapibrėžiamos. Šios organizacijos patenka į direktyvos taikymo sritį tik tuo atveju, jei atitinka „viešojo sektoriaus institucijos“ apibrėžimą.</w:t>
      </w:r>
    </w:p>
    <w:p w:rsidR="00503546" w:rsidP="2E260C7A" w:rsidRDefault="00F114D6" w14:paraId="204979B4" w14:textId="552C836F">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ADD 10 straipsnio 1 dalis įpareigoja valstybes nares nustatyti </w:t>
      </w:r>
      <w:r w:rsidRPr="2E260C7A" w:rsidR="00323306">
        <w:rPr>
          <w:rFonts w:ascii="Times New Roman" w:hAnsi="Times New Roman" w:eastAsia="Times New Roman" w:cs="Times New Roman"/>
        </w:rPr>
        <w:t>AP</w:t>
      </w:r>
      <w:r w:rsidRPr="2E260C7A">
        <w:rPr>
          <w:rFonts w:ascii="Times New Roman" w:hAnsi="Times New Roman" w:eastAsia="Times New Roman" w:cs="Times New Roman"/>
        </w:rPr>
        <w:t xml:space="preserve"> prie </w:t>
      </w:r>
      <w:r w:rsidR="004C7734">
        <w:rPr>
          <w:rFonts w:ascii="Times New Roman" w:hAnsi="Times New Roman" w:eastAsia="Times New Roman" w:cs="Times New Roman"/>
        </w:rPr>
        <w:t>MTD</w:t>
      </w:r>
      <w:r w:rsidRPr="2E260C7A">
        <w:rPr>
          <w:rFonts w:ascii="Times New Roman" w:hAnsi="Times New Roman" w:eastAsia="Times New Roman" w:cs="Times New Roman"/>
        </w:rPr>
        <w:t xml:space="preserve"> politiką. ADD didele dalimi remiasi nacionalinėmis </w:t>
      </w:r>
      <w:r w:rsidRPr="2E260C7A" w:rsidR="00323306">
        <w:rPr>
          <w:rFonts w:ascii="Times New Roman" w:hAnsi="Times New Roman" w:eastAsia="Times New Roman" w:cs="Times New Roman"/>
        </w:rPr>
        <w:t>AP</w:t>
      </w:r>
      <w:r w:rsidRPr="2E260C7A">
        <w:rPr>
          <w:rFonts w:ascii="Times New Roman" w:hAnsi="Times New Roman" w:eastAsia="Times New Roman" w:cs="Times New Roman"/>
        </w:rPr>
        <w:t xml:space="preserve"> politikomis ir suteikia valstybėms narėms plačią diskreciją nustatyti sąlygas, kada </w:t>
      </w:r>
      <w:r w:rsidR="004C7734">
        <w:rPr>
          <w:rFonts w:ascii="Times New Roman" w:hAnsi="Times New Roman" w:eastAsia="Times New Roman" w:cs="Times New Roman"/>
        </w:rPr>
        <w:t>MTD</w:t>
      </w:r>
      <w:r w:rsidRPr="2E260C7A">
        <w:rPr>
          <w:rFonts w:ascii="Times New Roman" w:hAnsi="Times New Roman" w:eastAsia="Times New Roman" w:cs="Times New Roman"/>
        </w:rPr>
        <w:t xml:space="preserve"> turi būti atverti. Tai grindžiama principu „kiek įmanoma atvira, kiek būtina uždara“.</w:t>
      </w:r>
    </w:p>
    <w:p w:rsidR="00503546" w:rsidP="2E260C7A" w:rsidRDefault="00F114D6" w14:paraId="3FB8A161"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Be to, ADD aiškiai nurodo, kad ji neįpareigoja atverti duomenų, jei yra pagrįstų priežasčių juos laikyti uždarus. </w:t>
      </w:r>
      <w:r w:rsidRPr="2E260C7A" w:rsidR="00323306">
        <w:rPr>
          <w:rFonts w:ascii="Times New Roman" w:hAnsi="Times New Roman" w:eastAsia="Times New Roman" w:cs="Times New Roman"/>
        </w:rPr>
        <w:t>AP</w:t>
      </w:r>
      <w:r w:rsidRPr="2E260C7A">
        <w:rPr>
          <w:rFonts w:ascii="Times New Roman" w:hAnsi="Times New Roman" w:eastAsia="Times New Roman" w:cs="Times New Roman"/>
        </w:rPr>
        <w:t xml:space="preserve"> pagal ADD „kaip praktika, pagal kurią internetinė prieiga prie mokslinių tyrimų rezultatų galutiniam naudotojui suteikiama nemokamai ir netaikant apribojimų naudojimui bei pakartotiniam naudojimui, išskyrus galimybę reikalauti nurodyti autorystę.“(ADD, konstatuojamoji dalis 27p.) Ji gali būti užtikrinama skelbiant pagal </w:t>
      </w:r>
      <w:commentRangeStart w:id="296"/>
      <w:commentRangeStart w:id="2143699515"/>
      <w:r w:rsidRPr="2E260C7A">
        <w:rPr>
          <w:rFonts w:ascii="Times New Roman" w:hAnsi="Times New Roman" w:eastAsia="Times New Roman" w:cs="Times New Roman"/>
        </w:rPr>
        <w:t xml:space="preserve">Creative Commons Public Domain Dedication (CC0), Creative Commons Attribution </w:t>
      </w:r>
      <w:commentRangeEnd w:id="296"/>
      <w:r w:rsidRPr="2E260C7A" w:rsidR="004C7734">
        <w:rPr>
          <w:rStyle w:val="Komentaronuoroda"/>
          <w:rFonts w:ascii="Times New Roman" w:hAnsi="Times New Roman" w:eastAsia="Times New Roman" w:cs="Times New Roman"/>
          <w:sz w:val="24"/>
          <w:szCs w:val="24"/>
        </w:rPr>
        <w:commentReference w:id="296"/>
      </w:r>
      <w:commentRangeEnd w:id="2143699515"/>
      <w:r>
        <w:rPr>
          <w:rStyle w:val="CommentReference"/>
        </w:rPr>
        <w:commentReference w:id="2143699515"/>
      </w:r>
      <w:r w:rsidRPr="2E260C7A">
        <w:rPr>
          <w:rFonts w:ascii="Times New Roman" w:hAnsi="Times New Roman" w:eastAsia="Times New Roman" w:cs="Times New Roman"/>
        </w:rPr>
        <w:t>(CC-BY) ar kitas „atviro turinio licencijas“ .</w:t>
      </w:r>
    </w:p>
    <w:p w:rsidR="00503546" w:rsidP="2E260C7A" w:rsidRDefault="00F114D6" w14:paraId="0F413F77"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ADD nepaneigia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apsaugos, kurią suteikia intelektinės nuosavybės teisės, komercinės paslaptys ar </w:t>
      </w:r>
      <w:r w:rsidRPr="2E260C7A" w:rsidR="00323306">
        <w:rPr>
          <w:rFonts w:ascii="Times New Roman" w:hAnsi="Times New Roman" w:eastAsia="Times New Roman" w:cs="Times New Roman"/>
        </w:rPr>
        <w:t>BDAR</w:t>
      </w:r>
      <w:r w:rsidRPr="2E260C7A">
        <w:rPr>
          <w:rFonts w:ascii="Times New Roman" w:hAnsi="Times New Roman" w:eastAsia="Times New Roman" w:cs="Times New Roman"/>
        </w:rPr>
        <w:t xml:space="preserve">. Direktyva reikalauja atverti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tik tuomet, kai tai neprieštarauja kitiems ES ar nacionaliniams teisės aktams, laikantis principo „kiek įmanoma atvira, kiek būtina uždara.“ Pagrindinis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politikos reikalavimas – kad duomenys pagal nutylėjimą būtų atviri ir atitiktų FAIR duomenų principus.</w:t>
      </w:r>
    </w:p>
    <w:p w:rsidR="00503546" w:rsidP="2E260C7A" w:rsidRDefault="00F114D6" w14:paraId="5A9D2C64"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ADD 10 straipsnio 2 dalis įpareigoja valstybes nares sudaryti sąlygas pakartotinai naudoti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komerciniais ir nekomerciniais tikslais, jei jie yra „viešai prieinami per institucinę ar teminę saugyklą“. Čia matyti valstybių narių kompetencijos nustatyti </w:t>
      </w:r>
      <w:r w:rsidRPr="2E260C7A" w:rsidR="00323306">
        <w:rPr>
          <w:rFonts w:ascii="Times New Roman" w:hAnsi="Times New Roman" w:eastAsia="Times New Roman" w:cs="Times New Roman"/>
        </w:rPr>
        <w:t>AP</w:t>
      </w:r>
      <w:r w:rsidRPr="2E260C7A">
        <w:rPr>
          <w:rFonts w:ascii="Times New Roman" w:hAnsi="Times New Roman" w:eastAsia="Times New Roman" w:cs="Times New Roman"/>
        </w:rPr>
        <w:t xml:space="preserve"> politiką ir ADD sąveik</w:t>
      </w:r>
      <w:r w:rsidRPr="2E260C7A" w:rsidR="00323306">
        <w:rPr>
          <w:rFonts w:ascii="Times New Roman" w:hAnsi="Times New Roman" w:eastAsia="Times New Roman" w:cs="Times New Roman"/>
        </w:rPr>
        <w:t>ą</w:t>
      </w:r>
      <w:r w:rsidRPr="2E260C7A">
        <w:rPr>
          <w:rFonts w:ascii="Times New Roman" w:hAnsi="Times New Roman" w:eastAsia="Times New Roman" w:cs="Times New Roman"/>
        </w:rPr>
        <w:t xml:space="preserve">. Nors ADD įpareigoja užtikrinti pakartotinį naudojimą tik viešai prieinamiems duomenims, viešo prieinamumo sąlygas nustato pačios valstybės narės per </w:t>
      </w:r>
      <w:r w:rsidRPr="2E260C7A" w:rsidR="00323306">
        <w:rPr>
          <w:rFonts w:ascii="Times New Roman" w:hAnsi="Times New Roman" w:eastAsia="Times New Roman" w:cs="Times New Roman"/>
        </w:rPr>
        <w:t>AP</w:t>
      </w:r>
      <w:r w:rsidRPr="2E260C7A">
        <w:rPr>
          <w:rFonts w:ascii="Times New Roman" w:hAnsi="Times New Roman" w:eastAsia="Times New Roman" w:cs="Times New Roman"/>
        </w:rPr>
        <w:t xml:space="preserve"> politiką.</w:t>
      </w:r>
    </w:p>
    <w:p w:rsidRPr="00955FC3" w:rsidR="00503546" w:rsidP="2E260C7A" w:rsidRDefault="00F114D6" w14:paraId="2E401D9E"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ADD nustato kelis esminius pakartotinio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naudojimo reikalavimus: skaidrumą (ADD 7 str.), nediskriminavimą (OAD 11 str.) ir principą, kad pakartotinis naudojimas turi būti nemokamas (ADD 6 str.). Šios nuostatos užtikrina, kad </w:t>
      </w:r>
      <w:r w:rsidRPr="2E260C7A" w:rsidR="00323306">
        <w:rPr>
          <w:rFonts w:ascii="Times New Roman" w:hAnsi="Times New Roman" w:eastAsia="Times New Roman" w:cs="Times New Roman"/>
        </w:rPr>
        <w:t>MTD</w:t>
      </w:r>
      <w:r w:rsidRPr="2E260C7A">
        <w:rPr>
          <w:rFonts w:ascii="Times New Roman" w:hAnsi="Times New Roman" w:eastAsia="Times New Roman" w:cs="Times New Roman"/>
        </w:rPr>
        <w:t xml:space="preserve"> būtų prieinami ir panaudojami, taip skatinant skaidrumą ir inovacijas visoje E</w:t>
      </w:r>
      <w:r w:rsidRPr="2E260C7A" w:rsidR="00C14288">
        <w:rPr>
          <w:rFonts w:ascii="Times New Roman" w:hAnsi="Times New Roman" w:eastAsia="Times New Roman" w:cs="Times New Roman"/>
        </w:rPr>
        <w:t>S</w:t>
      </w:r>
      <w:r w:rsidRPr="2E260C7A">
        <w:rPr>
          <w:rFonts w:ascii="Times New Roman" w:hAnsi="Times New Roman" w:eastAsia="Times New Roman" w:cs="Times New Roman"/>
        </w:rPr>
        <w:t>.</w:t>
      </w:r>
    </w:p>
    <w:p w:rsidRPr="00955FC3" w:rsidR="00503546" w:rsidP="2E260C7A" w:rsidRDefault="00F114D6" w14:paraId="279306A5"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Galiausiai pabrėžtina, kad ADD orientuota į viešųjų duomenų atvėrimą, kad jie galėtų būti laisvai naudojami mokslinių tyrimų tikslais. Todėl galima teigti, kad ADD ne tik nustato pareigas tyrėjams atverti </w:t>
      </w:r>
      <w:r w:rsidRPr="2E260C7A" w:rsidR="00C14288">
        <w:rPr>
          <w:rFonts w:ascii="Times New Roman" w:hAnsi="Times New Roman" w:eastAsia="Times New Roman" w:cs="Times New Roman"/>
        </w:rPr>
        <w:t>MTD</w:t>
      </w:r>
      <w:r w:rsidRPr="2E260C7A">
        <w:rPr>
          <w:rFonts w:ascii="Times New Roman" w:hAnsi="Times New Roman" w:eastAsia="Times New Roman" w:cs="Times New Roman"/>
        </w:rPr>
        <w:t>, bet ir suteikia prieigą prie didžiulio kiekio viešųjų duomenų, kurie gali būti naudojami moksliniams tyrimams.</w:t>
      </w:r>
    </w:p>
    <w:p w:rsidRPr="00955FC3" w:rsidR="00503546" w:rsidP="2E260C7A" w:rsidRDefault="00F114D6" w14:paraId="2394B23A" w14:textId="0046FAFD">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Apibendrinant, ADD yra reikšmingas reguliavimas, susijęs su </w:t>
      </w:r>
      <w:r w:rsidRPr="2E260C7A" w:rsidR="00C14288">
        <w:rPr>
          <w:rFonts w:ascii="Times New Roman" w:hAnsi="Times New Roman" w:eastAsia="Times New Roman" w:cs="Times New Roman"/>
        </w:rPr>
        <w:t>MTD</w:t>
      </w:r>
      <w:r w:rsidRPr="2E260C7A">
        <w:rPr>
          <w:rFonts w:ascii="Times New Roman" w:hAnsi="Times New Roman" w:eastAsia="Times New Roman" w:cs="Times New Roman"/>
        </w:rPr>
        <w:t xml:space="preserve"> valdymu ir pakartotiniu naudojimu visoje ES. Ji užtikrina nuoseklumą ir skatina bendradarbiavimu grindžiamą mokslinių tyrimų aplinką tarp valstybių narių, pateikdama aiškią ir vieningą </w:t>
      </w:r>
      <w:r w:rsidRPr="2E260C7A" w:rsidR="00C14288">
        <w:rPr>
          <w:rFonts w:ascii="Times New Roman" w:hAnsi="Times New Roman" w:eastAsia="Times New Roman" w:cs="Times New Roman"/>
        </w:rPr>
        <w:t>MTD</w:t>
      </w:r>
      <w:r w:rsidRPr="2E260C7A">
        <w:rPr>
          <w:rFonts w:ascii="Times New Roman" w:hAnsi="Times New Roman" w:eastAsia="Times New Roman" w:cs="Times New Roman"/>
        </w:rPr>
        <w:t xml:space="preserve"> apibrėžtį. Direktyvos lankstumas leidžia kiekvienai valstybei narei nustatyti savo </w:t>
      </w:r>
      <w:r w:rsidRPr="2E260C7A" w:rsidR="00C14288">
        <w:rPr>
          <w:rFonts w:ascii="Times New Roman" w:hAnsi="Times New Roman" w:eastAsia="Times New Roman" w:cs="Times New Roman"/>
        </w:rPr>
        <w:t>AP</w:t>
      </w:r>
      <w:r w:rsidRPr="2E260C7A">
        <w:rPr>
          <w:rFonts w:ascii="Times New Roman" w:hAnsi="Times New Roman" w:eastAsia="Times New Roman" w:cs="Times New Roman"/>
        </w:rPr>
        <w:t xml:space="preserve"> </w:t>
      </w:r>
      <w:r w:rsidRPr="2E260C7A">
        <w:rPr>
          <w:rFonts w:ascii="Times New Roman" w:hAnsi="Times New Roman" w:eastAsia="Times New Roman" w:cs="Times New Roman"/>
        </w:rPr>
        <w:t xml:space="preserve">politiką, laikantis principo „kiek įmanoma atvira, kiek būtina uždara.“ Toks požiūris gerbia intelektinės nuosavybės, komercinių paslapčių ir privatumo apsaugą, kartu skatindamas skaidrumą ir inovacijas. Be to, įtvirtindama pareigą užtikrinti iš viešųjų lėšų finansuotų </w:t>
      </w:r>
      <w:r w:rsidR="00985540">
        <w:rPr>
          <w:rFonts w:ascii="Times New Roman" w:hAnsi="Times New Roman" w:eastAsia="Times New Roman" w:cs="Times New Roman"/>
        </w:rPr>
        <w:t>MTD</w:t>
      </w:r>
      <w:r w:rsidRPr="2E260C7A">
        <w:rPr>
          <w:rFonts w:ascii="Times New Roman" w:hAnsi="Times New Roman" w:eastAsia="Times New Roman" w:cs="Times New Roman"/>
        </w:rPr>
        <w:t xml:space="preserve"> pakartotinį naudojimą ir nustatydama pagrindinius reikalavimus – skaidrumą, nediskriminavimą ir nemokamą pakartotinį naudojimą – ADD reikšmingai padidina </w:t>
      </w:r>
      <w:r w:rsidRPr="2E260C7A" w:rsidR="00C14288">
        <w:rPr>
          <w:rFonts w:ascii="Times New Roman" w:hAnsi="Times New Roman" w:eastAsia="Times New Roman" w:cs="Times New Roman"/>
        </w:rPr>
        <w:t>MTD</w:t>
      </w:r>
      <w:r w:rsidRPr="2E260C7A">
        <w:rPr>
          <w:rFonts w:ascii="Times New Roman" w:hAnsi="Times New Roman" w:eastAsia="Times New Roman" w:cs="Times New Roman"/>
        </w:rPr>
        <w:t xml:space="preserve"> prieinamumą ir panaudojamumą. Taigi ADD ne tik nustato pareigas tyrėjams atverti </w:t>
      </w:r>
      <w:r w:rsidRPr="2E260C7A" w:rsidR="00C14288">
        <w:rPr>
          <w:rFonts w:ascii="Times New Roman" w:hAnsi="Times New Roman" w:eastAsia="Times New Roman" w:cs="Times New Roman"/>
        </w:rPr>
        <w:t>MTD</w:t>
      </w:r>
      <w:r w:rsidRPr="2E260C7A">
        <w:rPr>
          <w:rFonts w:ascii="Times New Roman" w:hAnsi="Times New Roman" w:eastAsia="Times New Roman" w:cs="Times New Roman"/>
        </w:rPr>
        <w:t>, bet ir sudaro sąlygas prieigai prie plačios viešųjų duomenų bazės, taip remdama mokslinius tyrimus visoje ES.</w:t>
      </w:r>
    </w:p>
    <w:p w:rsidRPr="00955FC3" w:rsidR="00503546" w:rsidP="2E260C7A" w:rsidRDefault="00F114D6" w14:paraId="1BF34468" w14:textId="77777777">
      <w:pPr>
        <w:ind w:firstLine="567"/>
        <w:rPr>
          <w:rFonts w:ascii="Times New Roman" w:hAnsi="Times New Roman" w:eastAsia="Times New Roman" w:cs="Times New Roman"/>
          <w:noProof/>
          <w:lang w:eastAsia="lt-LT"/>
        </w:rPr>
      </w:pPr>
      <w:r w:rsidRPr="2E260C7A">
        <w:rPr>
          <w:rFonts w:ascii="Times New Roman" w:hAnsi="Times New Roman" w:cs="Times New Roman"/>
        </w:rPr>
        <w:t xml:space="preserve">Nors ADD nustato viešojo sektoriaus informacijos pakartotinio naudojimo sistemą, joje pripažįstama, kad tam tikrų rūšių duomenys negali būti atverti dėl įvairių teisinių ir etinių apribojimų. Siekiant papildyti ADD ir spręsti šiuos ribojimus, buvo priimtas </w:t>
      </w:r>
      <w:r w:rsidRPr="2E260C7A">
        <w:rPr>
          <w:rStyle w:val="Grietas"/>
          <w:rFonts w:ascii="Times New Roman" w:hAnsi="Times New Roman" w:cs="Times New Roman" w:eastAsiaTheme="majorEastAsia"/>
          <w:b w:val="0"/>
          <w:bCs w:val="0"/>
          <w:color w:val="000000" w:themeColor="text1"/>
        </w:rPr>
        <w:t>DVA</w:t>
      </w:r>
      <w:r w:rsidRPr="2E260C7A">
        <w:rPr>
          <w:rFonts w:ascii="Times New Roman" w:hAnsi="Times New Roman" w:cs="Times New Roman"/>
          <w:b/>
          <w:bCs/>
        </w:rPr>
        <w:t>,</w:t>
      </w:r>
      <w:r w:rsidRPr="2E260C7A">
        <w:rPr>
          <w:rFonts w:ascii="Times New Roman" w:hAnsi="Times New Roman" w:cs="Times New Roman"/>
        </w:rPr>
        <w:t xml:space="preserve"> kuris taikomas nuo 2023 m. rugsėjo 24 d. DVA tikslas – reglamentuoti tam tikrų viešojo sektoriaus duomenų, įskaitant </w:t>
      </w:r>
      <w:r w:rsidRPr="2E260C7A" w:rsidR="00C14288">
        <w:rPr>
          <w:rFonts w:ascii="Times New Roman" w:hAnsi="Times New Roman" w:cs="Times New Roman"/>
        </w:rPr>
        <w:t>MTD</w:t>
      </w:r>
      <w:r w:rsidRPr="2E260C7A">
        <w:rPr>
          <w:rFonts w:ascii="Times New Roman" w:hAnsi="Times New Roman" w:cs="Times New Roman"/>
        </w:rPr>
        <w:t>, kurių negalima paskelbti kaip atvirų duomenų, pakartotinį naudojimą. Toks dvejopas požiūris leidžia panaudoti plačią duomenų įvairovę visuomenės labui, kartu laikantis būtinų ribojimų.</w:t>
      </w:r>
    </w:p>
    <w:p w:rsidRPr="00955FC3" w:rsidR="00C14288" w:rsidP="2E260C7A" w:rsidRDefault="00F114D6" w14:paraId="600355E6" w14:textId="2877EE07">
      <w:pPr>
        <w:ind w:firstLine="567"/>
        <w:rPr>
          <w:rFonts w:ascii="Times New Roman" w:hAnsi="Times New Roman" w:eastAsia="Times New Roman" w:cs="Times New Roman"/>
          <w:noProof/>
          <w:lang w:eastAsia="lt-LT"/>
        </w:rPr>
      </w:pPr>
      <w:r w:rsidRPr="2E260C7A">
        <w:rPr>
          <w:rFonts w:ascii="Times New Roman" w:hAnsi="Times New Roman" w:cs="Times New Roman"/>
        </w:rPr>
        <w:t>DVA 3 straipsnyje išskiriamos keturios konkrečios duomenų kategorijos, patenkančios į jo taikymo sritį:</w:t>
      </w:r>
    </w:p>
    <w:p w:rsidRPr="00955FC3" w:rsidR="00C14288" w:rsidP="2E260C7A" w:rsidRDefault="00F114D6" w14:paraId="6F2B05D8" w14:textId="03081FD1">
      <w:pPr>
        <w:pStyle w:val="Sraopastraipa"/>
        <w:numPr>
          <w:ilvl w:val="0"/>
          <w:numId w:val="14"/>
        </w:numPr>
        <w:rPr>
          <w:rFonts w:ascii="Times New Roman" w:hAnsi="Times New Roman" w:cs="Times New Roman"/>
          <w:noProof/>
        </w:rPr>
      </w:pPr>
      <w:r w:rsidRPr="2E260C7A">
        <w:rPr>
          <w:rStyle w:val="Grietas"/>
          <w:rFonts w:ascii="Times New Roman" w:hAnsi="Times New Roman" w:cs="Times New Roman" w:eastAsiaTheme="majorEastAsia"/>
          <w:b w:val="0"/>
          <w:bCs w:val="0"/>
          <w:color w:val="000000" w:themeColor="text1"/>
        </w:rPr>
        <w:t>Komercinis konfidencialumas</w:t>
      </w:r>
      <w:r w:rsidRPr="2E260C7A">
        <w:rPr>
          <w:rFonts w:ascii="Times New Roman" w:hAnsi="Times New Roman" w:cs="Times New Roman"/>
        </w:rPr>
        <w:t>, įskaitant verslo, profesines ir įmonių paslaptis.</w:t>
      </w:r>
    </w:p>
    <w:p w:rsidRPr="00503546" w:rsidR="00C14288" w:rsidP="2E260C7A" w:rsidRDefault="00F114D6" w14:paraId="4A4292E5" w14:textId="77777777">
      <w:pPr>
        <w:pStyle w:val="Sraopastraipa"/>
        <w:numPr>
          <w:ilvl w:val="0"/>
          <w:numId w:val="14"/>
        </w:numPr>
        <w:rPr>
          <w:rFonts w:ascii="Times New Roman" w:hAnsi="Times New Roman" w:cs="Times New Roman"/>
          <w:noProof/>
        </w:rPr>
      </w:pPr>
      <w:r w:rsidRPr="2E260C7A">
        <w:rPr>
          <w:rStyle w:val="Grietas"/>
          <w:rFonts w:ascii="Times New Roman" w:hAnsi="Times New Roman" w:cs="Times New Roman" w:eastAsiaTheme="majorEastAsia"/>
          <w:b w:val="0"/>
          <w:bCs w:val="0"/>
          <w:color w:val="000000" w:themeColor="text1"/>
        </w:rPr>
        <w:t>Statistinis konfidencialumas.</w:t>
      </w:r>
    </w:p>
    <w:p w:rsidRPr="00503546" w:rsidR="00C14288" w:rsidP="2E260C7A" w:rsidRDefault="00F114D6" w14:paraId="434F5320" w14:textId="77777777">
      <w:pPr>
        <w:pStyle w:val="Sraopastraipa"/>
        <w:numPr>
          <w:ilvl w:val="0"/>
          <w:numId w:val="14"/>
        </w:numPr>
        <w:rPr>
          <w:rFonts w:ascii="Times New Roman" w:hAnsi="Times New Roman" w:cs="Times New Roman"/>
          <w:noProof/>
        </w:rPr>
      </w:pPr>
      <w:r w:rsidRPr="2E260C7A">
        <w:rPr>
          <w:rStyle w:val="Grietas"/>
          <w:rFonts w:ascii="Times New Roman" w:hAnsi="Times New Roman" w:cs="Times New Roman" w:eastAsiaTheme="majorEastAsia"/>
          <w:b w:val="0"/>
          <w:bCs w:val="0"/>
          <w:color w:val="000000" w:themeColor="text1"/>
        </w:rPr>
        <w:t>Trečiųjų šalių intelektinės nuosavybės teisių apsauga.</w:t>
      </w:r>
    </w:p>
    <w:p w:rsidRPr="00503546" w:rsidR="00C14288" w:rsidP="2E260C7A" w:rsidRDefault="00F114D6" w14:paraId="36B1FC96" w14:textId="7E63520A">
      <w:pPr>
        <w:pStyle w:val="Sraopastraipa"/>
        <w:numPr>
          <w:ilvl w:val="0"/>
          <w:numId w:val="14"/>
        </w:numPr>
        <w:rPr>
          <w:rFonts w:ascii="Times New Roman" w:hAnsi="Times New Roman" w:cs="Times New Roman"/>
          <w:noProof/>
        </w:rPr>
      </w:pPr>
      <w:r w:rsidRPr="2E260C7A">
        <w:rPr>
          <w:rStyle w:val="Grietas"/>
          <w:rFonts w:ascii="Times New Roman" w:hAnsi="Times New Roman" w:cs="Times New Roman" w:eastAsiaTheme="majorEastAsia"/>
          <w:b w:val="0"/>
          <w:bCs w:val="0"/>
          <w:color w:val="000000" w:themeColor="text1"/>
        </w:rPr>
        <w:t>Asmens duomenų apsauga.</w:t>
      </w:r>
    </w:p>
    <w:p w:rsidRPr="00BB081A" w:rsidR="00F114D6" w:rsidP="2E260C7A" w:rsidRDefault="00F114D6" w14:paraId="4CE26E9B" w14:textId="31DE42B6">
      <w:pPr>
        <w:rPr>
          <w:rFonts w:ascii="Times New Roman" w:hAnsi="Times New Roman" w:cs="Times New Roman"/>
          <w:b/>
          <w:bCs/>
          <w:noProof/>
        </w:rPr>
      </w:pPr>
      <w:r w:rsidRPr="2E260C7A">
        <w:rPr>
          <w:rFonts w:ascii="Times New Roman" w:hAnsi="Times New Roman" w:cs="Times New Roman"/>
        </w:rPr>
        <w:t>DVA sudaro sąlygas pakartotinai naudoti šias saugomų duomenų kategorijas taip, kad būtų derinamas atvirumas ir konfidencialumas. Ši sistema yra būtina pasitikėjimui užtikrinti ir garantuoti, kad saugomi duomenys būtų pakartotinai naudojami tik laikantis griežtų sąlygų. Viešosios mokslinius tyrimus vykdančios organizacijos taip pat patenka į DVA reguliavimo sritį, išskyrus universitetų bibliotekas. Tai svarbu todėl, kad viešosios mokslinius tyrimus vykdančios organizacijos dažnai tvarko duomenis, priklausančius DVA numatytoms saugomoms kategorijoms. DVA 4 straipsnyje aiškiai draudžiami išimtiniai susitarimai dėl duomenų, kuriems taikomas šis aktas, taip užkertant kelią monopolijoms ir užtikrinant platesnę prieigą prie vertingų duomenų.</w:t>
      </w:r>
    </w:p>
    <w:p w:rsidR="00762F81" w:rsidP="2E260C7A" w:rsidRDefault="00F114D6" w14:paraId="71E031B4" w14:textId="77777777">
      <w:pPr>
        <w:ind w:firstLine="567"/>
        <w:rPr>
          <w:rFonts w:ascii="Times New Roman" w:hAnsi="Times New Roman" w:cs="Times New Roman"/>
          <w:noProof/>
        </w:rPr>
      </w:pPr>
      <w:r w:rsidRPr="2E260C7A">
        <w:rPr>
          <w:rFonts w:ascii="Times New Roman" w:hAnsi="Times New Roman" w:cs="Times New Roman"/>
        </w:rPr>
        <w:t xml:space="preserve">Be šių priemonių, DVA taip pat reglamentuoja </w:t>
      </w:r>
      <w:r w:rsidRPr="00985540">
        <w:rPr>
          <w:rStyle w:val="Grietas"/>
          <w:rFonts w:ascii="Times New Roman" w:hAnsi="Times New Roman" w:cs="Times New Roman" w:eastAsiaTheme="majorEastAsia"/>
          <w:b w:val="0"/>
          <w:bCs w:val="0"/>
          <w:color w:val="000000" w:themeColor="text1"/>
        </w:rPr>
        <w:t>duomenų altruizmo</w:t>
      </w:r>
      <w:r w:rsidRPr="2E260C7A">
        <w:rPr>
          <w:rFonts w:ascii="Times New Roman" w:hAnsi="Times New Roman" w:cs="Times New Roman"/>
        </w:rPr>
        <w:t xml:space="preserve"> sąvoką. 2 straipsnio 16 dalyje nustatyta, kad „</w:t>
      </w:r>
      <w:r w:rsidRPr="00985540">
        <w:rPr>
          <w:rStyle w:val="Grietas"/>
          <w:rFonts w:ascii="Times New Roman" w:hAnsi="Times New Roman" w:cs="Times New Roman" w:eastAsiaTheme="majorEastAsia"/>
          <w:b w:val="0"/>
          <w:bCs w:val="0"/>
          <w:color w:val="000000" w:themeColor="text1"/>
        </w:rPr>
        <w:t>duomenų altruizmas</w:t>
      </w:r>
      <w:r w:rsidRPr="2E260C7A">
        <w:rPr>
          <w:rFonts w:ascii="Times New Roman" w:hAnsi="Times New Roman" w:cs="Times New Roman"/>
          <w:b/>
          <w:bCs/>
        </w:rPr>
        <w:t>“</w:t>
      </w:r>
      <w:r w:rsidRPr="2E260C7A">
        <w:rPr>
          <w:rFonts w:ascii="Times New Roman" w:hAnsi="Times New Roman" w:cs="Times New Roman"/>
        </w:rPr>
        <w:t xml:space="preserve"> – tai savanoriškas dalijimasis duomenimis, grindžiamas duomenų subjektų sutikimu tvarkyti su jais susijusius asmens duomenis arba duomenų turėtojų leidimu naudoti jų ne asmens duomenis, nesiekiant ar negaunant atlygio, viršijančio su duomenų pateikimu susijusių sąnaudų kompensavimą, kai duomenys teikiami bendrojo intereso tikslams, numatytiems nacionalinėje teisėje (kai taikoma), pavyzdžiui, sveikatos priežiūrai, kovai su klimato kaita, judumo gerinimui, oficialiosios statistikos rengimo, gamybos ir sklaidos palengvinimui, viešųjų paslaugų teikimo gerinimui, viešosios politikos formavimui ar moksliniams tyrimams bendrojo intereso labui. Tai skatina asmenis ir organizacijas dalytis duomenimis bendrojo intereso tikslais, tokiais kaip sveikatos apsauga, kova su klimato kaita, judumo gerinimas, oficialiosios statistikos rengimas, viešųjų paslaugų gerinimas, viešosios politikos formavimas ar moksliniai tyrimai. Reglamentuodamas duomenų altruizmą, DVA sukuria sistemą, leidžiančią panaudoti duomenų turėtojų geranoriškumą visuomenės labui ir skatina dalijimosi bei bendradarbiavimo kultūrą.</w:t>
      </w:r>
    </w:p>
    <w:p w:rsidR="00762F81" w:rsidP="2E260C7A" w:rsidRDefault="00F114D6" w14:paraId="290BEF44" w14:textId="77777777">
      <w:pPr>
        <w:ind w:firstLine="567"/>
        <w:rPr>
          <w:rFonts w:ascii="Times New Roman" w:hAnsi="Times New Roman" w:cs="Times New Roman"/>
          <w:noProof/>
        </w:rPr>
      </w:pPr>
      <w:r w:rsidRPr="2E260C7A">
        <w:rPr>
          <w:rFonts w:ascii="Times New Roman" w:hAnsi="Times New Roman" w:cs="Times New Roman"/>
        </w:rPr>
        <w:t xml:space="preserve">Apibendrinant, DVA papildo ADD sukurdamas saugomų duomenų pakartotinio naudojimo reguliavimo sistemą. Pagal DVA mokslinius tyrimus vykdančios organizacijos atlieka dvejopą vaidmenį – jos yra ir duomenų gavėjos, ir duomenimis besidalijančios institucijos. Toks dvejopas vaidmuo leidžia joms tiek gauti naudos iš platesnės duomenų ekosistemos, tiek prie jos prisidėti, skatinant inovacijas ir visuomenės gerovę per atsakingą saugomų duomenų valdymą ir pakartotinį naudojimą. </w:t>
      </w:r>
    </w:p>
    <w:p w:rsidR="00762F81" w:rsidP="2E260C7A" w:rsidRDefault="1B281CBF" w14:paraId="347E6AE7" w14:textId="77777777">
      <w:pPr>
        <w:ind w:firstLine="567"/>
        <w:rPr>
          <w:rFonts w:ascii="Times New Roman" w:hAnsi="Times New Roman" w:cs="Times New Roman"/>
          <w:noProof/>
        </w:rPr>
      </w:pPr>
      <w:commentRangeStart w:id="297"/>
      <w:commentRangeStart w:id="1622677101"/>
      <w:r w:rsidRPr="2E260C7A">
        <w:rPr>
          <w:rFonts w:ascii="Times New Roman" w:hAnsi="Times New Roman" w:eastAsia="Times New Roman" w:cs="Times New Roman"/>
        </w:rPr>
        <w:t xml:space="preserve">Duomenų aktas (DA) </w:t>
      </w:r>
      <w:commentRangeEnd w:id="297"/>
      <w:r w:rsidRPr="2E260C7A">
        <w:rPr>
          <w:rStyle w:val="Komentaronuoroda"/>
          <w:rFonts w:ascii="Times New Roman" w:hAnsi="Times New Roman" w:eastAsia="Times New Roman" w:cs="Times New Roman"/>
          <w:sz w:val="24"/>
          <w:szCs w:val="24"/>
        </w:rPr>
        <w:commentReference w:id="297"/>
      </w:r>
      <w:commentRangeEnd w:id="1622677101"/>
      <w:r>
        <w:rPr>
          <w:rStyle w:val="CommentReference"/>
        </w:rPr>
        <w:commentReference w:id="1622677101"/>
      </w:r>
      <w:r w:rsidRPr="2E260C7A">
        <w:rPr>
          <w:rFonts w:ascii="Times New Roman" w:hAnsi="Times New Roman" w:eastAsia="Times New Roman" w:cs="Times New Roman"/>
        </w:rPr>
        <w:t>nuo ADD ir DVA skiriasi keliais esminiais aspektais, ypač tuo, kokioms institucijoms jis taikomas ir kokio pobūdžio duomenis apima. Nors ADD ir DVA daugiausia orientuoti į viešojo sektoriaus institucijas ir jų turimus duomenis, DA daugiausia dėmesio skiria privačių įmonių turimiems duomenims. Svarbu pažymėti, kad DA nepanaikina jokių nacionalinių ar ES teisės aktų, ribojančių dalijimąsi duomenimis, pavyzdžiui, susijusių su intelektinės nuosavybės teisėmis ar asmens duomenų apsauga.</w:t>
      </w:r>
    </w:p>
    <w:p w:rsidRPr="00762F81" w:rsidR="00F114D6" w:rsidP="2E260C7A" w:rsidRDefault="00F114D6" w14:paraId="35D38DFB" w14:textId="349ADF89">
      <w:pPr>
        <w:ind w:firstLine="567"/>
        <w:rPr>
          <w:rFonts w:ascii="Times New Roman" w:hAnsi="Times New Roman" w:cs="Times New Roman"/>
          <w:noProof/>
        </w:rPr>
      </w:pPr>
      <w:r w:rsidRPr="2E260C7A">
        <w:rPr>
          <w:rFonts w:ascii="Times New Roman" w:hAnsi="Times New Roman" w:eastAsia="Times New Roman" w:cs="Times New Roman"/>
        </w:rPr>
        <w:t>DA nustato taisykles kelioms pagrindinėms sritims, kaip numatyta DA 1 straipsnyje:</w:t>
      </w:r>
    </w:p>
    <w:p w:rsidRPr="00762F81" w:rsidR="00F114D6" w:rsidP="2E260C7A" w:rsidRDefault="00F114D6" w14:paraId="0FFAB113" w14:textId="311D87B6">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produktų duomenų ir susijusių paslaugų duomenų pateikimui susietojo produkto ar susijusios paslaugos naudotojui;</w:t>
      </w:r>
    </w:p>
    <w:p w:rsidRPr="00762F81" w:rsidR="00F114D6" w:rsidP="2E260C7A" w:rsidRDefault="00F114D6" w14:paraId="1F67E60B" w14:textId="076E9E1D">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duomenų pateikimui iš duomenų turėtojų duomenų gavėjams;</w:t>
      </w:r>
    </w:p>
    <w:p w:rsidRPr="00762F81" w:rsidR="00F114D6" w:rsidP="2E260C7A" w:rsidRDefault="00F114D6" w14:paraId="6FF0FA0D" w14:textId="013B2AEA">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duomenų pateikimui iš duomenų turėtojų viešojo sektoriaus institucijoms, kai šių duomenų išimtinai reikia konkrečiai viešojo intereso užduočiai atlikti;</w:t>
      </w:r>
    </w:p>
    <w:p w:rsidRPr="00762F81" w:rsidR="00F114D6" w:rsidP="2E260C7A" w:rsidRDefault="00F114D6" w14:paraId="0AB5BE8F" w14:textId="4B2B7256">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perėjimo tarp duomenų tvarkymo paslaugų palengvinimui;</w:t>
      </w:r>
    </w:p>
    <w:p w:rsidRPr="00762F81" w:rsidR="00F114D6" w:rsidP="2E260C7A" w:rsidRDefault="00F114D6" w14:paraId="795C34C2" w14:textId="245ED68E">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apsaugos priemonių nuo neteisėtos trečiųjų šalių prieigos prie ne asmens duomenų įdiegimui;</w:t>
      </w:r>
    </w:p>
    <w:p w:rsidRPr="00762F81" w:rsidR="00F114D6" w:rsidP="2E260C7A" w:rsidRDefault="00F114D6" w14:paraId="6160FB3F" w14:textId="22FCB8C6">
      <w:pPr>
        <w:pStyle w:val="Sraopastraipa"/>
        <w:numPr>
          <w:ilvl w:val="1"/>
          <w:numId w:val="8"/>
        </w:numPr>
        <w:rPr>
          <w:rFonts w:ascii="Times New Roman" w:hAnsi="Times New Roman" w:eastAsia="Times New Roman" w:cs="Times New Roman"/>
          <w:noProof/>
          <w:lang w:eastAsia="lt-LT"/>
        </w:rPr>
      </w:pPr>
      <w:r w:rsidRPr="2E260C7A">
        <w:rPr>
          <w:rFonts w:ascii="Times New Roman" w:hAnsi="Times New Roman" w:eastAsia="Times New Roman" w:cs="Times New Roman"/>
        </w:rPr>
        <w:t>sąveikumo standartų, skirtų duomenų prieigai, perdavimui ir naudojimui, kūrimui.</w:t>
      </w:r>
    </w:p>
    <w:p w:rsidR="00762F81" w:rsidP="2E260C7A" w:rsidRDefault="00F114D6" w14:paraId="52D3F3AE" w14:textId="613C177D">
      <w:pPr>
        <w:rPr>
          <w:rFonts w:ascii="Times New Roman" w:hAnsi="Times New Roman" w:eastAsia="Times New Roman" w:cs="Times New Roman"/>
          <w:noProof/>
          <w:lang w:eastAsia="lt-LT"/>
        </w:rPr>
      </w:pPr>
      <w:r w:rsidRPr="2E260C7A">
        <w:rPr>
          <w:rFonts w:ascii="Times New Roman" w:hAnsi="Times New Roman" w:eastAsia="Times New Roman" w:cs="Times New Roman"/>
        </w:rPr>
        <w:t>DA II skyrius reglamentuoja verslo–verslui (</w:t>
      </w:r>
      <w:r w:rsidR="00007B88">
        <w:rPr>
          <w:rFonts w:ascii="Times New Roman" w:hAnsi="Times New Roman" w:eastAsia="Times New Roman" w:cs="Times New Roman"/>
        </w:rPr>
        <w:t xml:space="preserve">angl. </w:t>
      </w:r>
      <w:r w:rsidRPr="00007B88" w:rsidR="00007B88">
        <w:rPr>
          <w:rFonts w:ascii="Times New Roman" w:hAnsi="Times New Roman" w:eastAsia="Times New Roman" w:cs="Times New Roman"/>
          <w:i/>
          <w:iCs/>
        </w:rPr>
        <w:t>business to business</w:t>
      </w:r>
      <w:r w:rsidR="00007B88">
        <w:rPr>
          <w:rFonts w:ascii="Times New Roman" w:hAnsi="Times New Roman" w:eastAsia="Times New Roman" w:cs="Times New Roman"/>
        </w:rPr>
        <w:t xml:space="preserve">, </w:t>
      </w:r>
      <w:r w:rsidRPr="2E260C7A">
        <w:rPr>
          <w:rFonts w:ascii="Times New Roman" w:hAnsi="Times New Roman" w:eastAsia="Times New Roman" w:cs="Times New Roman"/>
        </w:rPr>
        <w:t>B2B) ir verslo–vartotojui (</w:t>
      </w:r>
      <w:r w:rsidR="00007B88">
        <w:rPr>
          <w:rFonts w:ascii="Times New Roman" w:hAnsi="Times New Roman" w:eastAsia="Times New Roman" w:cs="Times New Roman"/>
        </w:rPr>
        <w:t xml:space="preserve">angl. </w:t>
      </w:r>
      <w:r w:rsidRPr="00007B88" w:rsidR="00007B88">
        <w:rPr>
          <w:rFonts w:ascii="Times New Roman" w:hAnsi="Times New Roman" w:eastAsia="Times New Roman" w:cs="Times New Roman"/>
          <w:i/>
          <w:iCs/>
        </w:rPr>
        <w:t xml:space="preserve">business to </w:t>
      </w:r>
      <w:r w:rsidR="00007B88">
        <w:rPr>
          <w:rFonts w:ascii="Times New Roman" w:hAnsi="Times New Roman" w:eastAsia="Times New Roman" w:cs="Times New Roman"/>
          <w:i/>
          <w:iCs/>
        </w:rPr>
        <w:t>consumer</w:t>
      </w:r>
      <w:r w:rsidR="00007B88">
        <w:rPr>
          <w:rFonts w:ascii="Times New Roman" w:hAnsi="Times New Roman" w:eastAsia="Times New Roman" w:cs="Times New Roman"/>
        </w:rPr>
        <w:t>,</w:t>
      </w:r>
      <w:r w:rsidRPr="2E260C7A" w:rsidR="00007B88">
        <w:rPr>
          <w:rFonts w:ascii="Times New Roman" w:hAnsi="Times New Roman" w:eastAsia="Times New Roman" w:cs="Times New Roman"/>
        </w:rPr>
        <w:t xml:space="preserve"> </w:t>
      </w:r>
      <w:r w:rsidRPr="2E260C7A">
        <w:rPr>
          <w:rFonts w:ascii="Times New Roman" w:hAnsi="Times New Roman" w:eastAsia="Times New Roman" w:cs="Times New Roman"/>
        </w:rPr>
        <w:t>B2C) dalijimąsi duomenimis, ypač daiktų interneto (</w:t>
      </w:r>
      <w:r w:rsidR="00007B88">
        <w:rPr>
          <w:rFonts w:ascii="Times New Roman" w:hAnsi="Times New Roman" w:eastAsia="Times New Roman" w:cs="Times New Roman"/>
        </w:rPr>
        <w:t xml:space="preserve">angl. </w:t>
      </w:r>
      <w:r w:rsidRPr="00007B88" w:rsidR="00007B88">
        <w:rPr>
          <w:rFonts w:ascii="Times New Roman" w:hAnsi="Times New Roman" w:eastAsia="Times New Roman" w:cs="Times New Roman"/>
          <w:i/>
          <w:iCs/>
        </w:rPr>
        <w:t>Internet of Things</w:t>
      </w:r>
      <w:r w:rsidR="00007B88">
        <w:rPr>
          <w:rFonts w:ascii="Times New Roman" w:hAnsi="Times New Roman" w:eastAsia="Times New Roman" w:cs="Times New Roman"/>
        </w:rPr>
        <w:t xml:space="preserve">, </w:t>
      </w:r>
      <w:r w:rsidRPr="2E260C7A">
        <w:rPr>
          <w:rFonts w:ascii="Times New Roman" w:hAnsi="Times New Roman" w:eastAsia="Times New Roman" w:cs="Times New Roman"/>
        </w:rPr>
        <w:t>IoT) rinkoje. Šis reguliavimas taikomas visiems neapdorotiems ir iš anksto apdorotiems duomenims, generuojamiems naudojant susietuosius produktus ar susijusias paslaugas, kurie yra lengvai prieinami duomenų turėtojui. Tai apima asmens duomenis, ne asmens duomenis ir metaduomenis. Pažymėtina, kad tokiomis sąlygomis sui generis duomenų bazių teisė netaikoma.</w:t>
      </w:r>
    </w:p>
    <w:p w:rsidR="00762F81" w:rsidP="2E260C7A" w:rsidRDefault="00F114D6" w14:paraId="3423A94E"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Mokslinius tyrimus vykdančios organizacijos gali reikšmingai pasinaudoti šiomis nuostatomis. Kaip naudotojos, mokslinius tyrimus vykdančios organizacijos gali gauti duomenis iš duomenų turėtojų DA nustatytomis sąlygomis ir naudoti juos tyrimų tikslais arba dalytis su trečiosiomis šalimis. Be to, mokslinius tyrimus vykdančios organizacijos gali veikti kaip trečioji šalis, kai naudotojai paprašo duomenų turėtojų perduoti duomenis joms. Vis dėlto svarbu pažymėti, kad duomenų turėtojai neprivalo dalytis lengvai prieinamais duomenimis su trečiosiomis šalimis naujų, dar rinkoje nepasirodžiusių susietųjų produktų, medžiagų ar procesų bandymams, nebent tai numatyta sutartyje.</w:t>
      </w:r>
    </w:p>
    <w:p w:rsidR="00762F81" w:rsidP="2E260C7A" w:rsidRDefault="00F114D6" w14:paraId="1637E53E"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Mokslinius tyrimus vykdančios organizacijos  taip pat gali veikti kaip duomenų turėtojai, ypač kai jos pačios gauna ar generuoja produktų ar susijusių paslaugų duomenis teikdamos susijusią paslaugą. Jei mokslinius tyrimus vykdančios organizacijos laikoma duomenų turėtoja, ji privalo laikytis visų DA nustatytų pareigų, užtikrindama skaidrumą ir sąžiningumą dalijantis duomenimis.</w:t>
      </w:r>
    </w:p>
    <w:p w:rsidRPr="00955FC3" w:rsidR="00762F81" w:rsidP="2E260C7A" w:rsidRDefault="00F114D6" w14:paraId="37532011" w14:textId="77777777">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DA III skyrius reglamentuoja situacijas, kai verslas (duomenų turėtojas) pagal ES ar nacionalinę teisę privalo pateikti duomenis kitam verslui (duomenų gavėjui). Šis skyrius taikomas visiems įmonių turimiems duomenims, neapsiribojant II skyriuje reglamentuojamais duomenimis. Juo užtikrinama, kad įmonės negalėtų nepagrįstai sulaikyti duomenų, kai egzistuoja teisinė pareiga jais dalytis, taip skatinant sąžiningą ir konkurencingą rinką. </w:t>
      </w:r>
    </w:p>
    <w:p w:rsidRPr="00955FC3" w:rsidR="00F114D6" w:rsidP="2E260C7A" w:rsidRDefault="00F114D6" w14:paraId="51EA0D62" w14:textId="47E856B4">
      <w:pPr>
        <w:ind w:firstLine="567"/>
        <w:rPr>
          <w:rFonts w:ascii="Times New Roman" w:hAnsi="Times New Roman" w:eastAsia="Times New Roman" w:cs="Times New Roman"/>
          <w:noProof/>
          <w:lang w:eastAsia="lt-LT"/>
        </w:rPr>
      </w:pPr>
      <w:r w:rsidRPr="2E260C7A">
        <w:rPr>
          <w:rFonts w:ascii="Times New Roman" w:hAnsi="Times New Roman" w:eastAsia="Times New Roman" w:cs="Times New Roman"/>
        </w:rPr>
        <w:t>Mokslinius tyrimus vykdančios organizacijos, kaip potencialios duomenų gavėjos, gali prašyti duomenų turėtojų joms pateikti duomenis. Tačiau, kaip minėta, duomenų turėtojai neprivalo dalytis lengvai prieinamais duomenimis naujų, dar rinkoje nepasirodžiusių produktų ar procesų bandymams, nebent tai leidžia sutartis. Tai leidžia verslui apsaugoti inovacinius procesus, kartu laikantis teisinių dalijimosi duomenimis reikalavimų.</w:t>
      </w:r>
    </w:p>
    <w:p w:rsidRPr="00955FC3" w:rsidR="00762F81" w:rsidP="2E260C7A" w:rsidRDefault="00F114D6" w14:paraId="54E9B1E6" w14:textId="77777777">
      <w:pPr>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DA leidžia duomenų turėtojams imti mokestį už dalijimąsi duomenimis. DA 9 straipsnio 4 dalis riboja kainą, taikomą ne pelno mokslinius tyrimus vykdančios organizacijoms, </w:t>
      </w:r>
      <w:r w:rsidRPr="2E260C7A">
        <w:rPr>
          <w:rFonts w:ascii="Times New Roman" w:hAnsi="Times New Roman" w:eastAsia="Times New Roman" w:cs="Times New Roman"/>
        </w:rPr>
        <w:t>nustatydama, kad ji gali padengti tik duomenų pateikimo sąnaudas, pavyzdžiui, formatavimo, elektroninio perdavimo ir saugojimo išlaidas. Taip užtikrinama, kad dalijimasis duomenimis būtų sąžiningas ir nesukeltų neproporcingos finansinės naštos ne pelno tyrimų organizacijoms.</w:t>
      </w:r>
    </w:p>
    <w:p w:rsidRPr="00955FC3" w:rsidR="00762F81" w:rsidP="2E260C7A" w:rsidRDefault="00F114D6" w14:paraId="3AA34597" w14:textId="77777777">
      <w:pPr>
        <w:rPr>
          <w:rFonts w:ascii="Times New Roman" w:hAnsi="Times New Roman" w:eastAsia="Times New Roman" w:cs="Times New Roman"/>
          <w:noProof/>
          <w:lang w:eastAsia="lt-LT"/>
        </w:rPr>
      </w:pPr>
      <w:r w:rsidRPr="2E260C7A">
        <w:rPr>
          <w:rFonts w:ascii="Times New Roman" w:hAnsi="Times New Roman" w:eastAsia="Times New Roman" w:cs="Times New Roman"/>
        </w:rPr>
        <w:t>DA IV skyrius užtikrina sąžiningas sutartines sąlygas duomenims gauti, ypač kai viena įmonė turi stipresnę derybinę poziciją ir nustato nediskutuotinas prieigos prie duomenų sąlygas. Vis dėlto neaišku, ar mokslinius tyrimus vykdančios organizacijos visais atvejais bus laikomos silpnesniąja šalimi. Bet kurios nesąžiningos sutartinės sąlygos, vienašališkai primestos silpnesnei šaliai, neturėtų būti privalomos. Tai leidžia mokslinius tyrimus vykdančioms organizacijoms derėtis dėl sąžiningų sąlygų ir gauti reikalingus duomenis nepatiriant išnaudojimo.</w:t>
      </w:r>
    </w:p>
    <w:p w:rsidRPr="00955FC3" w:rsidR="00762F81" w:rsidP="2E260C7A" w:rsidRDefault="00F114D6" w14:paraId="0CB1EC9E" w14:textId="77777777">
      <w:pPr>
        <w:rPr>
          <w:rFonts w:ascii="Times New Roman" w:hAnsi="Times New Roman" w:eastAsia="Times New Roman" w:cs="Times New Roman"/>
          <w:noProof/>
          <w:lang w:eastAsia="lt-LT"/>
        </w:rPr>
      </w:pPr>
      <w:r w:rsidRPr="2E260C7A">
        <w:rPr>
          <w:rFonts w:ascii="Times New Roman" w:hAnsi="Times New Roman" w:eastAsia="Times New Roman" w:cs="Times New Roman"/>
        </w:rPr>
        <w:t>Be to, IV skyrius leidžia viešojo sektoriaus institucijoms tam tikromis sąlygomis gauti duomenis, paprastai laikomus privačių subjektų, kai egzistuoja išimtinis poreikis. Ši nuostata taikoma visiems duomenims, tačiau prieiga prie asmens duomenų yra griežčiau ribojama. DA taip pat suteikia teisę viešosioms institucijoms dalytis gautais duomenimis su mokslinius tyrimus vykdančiomis organizacijomis. DA 21 straipsnio 1 dalies a punktas leidžia viešojo sektoriaus institucijoms teikti duomenis asmenims ar organizacijoms mokslinių tyrimų ar analitikos tikslais, suderinamais su pradiniu duomenų prašymo tikslu. Mokslinius tyrimus vykdančios organizacijos turi laikytis tam tikrų reikalavimų, įskaitant pareigą saugoti duomenis ne ilgiau kaip šešis mėnesius. Tačiau gali būti taikomos išimtys, pavyzdžiui, kai archyvavimas būtinas pagal ES ar nacionalinę teisę dėl viešosios prieigos ir skaidrumo pareigų (DA 19 str. 1 d. c p.).</w:t>
      </w:r>
    </w:p>
    <w:p w:rsidRPr="00955FC3" w:rsidR="00762F81" w:rsidP="2E260C7A" w:rsidRDefault="00F114D6" w14:paraId="51B4A6A3" w14:textId="6E9238BF">
      <w:pPr>
        <w:rPr>
          <w:rFonts w:ascii="Times New Roman" w:hAnsi="Times New Roman" w:eastAsia="Times New Roman" w:cs="Times New Roman"/>
          <w:noProof/>
          <w:lang w:eastAsia="lt-LT"/>
        </w:rPr>
      </w:pPr>
      <w:r w:rsidRPr="2E260C7A">
        <w:rPr>
          <w:rFonts w:ascii="Times New Roman" w:hAnsi="Times New Roman" w:eastAsia="Times New Roman" w:cs="Times New Roman"/>
        </w:rPr>
        <w:t xml:space="preserve">DA VIII skyrius skirtas duomenų sąveikumui ir nustato esminius reikalavimus, kad skirtingų šaltinių duomenys galėtų būti naudojami bendrose Europos duomenų erdvėse ir tarp jų. Šie reikalavimai ypač svarbūs tyrėjams ir organizacijoms, veikiančioms </w:t>
      </w:r>
      <w:r w:rsidRPr="2E260C7A" w:rsidR="00C14288">
        <w:rPr>
          <w:rFonts w:ascii="Times New Roman" w:hAnsi="Times New Roman" w:eastAsia="Times New Roman" w:cs="Times New Roman"/>
        </w:rPr>
        <w:t>EOSC</w:t>
      </w:r>
      <w:r w:rsidRPr="2E260C7A">
        <w:rPr>
          <w:rFonts w:ascii="Times New Roman" w:hAnsi="Times New Roman" w:eastAsia="Times New Roman" w:cs="Times New Roman"/>
        </w:rPr>
        <w:t>. Sąveikumo standartai yra būtini, kad duomenys iš įvairių šaltinių galėtų būti integruojami ir veiksmingai naudojami. Tai ypač svarbu tyrimų organizacijoms, kurios remiasi įvairiais duomenų rinkiniais. Laikydamosi šių standartų, mokslinius tyrimus vykdančios organizacijos gali stiprinti savo tyrimų pajėgumus ir prisidėti prie labiau susieto</w:t>
      </w:r>
      <w:r w:rsidR="005826E2">
        <w:rPr>
          <w:rFonts w:ascii="Times New Roman" w:hAnsi="Times New Roman" w:eastAsia="Times New Roman" w:cs="Times New Roman"/>
        </w:rPr>
        <w:t>s</w:t>
      </w:r>
      <w:r w:rsidRPr="2E260C7A">
        <w:rPr>
          <w:rFonts w:ascii="Times New Roman" w:hAnsi="Times New Roman" w:eastAsia="Times New Roman" w:cs="Times New Roman"/>
        </w:rPr>
        <w:t xml:space="preserve"> bei bendradarbiavimu grindžiamo</w:t>
      </w:r>
      <w:r w:rsidR="005826E2">
        <w:rPr>
          <w:rFonts w:ascii="Times New Roman" w:hAnsi="Times New Roman" w:eastAsia="Times New Roman" w:cs="Times New Roman"/>
        </w:rPr>
        <w:t>s</w:t>
      </w:r>
      <w:r w:rsidRPr="2E260C7A">
        <w:rPr>
          <w:rFonts w:ascii="Times New Roman" w:hAnsi="Times New Roman" w:eastAsia="Times New Roman" w:cs="Times New Roman"/>
        </w:rPr>
        <w:t xml:space="preserve"> mokslinių tyrimų aplinkos kūrimo. </w:t>
      </w:r>
      <w:commentRangeStart w:id="298"/>
      <w:commentRangeStart w:id="2147046336"/>
      <w:r w:rsidRPr="2E260C7A">
        <w:rPr>
          <w:rFonts w:ascii="Times New Roman" w:hAnsi="Times New Roman" w:eastAsia="Times New Roman" w:cs="Times New Roman"/>
        </w:rPr>
        <w:t>Be DA, buvo priimtas ir Europos Sąveikumo aktas, skirtas tarpvalstybiniams duomenų mainams skatinti ir viešojo sektoriaus skaitmeninei transformacijai spartinti.</w:t>
      </w:r>
      <w:commentRangeEnd w:id="298"/>
      <w:r w:rsidRPr="00955FC3" w:rsidR="005826E2">
        <w:rPr>
          <w:rStyle w:val="Komentaronuoroda"/>
          <w:rFonts w:ascii="Times New Roman" w:hAnsi="Times New Roman" w:eastAsia="Times New Roman" w:cs="Times New Roman"/>
          <w:noProof/>
          <w:sz w:val="24"/>
          <w:szCs w:val="24"/>
          <w:lang w:eastAsia="lt-LT"/>
        </w:rPr>
        <w:commentReference w:id="298"/>
      </w:r>
      <w:commentRangeEnd w:id="2147046336"/>
      <w:r>
        <w:rPr>
          <w:rStyle w:val="CommentReference"/>
        </w:rPr>
        <w:commentReference w:id="2147046336"/>
      </w:r>
    </w:p>
    <w:p w:rsidR="00F114D6" w:rsidP="2E260C7A" w:rsidRDefault="00F114D6" w14:paraId="081BD795" w14:textId="7E6B8085">
      <w:pPr>
        <w:rPr>
          <w:rFonts w:ascii="Times New Roman" w:hAnsi="Times New Roman" w:eastAsia="Times New Roman" w:cs="Times New Roman"/>
        </w:rPr>
      </w:pPr>
      <w:r w:rsidRPr="392D3DFA" w:rsidR="14E76D8B">
        <w:rPr>
          <w:rFonts w:ascii="Times New Roman" w:hAnsi="Times New Roman" w:eastAsia="Times New Roman" w:cs="Times New Roman"/>
        </w:rPr>
        <w:t>Apibendrinant, D</w:t>
      </w:r>
      <w:r w:rsidRPr="392D3DFA" w:rsidR="41F501AE">
        <w:rPr>
          <w:rFonts w:ascii="Times New Roman" w:hAnsi="Times New Roman" w:eastAsia="Times New Roman" w:cs="Times New Roman"/>
        </w:rPr>
        <w:t>A</w:t>
      </w:r>
      <w:r w:rsidRPr="392D3DFA" w:rsidR="14E76D8B">
        <w:rPr>
          <w:rFonts w:ascii="Times New Roman" w:hAnsi="Times New Roman" w:eastAsia="Times New Roman" w:cs="Times New Roman"/>
        </w:rPr>
        <w:t xml:space="preserve"> nustato išsamią duomenų prieigos ir dalijimosi sistemą, kuri daro reikšmingą poveikį mokslinius tyrimus vykdančioms organizacijoms. Sutelkdamas dėmesį į privačių įmonių turimus duomenis ir skatindamas sąžiningą bei skaidrų dalijimąsi duomenimis, DA papildo </w:t>
      </w:r>
      <w:ins w:author="Vartotojas svečias" w:date="2026-03-27T10:10:57.305Z" w16du:dateUtc="2026-03-27T10:10:57.305Z" w:id="1298694802">
        <w:r w:rsidRPr="392D3DFA" w:rsidR="6F40D331">
          <w:rPr>
            <w:rFonts w:ascii="Times New Roman" w:hAnsi="Times New Roman" w:eastAsia="Times New Roman" w:cs="Times New Roman"/>
          </w:rPr>
          <w:t>A</w:t>
        </w:r>
      </w:ins>
      <w:del w:author="Vartotojas svečias" w:date="2026-03-27T10:10:56.42Z" w16du:dateUtc="2026-03-27T10:10:56.42Z" w:id="690127274">
        <w:r w:rsidRPr="392D3DFA" w:rsidDel="14E76D8B">
          <w:rPr>
            <w:rFonts w:ascii="Times New Roman" w:hAnsi="Times New Roman" w:eastAsia="Times New Roman" w:cs="Times New Roman"/>
          </w:rPr>
          <w:delText>O</w:delText>
        </w:r>
      </w:del>
      <w:r w:rsidRPr="392D3DFA" w:rsidR="14E76D8B">
        <w:rPr>
          <w:rFonts w:ascii="Times New Roman" w:hAnsi="Times New Roman" w:eastAsia="Times New Roman" w:cs="Times New Roman"/>
        </w:rPr>
        <w:t xml:space="preserve">DD ir </w:t>
      </w:r>
      <w:commentRangeStart w:id="299"/>
      <w:commentRangeStart w:id="1361036159"/>
      <w:r w:rsidRPr="392D3DFA" w:rsidR="14E76D8B">
        <w:rPr>
          <w:rFonts w:ascii="Times New Roman" w:hAnsi="Times New Roman" w:eastAsia="Times New Roman" w:cs="Times New Roman"/>
        </w:rPr>
        <w:t>D</w:t>
      </w:r>
      <w:ins w:author="Vartotojas svečias" w:date="2026-03-27T10:10:53.284Z" w16du:dateUtc="2026-03-27T10:10:53.284Z" w:id="772189721">
        <w:r w:rsidRPr="392D3DFA" w:rsidR="1750E141">
          <w:rPr>
            <w:rFonts w:ascii="Times New Roman" w:hAnsi="Times New Roman" w:eastAsia="Times New Roman" w:cs="Times New Roman"/>
          </w:rPr>
          <w:t>V</w:t>
        </w:r>
      </w:ins>
      <w:del w:author="Vartotojas svečias" w:date="2026-03-27T10:10:52.562Z" w16du:dateUtc="2026-03-27T10:10:52.562Z" w:id="2112381661">
        <w:r w:rsidRPr="392D3DFA" w:rsidDel="14E76D8B">
          <w:rPr>
            <w:rFonts w:ascii="Times New Roman" w:hAnsi="Times New Roman" w:eastAsia="Times New Roman" w:cs="Times New Roman"/>
          </w:rPr>
          <w:delText>G</w:delText>
        </w:r>
      </w:del>
      <w:r w:rsidRPr="392D3DFA" w:rsidR="14E76D8B">
        <w:rPr>
          <w:rFonts w:ascii="Times New Roman" w:hAnsi="Times New Roman" w:eastAsia="Times New Roman" w:cs="Times New Roman"/>
        </w:rPr>
        <w:t>A</w:t>
      </w:r>
      <w:commentRangeEnd w:id="299"/>
      <w:r>
        <w:rPr>
          <w:rStyle w:val="CommentReference"/>
        </w:rPr>
        <w:commentReference w:id="299"/>
      </w:r>
      <w:commentRangeEnd w:id="1361036159"/>
      <w:r>
        <w:rPr>
          <w:rStyle w:val="CommentReference"/>
        </w:rPr>
        <w:commentReference w:id="1361036159"/>
      </w:r>
      <w:r w:rsidRPr="392D3DFA" w:rsidR="14E76D8B">
        <w:rPr>
          <w:rFonts w:ascii="Times New Roman" w:hAnsi="Times New Roman" w:eastAsia="Times New Roman" w:cs="Times New Roman"/>
        </w:rPr>
        <w:t xml:space="preserve">. Jis užtikrina duomenų prieinamumą, kartu saugodamas jautrią informaciją ir gerbdamas galiojančias teisinės apsaugos priemones. DA akcentuojamas sąveikumas ir sąžiningos sutartinės sąlygos dar labiau stiprina inovatyvių tyrimų ir bendradarbiavimo potencialą visoje </w:t>
      </w:r>
      <w:r w:rsidRPr="392D3DFA" w:rsidR="41F501AE">
        <w:rPr>
          <w:rFonts w:ascii="Times New Roman" w:hAnsi="Times New Roman" w:eastAsia="Times New Roman" w:cs="Times New Roman"/>
        </w:rPr>
        <w:t>ES</w:t>
      </w:r>
      <w:r w:rsidRPr="392D3DFA" w:rsidR="14E76D8B">
        <w:rPr>
          <w:rFonts w:ascii="Times New Roman" w:hAnsi="Times New Roman" w:eastAsia="Times New Roman" w:cs="Times New Roman"/>
        </w:rPr>
        <w:t>.</w:t>
      </w:r>
    </w:p>
    <w:p w:rsidRPr="00955FC3" w:rsidR="00A152D1" w:rsidP="2E260C7A" w:rsidRDefault="00A152D1" w14:paraId="2C8C5081" w14:textId="77777777">
      <w:pPr>
        <w:rPr>
          <w:rFonts w:ascii="Times New Roman" w:hAnsi="Times New Roman" w:eastAsia="Times New Roman" w:cs="Times New Roman"/>
          <w:noProof/>
          <w:lang w:eastAsia="lt-LT"/>
        </w:rPr>
      </w:pPr>
    </w:p>
    <w:p w:rsidRPr="00BB081A" w:rsidR="00F114D6" w:rsidP="00A152D1" w:rsidRDefault="0044101A" w14:paraId="2F2A24DB" w14:textId="64C169F7">
      <w:pPr>
        <w:pStyle w:val="Antrat3"/>
      </w:pPr>
      <w:bookmarkStart w:name="_Toc225450971" w:id="300"/>
      <w:r>
        <w:t>2.1.</w:t>
      </w:r>
      <w:r w:rsidR="00A152D1">
        <w:t>3.</w:t>
      </w:r>
      <w:r w:rsidR="00F114D6">
        <w:t xml:space="preserve"> LR </w:t>
      </w:r>
      <w:r w:rsidR="00A152D1">
        <w:t>t</w:t>
      </w:r>
      <w:r w:rsidR="00F114D6">
        <w:t>eisės</w:t>
      </w:r>
      <w:commentRangeStart w:id="301"/>
      <w:r w:rsidR="00F114D6">
        <w:t xml:space="preserve"> aktai </w:t>
      </w:r>
      <w:bookmarkEnd w:id="300"/>
      <w:commentRangeEnd w:id="301"/>
      <w:r w:rsidRPr="00BB081A" w:rsidR="006849CF">
        <w:rPr>
          <w:rStyle w:val="Komentaronuoroda"/>
          <w:sz w:val="24"/>
          <w:szCs w:val="24"/>
        </w:rPr>
        <w:commentReference w:id="301"/>
      </w:r>
    </w:p>
    <w:p w:rsidRPr="00955FC3" w:rsidR="00762F81" w:rsidP="00762F81" w:rsidRDefault="6BDE3B97" w14:paraId="132FBB31" w14:textId="77777777">
      <w:pPr>
        <w:ind w:firstLine="567"/>
        <w:rPr>
          <w:rFonts w:ascii="Times New Roman" w:hAnsi="Times New Roman" w:eastAsia="Times New Roman" w:cs="Times New Roman"/>
          <w:lang w:eastAsia="lt-LT"/>
        </w:rPr>
      </w:pPr>
      <w:r w:rsidRPr="00955FC3">
        <w:rPr>
          <w:rFonts w:ascii="Times New Roman" w:hAnsi="Times New Roman" w:eastAsia="Times New Roman" w:cs="Times New Roman"/>
          <w:lang w:eastAsia="lt-LT"/>
        </w:rPr>
        <w:t xml:space="preserve">Lietuvoje </w:t>
      </w:r>
      <w:r w:rsidRPr="00955FC3" w:rsidR="2D6E8597">
        <w:rPr>
          <w:rFonts w:ascii="Times New Roman" w:hAnsi="Times New Roman" w:eastAsia="Times New Roman" w:cs="Times New Roman"/>
          <w:lang w:eastAsia="lt-LT"/>
        </w:rPr>
        <w:t>MTD</w:t>
      </w:r>
      <w:r w:rsidRPr="00955FC3">
        <w:rPr>
          <w:rFonts w:ascii="Times New Roman" w:hAnsi="Times New Roman" w:eastAsia="Times New Roman" w:cs="Times New Roman"/>
          <w:lang w:eastAsia="lt-LT"/>
        </w:rPr>
        <w:t xml:space="preserve"> dalijimąsi reglamentuoja keli teisės aktai. </w:t>
      </w:r>
      <w:r w:rsidRPr="2E260C7A">
        <w:rPr>
          <w:rFonts w:ascii="Times New Roman" w:hAnsi="Times New Roman" w:eastAsia="Times New Roman" w:cs="Times New Roman"/>
          <w:i/>
          <w:iCs/>
          <w:lang w:eastAsia="lt-LT"/>
        </w:rPr>
        <w:t>Teisė gauti informaciją ir  duomenų pakartotinio naudojimo įstatymas</w:t>
      </w:r>
      <w:r w:rsidRPr="00BB081A" w:rsidR="00F114D6">
        <w:rPr>
          <w:rStyle w:val="Puslapioinaosnuoroda"/>
          <w:rFonts w:ascii="Times New Roman" w:hAnsi="Times New Roman" w:eastAsia="Times New Roman" w:cs="Times New Roman"/>
          <w:color w:val="000000" w:themeColor="text1"/>
          <w:lang w:eastAsia="lt-LT"/>
        </w:rPr>
        <w:footnoteReference w:id="12"/>
      </w:r>
      <w:r w:rsidRPr="00955FC3">
        <w:rPr>
          <w:rFonts w:ascii="Times New Roman" w:hAnsi="Times New Roman" w:eastAsia="Times New Roman" w:cs="Times New Roman"/>
          <w:lang w:eastAsia="lt-LT"/>
        </w:rPr>
        <w:t xml:space="preserve"> yra pagrindinis teisės aktas, perkeliantis Atvirųjų duomenų direktyvos nuostatas į nacionalinę teisę. Jame perkeltas direktyvoje pateiktas </w:t>
      </w:r>
      <w:r w:rsidRPr="00955FC3" w:rsidR="2D6E8597">
        <w:rPr>
          <w:rFonts w:ascii="Times New Roman" w:hAnsi="Times New Roman" w:eastAsia="Times New Roman" w:cs="Times New Roman"/>
          <w:lang w:eastAsia="lt-LT"/>
        </w:rPr>
        <w:t>MTD</w:t>
      </w:r>
      <w:r w:rsidRPr="00955FC3">
        <w:rPr>
          <w:rFonts w:ascii="Times New Roman" w:hAnsi="Times New Roman" w:eastAsia="Times New Roman" w:cs="Times New Roman"/>
          <w:lang w:eastAsia="lt-LT"/>
        </w:rPr>
        <w:t xml:space="preserve"> apibrėžimas (3 straipsnio 12 dalis). Šio įstatymo 10 straipsnio 8 dalyje nustatyta, kad „Valstybės lėšomis finansuojamų mokslinių tyrimų duomenys ir didelės vertės </w:t>
      </w:r>
      <w:r w:rsidRPr="00955FC3">
        <w:rPr>
          <w:rFonts w:ascii="Times New Roman" w:hAnsi="Times New Roman" w:eastAsia="Times New Roman" w:cs="Times New Roman"/>
          <w:lang w:eastAsia="lt-LT"/>
        </w:rPr>
        <w:t xml:space="preserve">duomenų rinkiniai pakartotinai naudoti teikiami neatlygintinai“. Šio įstatymo 2 straipsnio 2 dalies 8 punktas numato, kad įstatymas netaikomas duomenims, kuriuos valdo valstybinės aukštosios mokyklos ir valstybiniai mokslinių tyrimų institutai, išskyrus </w:t>
      </w:r>
      <w:r w:rsidRPr="00955FC3" w:rsidR="2D6E8597">
        <w:rPr>
          <w:rFonts w:ascii="Times New Roman" w:hAnsi="Times New Roman" w:eastAsia="Times New Roman" w:cs="Times New Roman"/>
          <w:lang w:eastAsia="lt-LT"/>
        </w:rPr>
        <w:t>MTD</w:t>
      </w:r>
      <w:r w:rsidRPr="00955FC3">
        <w:rPr>
          <w:rFonts w:ascii="Times New Roman" w:hAnsi="Times New Roman" w:eastAsia="Times New Roman" w:cs="Times New Roman"/>
          <w:lang w:eastAsia="lt-LT"/>
        </w:rPr>
        <w:t>, jeigu šie tyrimai finansuojami valstybės lėšomis, o tyrėjai, mokslinius tyrimus atliekančios organizacijos arba mokslinius tyrimus finansuojančios organizacijos jau yra juos viešai paskelbę. Ši nuostata taip pat detalizuojama Lietuvos mokslo ir studijų įstatyme</w:t>
      </w:r>
      <w:r w:rsidRPr="00BB081A" w:rsidR="00F114D6">
        <w:rPr>
          <w:rStyle w:val="Puslapioinaosnuoroda"/>
          <w:rFonts w:ascii="Times New Roman" w:hAnsi="Times New Roman" w:eastAsia="Times New Roman" w:cs="Times New Roman"/>
          <w:color w:val="000000" w:themeColor="text1"/>
          <w:lang w:eastAsia="lt-LT"/>
        </w:rPr>
        <w:footnoteReference w:id="13"/>
      </w:r>
      <w:r w:rsidRPr="00955FC3">
        <w:rPr>
          <w:rFonts w:ascii="Times New Roman" w:hAnsi="Times New Roman" w:eastAsia="Times New Roman" w:cs="Times New Roman"/>
          <w:lang w:eastAsia="lt-LT"/>
        </w:rPr>
        <w:t>, kurio 51 straipsnyje nustatyta, kad: „Siekiant užtikrinti valstybės biudžeto lėšomis atliekamų mokslinių tyrimų kokybę, valstybės biudžeto lėšų panaudojimo skaidrumą, padidinti mokslinių tyrimų rezultatų panaudojimo galimybes, paskatinti mokslo pažangą, visi mokslo ir studijų institucijose valstybės biudžeto lėšomis atliekamų mokslinių tyrimų ir eksperimentinės plėtros rezultatai turi būti skelbiami viešai atvirosios prieigos būdais ir priemonėmis, kiek tai neprieštarauja asmens duomenų, intelektinės nuosavybės, profesinių, komercinių ar valstybės ir tarnybos paslapčių apsaugą, nacionalinio saugumo ir gynybos, taip pat teisėsaugos ir viešojo saugumo veiklą reglamentuojantiems teisės aktams&lt;...&gt;.“</w:t>
      </w:r>
    </w:p>
    <w:p w:rsidRPr="00955FC3" w:rsidR="00F114D6" w:rsidP="392D3DFA" w:rsidRDefault="1B281CBF" w14:paraId="61B5B9F6" w14:textId="727EC53F">
      <w:pPr>
        <w:spacing w:before="0" w:beforeAutospacing="off" w:after="0" w:afterAutospacing="off"/>
        <w:ind/>
        <w:jc w:val="both"/>
        <w:rPr>
          <w:ins w:author="Vartotojas svečias" w:date="2026-03-27T10:25:31.562Z" w16du:dateUtc="2026-03-27T10:25:31.562Z" w:id="1673426319"/>
          <w:rFonts w:ascii="Times New Roman" w:hAnsi="Times New Roman" w:eastAsia="Times New Roman" w:cs="Times New Roman"/>
          <w:b w:val="1"/>
          <w:bCs w:val="1"/>
          <w:i w:val="0"/>
          <w:iCs w:val="0"/>
          <w:smallCaps w:val="1"/>
          <w:noProof w:val="0"/>
          <w:color w:val="000000" w:themeColor="text1" w:themeTint="FF" w:themeShade="FF"/>
          <w:sz w:val="24"/>
          <w:szCs w:val="24"/>
          <w:lang w:val="lt"/>
        </w:rPr>
        <w:pPrChange w:author="Vartotojas svečias" w:date="2026-03-27T10:30:31.943Z">
          <w:pPr>
            <w:spacing w:before="0" w:beforeAutospacing="off" w:after="0" w:afterAutospacing="off"/>
            <w:jc w:val="center"/>
          </w:pPr>
        </w:pPrChange>
      </w:pPr>
      <w:r w:rsidRPr="392D3DFA" w:rsidR="506A01BE">
        <w:rPr>
          <w:rFonts w:ascii="Times New Roman" w:hAnsi="Times New Roman" w:eastAsia="Times New Roman" w:cs="Times New Roman"/>
        </w:rPr>
        <w:t xml:space="preserve">Ši nuostata atsirado anksčiau nei 2012 m. ir 2018 m. EK rekomendacijos dėl </w:t>
      </w:r>
      <w:r w:rsidRPr="392D3DFA" w:rsidR="4EC03280">
        <w:rPr>
          <w:rFonts w:ascii="Times New Roman" w:hAnsi="Times New Roman" w:eastAsia="Times New Roman" w:cs="Times New Roman"/>
        </w:rPr>
        <w:t>AP</w:t>
      </w:r>
      <w:r w:rsidRPr="392D3DFA" w:rsidR="506A01BE">
        <w:rPr>
          <w:rFonts w:ascii="Times New Roman" w:hAnsi="Times New Roman" w:eastAsia="Times New Roman" w:cs="Times New Roman"/>
        </w:rPr>
        <w:t xml:space="preserve">, tad galima teigti, kad Lietuva anksti įteisino atvirumo principą, kas formaliai suteikia privalomą pagrindą atverti tiek publikacijas, tiek </w:t>
      </w:r>
      <w:r w:rsidRPr="392D3DFA" w:rsidR="7731CA6D">
        <w:rPr>
          <w:rFonts w:ascii="Times New Roman" w:hAnsi="Times New Roman" w:eastAsia="Times New Roman" w:cs="Times New Roman"/>
        </w:rPr>
        <w:t>MTD</w:t>
      </w:r>
      <w:r w:rsidRPr="392D3DFA" w:rsidR="506A01BE">
        <w:rPr>
          <w:rFonts w:ascii="Times New Roman" w:hAnsi="Times New Roman" w:eastAsia="Times New Roman" w:cs="Times New Roman"/>
        </w:rPr>
        <w:t xml:space="preserve">, jei jie sukurti finansuojant mokslinius tyrimus valstybės lėšomis. Strategiškai tai reiškia, kad nacionalinis tikslas sutampa su </w:t>
      </w:r>
      <w:r w:rsidRPr="392D3DFA" w:rsidR="7731CA6D">
        <w:rPr>
          <w:rFonts w:ascii="Times New Roman" w:hAnsi="Times New Roman" w:eastAsia="Times New Roman" w:cs="Times New Roman"/>
        </w:rPr>
        <w:t>EK</w:t>
      </w:r>
      <w:r w:rsidRPr="392D3DFA" w:rsidR="506A01BE">
        <w:rPr>
          <w:rFonts w:ascii="Times New Roman" w:hAnsi="Times New Roman" w:eastAsia="Times New Roman" w:cs="Times New Roman"/>
        </w:rPr>
        <w:t xml:space="preserve"> reikalavimais užtikrinti, kad viešaisiais pinigais finansuotų tyrimų rezultatai būtų prieinami visuomenei, didintų mokslo kokybę, skaidrumą ir efektyvumą.</w:t>
      </w:r>
      <w:ins w:author="Vartotojas svečias" w:date="2026-03-27T10:25:27.899Z" w16du:dateUtc="2026-03-27T10:25:27.899Z" w:id="853045456">
        <w:r w:rsidRPr="392D3DFA" w:rsidR="357ED378">
          <w:rPr>
            <w:rFonts w:ascii="Times New Roman" w:hAnsi="Times New Roman" w:eastAsia="Times New Roman" w:cs="Times New Roman"/>
          </w:rPr>
          <w:t xml:space="preserve"> </w:t>
        </w:r>
        <w:r w:rsidRPr="392D3DFA" w:rsidR="357ED378">
          <w:rPr>
            <w:rFonts w:ascii="Times New Roman" w:hAnsi="Times New Roman" w:eastAsia="Times New Roman" w:cs="Times New Roman"/>
            <w:b w:val="1"/>
            <w:bCs w:val="1"/>
            <w:i w:val="0"/>
            <w:iCs w:val="0"/>
            <w:smallCaps w:val="1"/>
            <w:noProof w:val="0"/>
            <w:color w:val="000000" w:themeColor="text1" w:themeTint="FF" w:themeShade="FF"/>
            <w:sz w:val="24"/>
            <w:szCs w:val="24"/>
            <w:lang w:val="lt"/>
          </w:rPr>
          <w:t>Lietuvos</w:t>
        </w:r>
      </w:ins>
      <w:ins w:author="Vartotojas svečias" w:date="2026-03-27T10:29:50.003Z" w16du:dateUtc="2026-03-27T10:29:50.003Z" w:id="963317057">
        <w:r w:rsidRPr="392D3DFA" w:rsidR="720F6519">
          <w:rPr>
            <w:rFonts w:ascii="Times New Roman" w:hAnsi="Times New Roman" w:eastAsia="Times New Roman" w:cs="Times New Roman"/>
            <w:b w:val="1"/>
            <w:bCs w:val="1"/>
            <w:i w:val="0"/>
            <w:iCs w:val="0"/>
            <w:smallCaps w:val="1"/>
            <w:noProof w:val="0"/>
            <w:color w:val="000000" w:themeColor="text1" w:themeTint="FF" w:themeShade="FF"/>
            <w:sz w:val="24"/>
            <w:szCs w:val="24"/>
            <w:lang w:val="lt"/>
          </w:rPr>
          <w:t xml:space="preserve"> R</w:t>
        </w:r>
      </w:ins>
      <w:ins w:author="Vartotojas svečias" w:date="2026-03-27T10:25:27.899Z" w16du:dateUtc="2026-03-27T10:25:27.899Z" w:id="641862570">
        <w:r w:rsidRPr="392D3DFA" w:rsidR="357ED378">
          <w:rPr>
            <w:rFonts w:ascii="Times New Roman" w:hAnsi="Times New Roman" w:eastAsia="Times New Roman" w:cs="Times New Roman"/>
            <w:b w:val="1"/>
            <w:bCs w:val="1"/>
            <w:i w:val="0"/>
            <w:iCs w:val="0"/>
            <w:smallCaps w:val="1"/>
            <w:noProof w:val="0"/>
            <w:color w:val="000000" w:themeColor="text1" w:themeTint="FF" w:themeShade="FF"/>
            <w:sz w:val="24"/>
            <w:szCs w:val="24"/>
            <w:lang w:val="lt"/>
          </w:rPr>
          <w:t>espublikos</w:t>
        </w:r>
      </w:ins>
    </w:p>
    <w:p w:rsidRPr="00955FC3" w:rsidR="00F114D6" w:rsidP="392D3DFA" w:rsidRDefault="1B281CBF" w14:paraId="59BB66C9" w14:textId="7CDC389D">
      <w:pPr>
        <w:spacing w:before="0" w:beforeAutospacing="off" w:after="0" w:afterAutospacing="off"/>
        <w:ind/>
        <w:jc w:val="both"/>
        <w:rPr>
          <w:rFonts w:ascii="Times New Roman" w:hAnsi="Times New Roman" w:eastAsia="Times New Roman" w:cs="Times New Roman"/>
          <w:lang w:eastAsia="lt-LT"/>
        </w:rPr>
        <w:pPrChange w:author="Vartotojas svečias" w:date="2026-03-27T10:30:31.944Z">
          <w:pPr/>
        </w:pPrChange>
      </w:pPr>
      <w:ins w:author="Vartotojas svečias" w:date="2026-03-27T10:25:31.562Z" w16du:dateUtc="2026-03-27T10:25:31.562Z" w:id="1973630764">
        <w:r w:rsidRPr="392D3DFA" w:rsidR="357ED378">
          <w:rPr>
            <w:rFonts w:ascii="Times New Roman" w:hAnsi="Times New Roman" w:eastAsia="Times New Roman" w:cs="Times New Roman"/>
            <w:b w:val="1"/>
            <w:bCs w:val="1"/>
            <w:i w:val="0"/>
            <w:iCs w:val="0"/>
            <w:smallCaps w:val="1"/>
            <w:noProof w:val="0"/>
            <w:color w:val="000000" w:themeColor="text1" w:themeTint="FF" w:themeShade="FF"/>
            <w:sz w:val="24"/>
            <w:szCs w:val="24"/>
            <w:lang w:val="lt"/>
          </w:rPr>
          <w:t>Mokslo ir studijų</w:t>
        </w:r>
      </w:ins>
      <w:ins w:author="Vartotojas svečias" w:date="2026-03-27T10:30:05.094Z" w16du:dateUtc="2026-03-27T10:30:05.094Z" w:id="277893125">
        <w:r w:rsidRPr="392D3DFA" w:rsidR="7FF15C75">
          <w:rPr>
            <w:rFonts w:ascii="Times New Roman" w:hAnsi="Times New Roman" w:eastAsia="Times New Roman" w:cs="Times New Roman"/>
            <w:b w:val="1"/>
            <w:bCs w:val="1"/>
            <w:i w:val="0"/>
            <w:iCs w:val="0"/>
            <w:smallCaps w:val="1"/>
            <w:noProof w:val="0"/>
            <w:color w:val="000000" w:themeColor="text1" w:themeTint="FF" w:themeShade="FF"/>
            <w:sz w:val="24"/>
            <w:szCs w:val="24"/>
            <w:lang w:val="lt"/>
          </w:rPr>
          <w:t xml:space="preserve"> į</w:t>
        </w:r>
      </w:ins>
      <w:r w:rsidRPr="392D3DFA" w:rsidR="380063DD">
        <w:rPr>
          <w:rFonts w:ascii="Times New Roman" w:hAnsi="Times New Roman" w:eastAsia="Times New Roman" w:cs="Times New Roman"/>
        </w:rPr>
        <w:t xml:space="preserve"> </w:t>
      </w:r>
      <w:del w:author="Vartotojas svečias" w:date="2026-03-27T10:30:17.534Z" w16du:dateUtc="2026-03-27T10:30:17.534Z" w:id="1778350500">
        <w:r w:rsidRPr="392D3DFA" w:rsidDel="506A01BE">
          <w:rPr>
            <w:rFonts w:ascii="Times New Roman" w:hAnsi="Times New Roman" w:eastAsia="Times New Roman" w:cs="Times New Roman"/>
          </w:rPr>
          <w:delText>Į</w:delText>
        </w:r>
      </w:del>
      <w:commentRangeStart w:id="302"/>
      <w:commentRangeStart w:id="685220630"/>
      <w:r w:rsidRPr="392D3DFA" w:rsidR="506A01BE">
        <w:rPr>
          <w:rFonts w:ascii="Times New Roman" w:hAnsi="Times New Roman" w:eastAsia="Times New Roman" w:cs="Times New Roman"/>
        </w:rPr>
        <w:t xml:space="preserve">statymas įpareigoja </w:t>
      </w:r>
      <w:r w:rsidRPr="392D3DFA" w:rsidR="7731CA6D">
        <w:rPr>
          <w:rFonts w:ascii="Times New Roman" w:hAnsi="Times New Roman" w:eastAsia="Times New Roman" w:cs="Times New Roman"/>
        </w:rPr>
        <w:t>LMT</w:t>
      </w:r>
      <w:r w:rsidRPr="392D3DFA" w:rsidR="506A01BE">
        <w:rPr>
          <w:rFonts w:ascii="Times New Roman" w:hAnsi="Times New Roman" w:eastAsia="Times New Roman" w:cs="Times New Roman"/>
        </w:rPr>
        <w:t xml:space="preserve"> patvirtinti </w:t>
      </w:r>
      <w:r w:rsidRPr="392D3DFA" w:rsidR="7731CA6D">
        <w:rPr>
          <w:rFonts w:ascii="Times New Roman" w:hAnsi="Times New Roman" w:eastAsia="Times New Roman" w:cs="Times New Roman"/>
        </w:rPr>
        <w:t>AP</w:t>
      </w:r>
      <w:r w:rsidRPr="392D3DFA" w:rsidR="506A01BE">
        <w:rPr>
          <w:rFonts w:ascii="Times New Roman" w:hAnsi="Times New Roman" w:eastAsia="Times New Roman" w:cs="Times New Roman"/>
        </w:rPr>
        <w:t xml:space="preserve"> prie mokslinių tyrimų ir eksperimentinės plėtros rezultatų įgyvendinimo tvarką.</w:t>
      </w:r>
      <w:commentRangeEnd w:id="302"/>
      <w:r>
        <w:rPr>
          <w:rStyle w:val="CommentReference"/>
        </w:rPr>
        <w:commentReference w:id="302"/>
      </w:r>
      <w:commentRangeEnd w:id="685220630"/>
      <w:r>
        <w:rPr>
          <w:rStyle w:val="CommentReference"/>
        </w:rPr>
        <w:commentReference w:id="685220630"/>
      </w:r>
    </w:p>
    <w:p w:rsidRPr="00955FC3" w:rsidR="00F114D6" w:rsidP="3C1418B1" w:rsidRDefault="00F114D6" w14:paraId="1E5FE246" w14:textId="77777777">
      <w:pPr>
        <w:rPr>
          <w:rFonts w:ascii="Times New Roman" w:hAnsi="Times New Roman" w:eastAsia="Times New Roman" w:cs="Times New Roman"/>
          <w:lang w:eastAsia="lt-LT"/>
        </w:rPr>
      </w:pPr>
    </w:p>
    <w:p w:rsidRPr="00BB081A" w:rsidR="00F114D6" w:rsidP="00A152D1" w:rsidRDefault="0044101A" w14:paraId="5F785FE2" w14:textId="1555AE36">
      <w:pPr>
        <w:pStyle w:val="Antrat3"/>
      </w:pPr>
      <w:bookmarkStart w:name="_Toc225450972" w:id="303"/>
      <w:r>
        <w:t>2</w:t>
      </w:r>
      <w:r w:rsidRPr="2E260C7A" w:rsidR="00F114D6">
        <w:t>.</w:t>
      </w:r>
      <w:r>
        <w:t>1.</w:t>
      </w:r>
      <w:r w:rsidR="00A152D1">
        <w:t>4</w:t>
      </w:r>
      <w:r>
        <w:t>.</w:t>
      </w:r>
      <w:r w:rsidRPr="2E260C7A" w:rsidR="00F114D6">
        <w:t xml:space="preserve"> </w:t>
      </w:r>
      <w:r w:rsidR="00915A61">
        <w:t>Lietuvos m</w:t>
      </w:r>
      <w:r w:rsidRPr="2E260C7A" w:rsidR="00F114D6">
        <w:t>okslą finansuojančių institucijų reikalavimai</w:t>
      </w:r>
      <w:bookmarkEnd w:id="303"/>
      <w:r w:rsidRPr="2E260C7A" w:rsidR="00F114D6">
        <w:t xml:space="preserve"> </w:t>
      </w:r>
    </w:p>
    <w:p w:rsidRPr="00955FC3" w:rsidR="00762F81" w:rsidP="3C1418B1" w:rsidRDefault="00F114D6" w14:paraId="75933CA0" w14:textId="77777777">
      <w:pPr>
        <w:ind w:firstLine="567"/>
        <w:rPr>
          <w:rFonts w:ascii="Times New Roman" w:hAnsi="Times New Roman" w:eastAsia="Times New Roman" w:cs="Times New Roman"/>
          <w:lang w:eastAsia="lt-LT"/>
        </w:rPr>
      </w:pPr>
      <w:r w:rsidRPr="2E260C7A">
        <w:rPr>
          <w:rFonts w:ascii="Times New Roman" w:hAnsi="Times New Roman" w:eastAsia="Times New Roman" w:cs="Times New Roman"/>
        </w:rPr>
        <w:t xml:space="preserve">Lietuvos </w:t>
      </w:r>
      <w:r w:rsidRPr="2E260C7A" w:rsidR="006061BE">
        <w:rPr>
          <w:rFonts w:ascii="Times New Roman" w:hAnsi="Times New Roman" w:eastAsia="Times New Roman" w:cs="Times New Roman"/>
        </w:rPr>
        <w:t>MTD</w:t>
      </w:r>
      <w:r w:rsidRPr="2E260C7A">
        <w:rPr>
          <w:rFonts w:ascii="Times New Roman" w:hAnsi="Times New Roman" w:eastAsia="Times New Roman" w:cs="Times New Roman"/>
        </w:rPr>
        <w:t xml:space="preserve"> politikos raida pastaraisiais metais rodo aiškų perėjimą nuo rekomendacinio prie normatyvinio reguliavimo, tačiau kartu atskleidžia struktūrinę įtampą tarp teisinių nuostatų, administracinių reikalavimų ir realių įgyvendinimo pajėgumų. Ši įtampa tampa ypač reikšminga vertinant Lietuvos pasirengimą integruotis į EOSC ne formaliai, o sistemiškai.</w:t>
      </w:r>
    </w:p>
    <w:p w:rsidRPr="00955FC3" w:rsidR="00762F81" w:rsidP="3C1418B1" w:rsidRDefault="00F114D6" w14:paraId="5D772BC6" w14:textId="77777777">
      <w:pPr>
        <w:ind w:firstLine="567"/>
        <w:rPr>
          <w:rFonts w:ascii="Times New Roman" w:hAnsi="Times New Roman" w:eastAsia="Times New Roman" w:cs="Times New Roman"/>
          <w:lang w:eastAsia="lt-LT"/>
        </w:rPr>
      </w:pPr>
      <w:r w:rsidRPr="2E260C7A">
        <w:rPr>
          <w:rFonts w:ascii="Times New Roman" w:hAnsi="Times New Roman" w:eastAsia="Times New Roman" w:cs="Times New Roman"/>
        </w:rPr>
        <w:t>Teisinį pagrindą sudarantis jau anksčiau minėtas Mokslo ir studijų įstatymo 51 straipsnis ir jame įvardintos nuostatos yra būtinos</w:t>
      </w:r>
      <w:r w:rsidRPr="2E260C7A" w:rsidR="006061BE">
        <w:rPr>
          <w:rFonts w:ascii="Times New Roman" w:hAnsi="Times New Roman" w:eastAsia="Times New Roman" w:cs="Times New Roman"/>
        </w:rPr>
        <w:t>,</w:t>
      </w:r>
      <w:r w:rsidRPr="2E260C7A">
        <w:rPr>
          <w:rFonts w:ascii="Times New Roman" w:hAnsi="Times New Roman" w:eastAsia="Times New Roman" w:cs="Times New Roman"/>
        </w:rPr>
        <w:t xml:space="preserve"> tačiau savaime nepakankamos </w:t>
      </w:r>
      <w:r w:rsidRPr="2E260C7A" w:rsidR="006061BE">
        <w:rPr>
          <w:rFonts w:ascii="Times New Roman" w:hAnsi="Times New Roman" w:eastAsia="Times New Roman" w:cs="Times New Roman"/>
        </w:rPr>
        <w:t>MTD</w:t>
      </w:r>
      <w:r w:rsidRPr="2E260C7A">
        <w:rPr>
          <w:rFonts w:ascii="Times New Roman" w:hAnsi="Times New Roman" w:eastAsia="Times New Roman" w:cs="Times New Roman"/>
        </w:rPr>
        <w:t xml:space="preserve"> valdymo sistemai sukurti, nes jos apima rezultato (viešumo) siekį, bet neapibrėžia nei </w:t>
      </w:r>
      <w:r w:rsidRPr="2E260C7A" w:rsidR="006061BE">
        <w:rPr>
          <w:rFonts w:ascii="Times New Roman" w:hAnsi="Times New Roman" w:eastAsia="Times New Roman" w:cs="Times New Roman"/>
        </w:rPr>
        <w:t>MTD</w:t>
      </w:r>
      <w:r w:rsidRPr="2E260C7A">
        <w:rPr>
          <w:rFonts w:ascii="Times New Roman" w:hAnsi="Times New Roman" w:eastAsia="Times New Roman" w:cs="Times New Roman"/>
        </w:rPr>
        <w:t xml:space="preserve"> gyvavimo ciklo, nei infrastruktūrinių ar kompetencinių mechanizmų, reikalingų tam siekiui pasiekti. Kitaip tariant, įstatymas sukuria teisėtą pareigą, bet ne institucinę architektūrą.</w:t>
      </w:r>
    </w:p>
    <w:p w:rsidRPr="00762F81" w:rsidR="00F114D6" w:rsidP="3C1418B1" w:rsidRDefault="00F114D6" w14:paraId="48985D6C" w14:textId="3ACCCA3C">
      <w:pPr>
        <w:ind w:firstLine="567"/>
        <w:rPr>
          <w:rFonts w:ascii="Times New Roman" w:hAnsi="Times New Roman" w:eastAsia="Times New Roman" w:cs="Times New Roman"/>
          <w:lang w:eastAsia="lt-LT"/>
        </w:rPr>
      </w:pPr>
      <w:r w:rsidRPr="2E260C7A">
        <w:rPr>
          <w:rFonts w:ascii="Times New Roman" w:hAnsi="Times New Roman" w:eastAsia="Times New Roman" w:cs="Times New Roman"/>
        </w:rPr>
        <w:t xml:space="preserve">Šią spragą ilgą laiką bandė užpildyti </w:t>
      </w:r>
      <w:r w:rsidRPr="2E260C7A" w:rsidR="006061BE">
        <w:rPr>
          <w:rFonts w:ascii="Times New Roman" w:hAnsi="Times New Roman" w:eastAsia="Times New Roman" w:cs="Times New Roman"/>
        </w:rPr>
        <w:t>LMT</w:t>
      </w:r>
      <w:r w:rsidRPr="2E260C7A">
        <w:rPr>
          <w:rFonts w:ascii="Times New Roman" w:hAnsi="Times New Roman" w:eastAsia="Times New Roman" w:cs="Times New Roman"/>
        </w:rPr>
        <w:t xml:space="preserve"> Atvirosios prieigos gairės, kurios atliko svarbų vaidmenį formuojant bendrą supratimą apie </w:t>
      </w:r>
      <w:r w:rsidRPr="2E260C7A" w:rsidR="006061BE">
        <w:rPr>
          <w:rFonts w:ascii="Times New Roman" w:hAnsi="Times New Roman" w:eastAsia="Times New Roman" w:cs="Times New Roman"/>
        </w:rPr>
        <w:t>AM</w:t>
      </w:r>
      <w:r w:rsidRPr="2E260C7A">
        <w:rPr>
          <w:rFonts w:ascii="Times New Roman" w:hAnsi="Times New Roman" w:eastAsia="Times New Roman" w:cs="Times New Roman"/>
        </w:rPr>
        <w:t xml:space="preserve">, </w:t>
      </w:r>
      <w:r w:rsidRPr="2E260C7A" w:rsidR="00022A01">
        <w:rPr>
          <w:rFonts w:ascii="Times New Roman" w:hAnsi="Times New Roman" w:eastAsia="Times New Roman" w:cs="Times New Roman"/>
        </w:rPr>
        <w:t>DVP</w:t>
      </w:r>
      <w:r w:rsidRPr="2E260C7A">
        <w:rPr>
          <w:rFonts w:ascii="Times New Roman" w:hAnsi="Times New Roman" w:eastAsia="Times New Roman" w:cs="Times New Roman"/>
        </w:rPr>
        <w:t xml:space="preserve">, FAIR principus ir institucijų atsakomybes. Tačiau pats gairių pobūdis lėmė, kad jų įgyvendinimas buvo nevienodas ir fragmentuotas: dalis institucijų jas traktavo kaip strateginę kryptį, dalis – kaip formalią prievolę, o realus poveikis duomenų valdymo praktikoms stipriai priklausė nuo pavienių ekspertų, projektų ar bibliotekų iniciatyvų. Tai reiškia, kad iki 2024 m. Lietuvoje dominavo </w:t>
      </w:r>
      <w:commentRangeStart w:id="304"/>
      <w:r w:rsidRPr="2E260C7A">
        <w:rPr>
          <w:rFonts w:ascii="Times New Roman" w:hAnsi="Times New Roman" w:eastAsia="Times New Roman" w:cs="Times New Roman"/>
        </w:rPr>
        <w:t>„</w:t>
      </w:r>
      <w:r w:rsidRPr="2E260C7A">
        <w:rPr>
          <w:rFonts w:ascii="Times New Roman" w:hAnsi="Times New Roman" w:eastAsia="Times New Roman" w:cs="Times New Roman"/>
          <w:i/>
          <w:iCs/>
        </w:rPr>
        <w:t>soft policy</w:t>
      </w:r>
      <w:r w:rsidRPr="2E260C7A">
        <w:rPr>
          <w:rFonts w:ascii="Times New Roman" w:hAnsi="Times New Roman" w:eastAsia="Times New Roman" w:cs="Times New Roman"/>
        </w:rPr>
        <w:t xml:space="preserve">“ </w:t>
      </w:r>
      <w:commentRangeEnd w:id="304"/>
      <w:r w:rsidRPr="2E260C7A" w:rsidR="0044101A">
        <w:rPr>
          <w:rStyle w:val="Komentaronuoroda"/>
          <w:rFonts w:ascii="Times New Roman" w:hAnsi="Times New Roman" w:eastAsia="Times New Roman" w:cs="Times New Roman"/>
          <w:sz w:val="24"/>
          <w:szCs w:val="24"/>
        </w:rPr>
        <w:commentReference w:id="304"/>
      </w:r>
      <w:r w:rsidRPr="2E260C7A">
        <w:rPr>
          <w:rFonts w:ascii="Times New Roman" w:hAnsi="Times New Roman" w:eastAsia="Times New Roman" w:cs="Times New Roman"/>
        </w:rPr>
        <w:t>modelis, kuris skatino, bet neįpareigojo.</w:t>
      </w:r>
    </w:p>
    <w:p w:rsidRPr="00BB081A" w:rsidR="00F114D6" w:rsidP="3C1418B1" w:rsidRDefault="00F114D6" w14:paraId="1844DB98" w14:textId="07759A81">
      <w:pPr>
        <w:rPr>
          <w:rFonts w:ascii="Times New Roman" w:hAnsi="Times New Roman" w:cs="Times New Roman"/>
        </w:rPr>
      </w:pPr>
      <w:commentRangeStart w:id="305"/>
      <w:r w:rsidRPr="2E260C7A">
        <w:rPr>
          <w:rFonts w:ascii="Times New Roman" w:hAnsi="Times New Roman" w:eastAsia="Times New Roman" w:cs="Times New Roman"/>
        </w:rPr>
        <w:t xml:space="preserve">2024 m. patvirtintas Atvirosios prieigos prie MTEP rezultatų tvarkos aprašas, taikomas nuo 2025 m., žymi esminį lūžį – perėjimą nuo gairių prie privalomo reguliavimo. Šis dokumentas pirmą kartą sistemingai sujungia publikacijas ir </w:t>
      </w:r>
      <w:r w:rsidRPr="2E260C7A" w:rsidR="006061BE">
        <w:rPr>
          <w:rFonts w:ascii="Times New Roman" w:hAnsi="Times New Roman" w:eastAsia="Times New Roman" w:cs="Times New Roman"/>
        </w:rPr>
        <w:t>MTD</w:t>
      </w:r>
      <w:r w:rsidRPr="2E260C7A">
        <w:rPr>
          <w:rFonts w:ascii="Times New Roman" w:hAnsi="Times New Roman" w:eastAsia="Times New Roman" w:cs="Times New Roman"/>
        </w:rPr>
        <w:t xml:space="preserve"> į vieną </w:t>
      </w:r>
      <w:r w:rsidR="0044101A">
        <w:rPr>
          <w:rFonts w:ascii="Times New Roman" w:hAnsi="Times New Roman" w:eastAsia="Times New Roman" w:cs="Times New Roman"/>
        </w:rPr>
        <w:t>AP</w:t>
      </w:r>
      <w:r w:rsidRPr="2E260C7A">
        <w:rPr>
          <w:rFonts w:ascii="Times New Roman" w:hAnsi="Times New Roman" w:eastAsia="Times New Roman" w:cs="Times New Roman"/>
        </w:rPr>
        <w:t xml:space="preserve"> objektą, nustato aiškesnes pareigas institucijoms ir projektams, numato pereinamuosius laikotarpius ir būsimą stebėsenos mechanizmų kūrimą. Analitiškai tai reikšminga ne tiek dėl konkrečių nuostatų, </w:t>
      </w:r>
      <w:r w:rsidRPr="2E260C7A">
        <w:rPr>
          <w:rFonts w:ascii="Times New Roman" w:hAnsi="Times New Roman" w:eastAsia="Times New Roman" w:cs="Times New Roman"/>
        </w:rPr>
        <w:t>kiek dėl valdymo logikos pokyčio: LMT iš politikos „rekomenduotojo“ tampa politikos įgyvendinimo architektu.</w:t>
      </w:r>
    </w:p>
    <w:p w:rsidRPr="00BB081A" w:rsidR="00F114D6" w:rsidP="3C1418B1" w:rsidRDefault="00F114D6" w14:paraId="03110CE9" w14:textId="77777777">
      <w:pPr>
        <w:rPr>
          <w:rFonts w:ascii="Times New Roman" w:hAnsi="Times New Roman" w:eastAsia="Times New Roman" w:cs="Times New Roman"/>
          <w:lang w:eastAsia="lt-LT"/>
        </w:rPr>
      </w:pPr>
    </w:p>
    <w:p w:rsidR="00762F81" w:rsidP="3C1418B1" w:rsidRDefault="00F114D6" w14:paraId="30F3AB37" w14:textId="77777777">
      <w:pPr>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 xml:space="preserve">LMT siekdama integruoti šalies mokslą į tarptautinę erdvę ir didinti tyrimų skaidrumą bei socialinę grąžą, 2024 m. rugpjūčio 30 d. priėmė įsakymą V-385, kuriuo patvirtino naująjį „Atvirosios prieigos prie mokslinių tyrimų ir eksperimentinės plėtros rezultatų tvarkos aprašą“. Šis teisės aktas žymi kokybinį pokytį valstybės mokslo politikoje: nuo 2028 m. gruodžio 31 d. neteks galios 2016 m. patvirtintos gairės (VIII-2), o jų vietą užims privalomojo pobūdžio nuostatos, pradedamos taikyti naujiems kvietimams jau nuo 2025 m. sausio 1 d. </w:t>
      </w:r>
      <w:commentRangeEnd w:id="305"/>
      <w:r w:rsidR="0044101A">
        <w:rPr>
          <w:rStyle w:val="Komentaronuoroda"/>
          <w:rFonts w:ascii="Times New Roman" w:hAnsi="Times New Roman" w:eastAsia="Times New Roman" w:cs="Times New Roman"/>
          <w:kern w:val="0"/>
          <w:sz w:val="24"/>
          <w:szCs w:val="24"/>
          <w:lang w:eastAsia="lt-LT"/>
          <w14:ligatures w14:val="none"/>
        </w:rPr>
        <w:commentReference w:id="305"/>
      </w:r>
    </w:p>
    <w:p w:rsidRPr="00955FC3" w:rsidR="00762F81" w:rsidP="3C1418B1" w:rsidRDefault="1CB1D30B" w14:paraId="7A307B56" w14:textId="3B7F9399">
      <w:pPr>
        <w:ind w:firstLine="567"/>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AP</w:t>
      </w:r>
      <w:ins w:author="Jolanta Šinkūnienė" w:date="2026-03-25T20:32:00Z" w:id="306">
        <w:r w:rsidR="0044101A">
          <w:rPr>
            <w:rFonts w:ascii="Times New Roman" w:hAnsi="Times New Roman" w:eastAsia="Times New Roman" w:cs="Times New Roman"/>
            <w:kern w:val="0"/>
            <w:lang w:eastAsia="lt-LT"/>
            <w14:ligatures w14:val="none"/>
          </w:rPr>
          <w:t xml:space="preserve"> šiam</w:t>
        </w:r>
      </w:ins>
      <w:ins w:author="Jolanta Šinkūnienė" w:date="2026-03-25T20:33:00Z" w:id="307">
        <w:r w:rsidR="0044101A">
          <w:rPr>
            <w:rFonts w:ascii="Times New Roman" w:hAnsi="Times New Roman" w:eastAsia="Times New Roman" w:cs="Times New Roman"/>
            <w:kern w:val="0"/>
            <w:lang w:eastAsia="lt-LT"/>
            <w14:ligatures w14:val="none"/>
          </w:rPr>
          <w:t>e</w:t>
        </w:r>
      </w:ins>
      <w:r w:rsidRPr="3C1418B1" w:rsidR="1B281CBF">
        <w:rPr>
          <w:rFonts w:ascii="Times New Roman" w:hAnsi="Times New Roman" w:eastAsia="Times New Roman" w:cs="Times New Roman"/>
          <w:kern w:val="0"/>
          <w:lang w:eastAsia="lt-LT"/>
          <w14:ligatures w14:val="none"/>
        </w:rPr>
        <w:t xml:space="preserve"> </w:t>
      </w:r>
      <w:commentRangeStart w:id="308"/>
      <w:ins w:author="Gintė Medzvieckaitė" w:date="2026-03-03T09:55:00Z" w:id="309">
        <w:r w:rsidRPr="2E260C7A" w:rsidR="6A7B363A">
          <w:rPr>
            <w:rFonts w:ascii="Times New Roman" w:hAnsi="Times New Roman" w:eastAsia="Times New Roman" w:cs="Times New Roman"/>
          </w:rPr>
          <w:t>dokumente</w:t>
        </w:r>
      </w:ins>
      <w:commentRangeEnd w:id="308"/>
      <w:r w:rsidRPr="2E260C7A" w:rsidR="006061BE">
        <w:rPr>
          <w:rStyle w:val="Komentaronuoroda"/>
          <w:rFonts w:ascii="Times New Roman" w:hAnsi="Times New Roman" w:eastAsia="Times New Roman" w:cs="Times New Roman"/>
          <w:sz w:val="24"/>
          <w:szCs w:val="24"/>
        </w:rPr>
        <w:commentReference w:id="308"/>
      </w:r>
      <w:ins w:author="Gintė Medzvieckaitė" w:date="2026-03-03T09:55:00Z" w:id="310">
        <w:r w:rsidRPr="2E260C7A" w:rsidR="6A7B363A">
          <w:rPr>
            <w:rFonts w:ascii="Times New Roman" w:hAnsi="Times New Roman" w:eastAsia="Times New Roman" w:cs="Times New Roman"/>
          </w:rPr>
          <w:t xml:space="preserve"> </w:t>
        </w:r>
      </w:ins>
      <w:r w:rsidRPr="3C1418B1" w:rsidR="1B281CBF">
        <w:rPr>
          <w:rFonts w:ascii="Times New Roman" w:hAnsi="Times New Roman" w:eastAsia="Times New Roman" w:cs="Times New Roman"/>
          <w:kern w:val="0"/>
          <w:lang w:eastAsia="lt-LT"/>
          <w14:ligatures w14:val="none"/>
        </w:rPr>
        <w:t>suprantama kaip nemokama ir nevaržoma galimybė skaityti, kopijuoti, platinti bei atlikti automatinę turinio analizę nepažeidžiant autorių teisių. Pagrindinis šio proceso siekis – užtikrinti valstybės lėšomis finansuotų tyrimų rezultatų pakartotinį naudojimą, didinti mokslo patikimumą ir puoselėti akademinę etiką. Naujasis reglamentavimas remiasi tarptautiniais standartais, įskaitant UNESCO ir Europos Komisijos rekomendacijas bei „Europos horizonto“ programos principus.</w:t>
      </w:r>
    </w:p>
    <w:p w:rsidRPr="00955FC3" w:rsidR="00762F81" w:rsidP="3C1418B1" w:rsidRDefault="006061BE" w14:paraId="509DED16" w14:textId="77777777">
      <w:pPr>
        <w:ind w:firstLine="567"/>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MTD</w:t>
      </w:r>
      <w:r w:rsidRPr="3C1418B1" w:rsidR="00F114D6">
        <w:rPr>
          <w:rFonts w:ascii="Times New Roman" w:hAnsi="Times New Roman" w:eastAsia="Times New Roman" w:cs="Times New Roman"/>
          <w:kern w:val="0"/>
          <w:lang w:eastAsia="lt-LT"/>
          <w14:ligatures w14:val="none"/>
        </w:rPr>
        <w:t xml:space="preserve"> apibrėžiami kaip tyrimo metu gauta medžiaga, kuri turi turėti nuolatinius identifikatorius ir būti aprašyta metaduomenimis. Centrinė reglamentavimo ašis – FAIR principų įgyvendinimas.</w:t>
      </w:r>
    </w:p>
    <w:p w:rsidRPr="00955FC3" w:rsidR="00762F81" w:rsidP="3C1418B1" w:rsidRDefault="00F114D6" w14:paraId="007E644D" w14:textId="77777777">
      <w:pPr>
        <w:ind w:firstLine="567"/>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 xml:space="preserve">Kiekvienas projektas privalo turėti </w:t>
      </w:r>
      <w:r w:rsidRPr="3C1418B1" w:rsidR="00022A01">
        <w:rPr>
          <w:rFonts w:ascii="Times New Roman" w:hAnsi="Times New Roman" w:eastAsia="Times New Roman" w:cs="Times New Roman"/>
          <w:kern w:val="0"/>
          <w:lang w:eastAsia="lt-LT"/>
          <w14:ligatures w14:val="none"/>
        </w:rPr>
        <w:t>DVP</w:t>
      </w:r>
      <w:r w:rsidRPr="3C1418B1">
        <w:rPr>
          <w:rFonts w:ascii="Times New Roman" w:hAnsi="Times New Roman" w:eastAsia="Times New Roman" w:cs="Times New Roman"/>
          <w:kern w:val="0"/>
          <w:lang w:eastAsia="lt-LT"/>
          <w14:ligatures w14:val="none"/>
        </w:rPr>
        <w:t xml:space="preserve">, kuriame dokumentuojama, kaip </w:t>
      </w:r>
      <w:r w:rsidRPr="3C1418B1" w:rsidR="0063549A">
        <w:rPr>
          <w:rFonts w:ascii="Times New Roman" w:hAnsi="Times New Roman" w:eastAsia="Times New Roman" w:cs="Times New Roman"/>
          <w:kern w:val="0"/>
          <w:lang w:eastAsia="lt-LT"/>
          <w14:ligatures w14:val="none"/>
        </w:rPr>
        <w:t>MTD</w:t>
      </w:r>
      <w:r w:rsidRPr="3C1418B1">
        <w:rPr>
          <w:rFonts w:ascii="Times New Roman" w:hAnsi="Times New Roman" w:eastAsia="Times New Roman" w:cs="Times New Roman"/>
          <w:kern w:val="0"/>
          <w:lang w:eastAsia="lt-LT"/>
          <w14:ligatures w14:val="none"/>
        </w:rPr>
        <w:t xml:space="preserve"> bus kaupiami, saugomi ir atveriami. DVP turėtų apimti duomenų tipų ir formatų aprašymus, duomenų saugumo priemones, ypač dirbant su neskelbtina informacija, teisinių reikalavimų (intelektinės nuosavybės, asmens duomenų) vykdymą, ilgalaikio saugojimo vietą ir sąlygas.</w:t>
      </w:r>
    </w:p>
    <w:p w:rsidR="00762F81" w:rsidP="3C1418B1" w:rsidRDefault="00F114D6" w14:paraId="224BA38F" w14:textId="77777777">
      <w:pPr>
        <w:ind w:firstLine="567"/>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Nors laikomasi principo „kiek įmanoma, atviri, kiek būtina, uždari“, numatytos teisėtos išimtys, kai duomenys gali būti neviešinami dėl nacionalinio saugumo, valstybės paslapčių ar trečiųjų šalių teisių. Svarbu tai, kad net jei patys duomenys yra uždari ar sunaikinti, jų metaduomenys privalo išlikti visiškai atviri ir pasiekiami paieškai.</w:t>
      </w:r>
    </w:p>
    <w:p w:rsidRPr="00955FC3" w:rsidR="00762F81" w:rsidP="3C1418B1" w:rsidRDefault="00F114D6" w14:paraId="08E9E570" w14:textId="79116D88">
      <w:pPr>
        <w:ind w:firstLine="567"/>
        <w:rPr>
          <w:rFonts w:ascii="Times New Roman" w:hAnsi="Times New Roman" w:eastAsia="Times New Roman" w:cs="Times New Roman"/>
          <w:kern w:val="0"/>
          <w:lang w:eastAsia="lt-LT"/>
          <w14:ligatures w14:val="none"/>
        </w:rPr>
      </w:pPr>
      <w:r w:rsidRPr="3C1418B1">
        <w:rPr>
          <w:rFonts w:ascii="Times New Roman" w:hAnsi="Times New Roman" w:eastAsia="Times New Roman" w:cs="Times New Roman"/>
          <w:kern w:val="0"/>
          <w:lang w:eastAsia="lt-LT"/>
          <w14:ligatures w14:val="none"/>
        </w:rPr>
        <w:t>Tyrėjai skatinami rinktis patikimas talpyklas, kurios yra sertifikuotos ir integruotos į</w:t>
      </w:r>
      <w:r w:rsidRPr="3C1418B1" w:rsidR="0063549A">
        <w:rPr>
          <w:rFonts w:ascii="Times New Roman" w:hAnsi="Times New Roman" w:eastAsia="Times New Roman" w:cs="Times New Roman"/>
          <w:kern w:val="0"/>
          <w:lang w:eastAsia="lt-LT"/>
          <w14:ligatures w14:val="none"/>
        </w:rPr>
        <w:t xml:space="preserve"> </w:t>
      </w:r>
      <w:r w:rsidRPr="3C1418B1">
        <w:rPr>
          <w:rFonts w:ascii="Times New Roman" w:hAnsi="Times New Roman" w:eastAsia="Times New Roman" w:cs="Times New Roman"/>
          <w:kern w:val="0"/>
          <w:lang w:eastAsia="lt-LT"/>
          <w14:ligatures w14:val="none"/>
        </w:rPr>
        <w:t>EOSC. Taip pat pabrėžiama piliečių mokslo svarba, įtraukiant visuomenę į duomenų rinkimo ar vertinimo procesus.</w:t>
      </w:r>
    </w:p>
    <w:p w:rsidRPr="00955FC3" w:rsidR="00F114D6" w:rsidP="3C1418B1" w:rsidRDefault="00F114D6" w14:paraId="4AC07237" w14:textId="6BCF407D">
      <w:pPr>
        <w:ind w:firstLine="567"/>
        <w:rPr>
          <w:rFonts w:ascii="Times New Roman" w:hAnsi="Times New Roman" w:eastAsia="Times New Roman" w:cs="Times New Roman"/>
          <w:kern w:val="0"/>
          <w:lang w:eastAsia="lt-LT"/>
          <w14:ligatures w14:val="none"/>
        </w:rPr>
      </w:pPr>
      <w:r w:rsidRPr="2E260C7A">
        <w:rPr>
          <w:rFonts w:ascii="Times New Roman" w:hAnsi="Times New Roman" w:eastAsia="Times New Roman" w:cs="Times New Roman"/>
        </w:rPr>
        <w:t>Svarbu pažymėti, kad Atvirosios prieigos prie mokslinių tyrimų ir eksperimentinės plėtros rezultatų tvarkos aprašas įsigalioja ne iš karto visa apimtimi, o palaipsniui. Dokumente numatytas etapinis įgyvendinimo modelis, pagal kurį dalis nuostatų pradedama taikyti nuo 2025 m., kitos – nuo 2026 m., o tam tikri sudėtingesni ar sistemiškai reikšmingi reikalavimai atidedami net iki 2030 m. Toks sprendimas rodo, kad teisės akto rengėjai pripažįsta praktinį poreikį suteikti mokslo ir studijų institucijoms pereinamąjį laikotarpį, per kurį būtų galima adaptuoti vidaus procedūras, sustiprinti duomenų valdymo kompetencijas ir pasirengti techniniams bei organizaciniams pokyčiams.</w:t>
      </w:r>
    </w:p>
    <w:p w:rsidRPr="005C525B" w:rsidR="00F114D6" w:rsidP="005C525B" w:rsidRDefault="00915A61" w14:paraId="53EA83EB" w14:textId="45770A61">
      <w:pPr>
        <w:pStyle w:val="Antrat3"/>
      </w:pPr>
      <w:bookmarkStart w:name="_Toc225450973" w:id="311"/>
      <w:r w:rsidRPr="005C525B">
        <w:t>2.1.</w:t>
      </w:r>
      <w:r w:rsidR="00AD740B">
        <w:t>5</w:t>
      </w:r>
      <w:r w:rsidRPr="005C525B" w:rsidR="0063549A">
        <w:t xml:space="preserve">. </w:t>
      </w:r>
      <w:r w:rsidRPr="005C525B" w:rsidR="00F114D6">
        <w:t>Apibendrinimas</w:t>
      </w:r>
      <w:bookmarkEnd w:id="311"/>
    </w:p>
    <w:p w:rsidRPr="00955FC3" w:rsidR="00762F81" w:rsidP="00762F81" w:rsidRDefault="0063549A" w14:paraId="2BC27B8A" w14:textId="77777777">
      <w:pPr>
        <w:ind w:firstLine="567"/>
        <w:rPr>
          <w:rFonts w:ascii="Times New Roman" w:hAnsi="Times New Roman" w:eastAsia="Times New Roman" w:cs="Times New Roman"/>
          <w:kern w:val="0"/>
          <w:lang w:eastAsia="lt-LT"/>
          <w14:ligatures w14:val="none"/>
        </w:rPr>
      </w:pPr>
      <w:r w:rsidRPr="00955FC3">
        <w:rPr>
          <w:rFonts w:ascii="Times New Roman" w:hAnsi="Times New Roman" w:eastAsia="Times New Roman" w:cs="Times New Roman"/>
          <w:kern w:val="0"/>
          <w:lang w:eastAsia="lt-LT"/>
          <w14:ligatures w14:val="none"/>
        </w:rPr>
        <w:t>ES</w:t>
      </w:r>
      <w:r w:rsidRPr="00955FC3" w:rsidR="00F114D6">
        <w:rPr>
          <w:rFonts w:ascii="Times New Roman" w:hAnsi="Times New Roman" w:eastAsia="Times New Roman" w:cs="Times New Roman"/>
          <w:kern w:val="0"/>
          <w:lang w:eastAsia="lt-LT"/>
          <w14:ligatures w14:val="none"/>
        </w:rPr>
        <w:t xml:space="preserve"> </w:t>
      </w:r>
      <w:r w:rsidRPr="00955FC3">
        <w:rPr>
          <w:rFonts w:ascii="Times New Roman" w:hAnsi="Times New Roman" w:eastAsia="Times New Roman" w:cs="Times New Roman"/>
          <w:kern w:val="0"/>
          <w:lang w:eastAsia="lt-LT"/>
          <w14:ligatures w14:val="none"/>
        </w:rPr>
        <w:t>MTD</w:t>
      </w:r>
      <w:r w:rsidRPr="00955FC3" w:rsidR="00F114D6">
        <w:rPr>
          <w:rFonts w:ascii="Times New Roman" w:hAnsi="Times New Roman" w:eastAsia="Times New Roman" w:cs="Times New Roman"/>
          <w:kern w:val="0"/>
          <w:lang w:eastAsia="lt-LT"/>
          <w14:ligatures w14:val="none"/>
        </w:rPr>
        <w:t xml:space="preserve"> politika per pastarąjį dešimtmetį iš fragmentiškų </w:t>
      </w:r>
      <w:r w:rsidRPr="00955FC3">
        <w:rPr>
          <w:rFonts w:ascii="Times New Roman" w:hAnsi="Times New Roman" w:eastAsia="Times New Roman" w:cs="Times New Roman"/>
          <w:kern w:val="0"/>
          <w:lang w:eastAsia="lt-LT"/>
          <w14:ligatures w14:val="none"/>
        </w:rPr>
        <w:t>AP</w:t>
      </w:r>
      <w:r w:rsidRPr="00955FC3" w:rsidR="00F114D6">
        <w:rPr>
          <w:rFonts w:ascii="Times New Roman" w:hAnsi="Times New Roman" w:eastAsia="Times New Roman" w:cs="Times New Roman"/>
          <w:kern w:val="0"/>
          <w:lang w:eastAsia="lt-LT"/>
          <w14:ligatures w14:val="none"/>
        </w:rPr>
        <w:t xml:space="preserve"> iniciatyvų išaugo į nuoseklią, horizontalią skaitmeninės transformacijos strategiją, kurioje duomenys suvokiami kaip esminis ekonomikos augimo, inovacijų, dirbtinio intelekto plėtros ir geopolitinio konkurencingumo išteklius. ADD, DVA ir DA sudaro tarpusavyje papildančią reguliavimo sistemą, kuri apima tiek viešojo, tiek privataus sektoriaus duomenis ir nustato sąlygas jų pakartotiniam naudojimui. Nacionaliniu lygmeniu šie tikslai perkeliami per Lietuvos mokslo ir studijų įstatymą bei </w:t>
      </w:r>
      <w:r w:rsidRPr="00955FC3">
        <w:rPr>
          <w:rFonts w:ascii="Times New Roman" w:hAnsi="Times New Roman" w:eastAsia="Times New Roman" w:cs="Times New Roman"/>
          <w:kern w:val="0"/>
          <w:lang w:eastAsia="lt-LT"/>
          <w14:ligatures w14:val="none"/>
        </w:rPr>
        <w:t>LMT</w:t>
      </w:r>
      <w:r w:rsidRPr="00955FC3" w:rsidR="00F114D6">
        <w:rPr>
          <w:rFonts w:ascii="Times New Roman" w:hAnsi="Times New Roman" w:eastAsia="Times New Roman" w:cs="Times New Roman"/>
          <w:kern w:val="0"/>
          <w:lang w:eastAsia="lt-LT"/>
          <w14:ligatures w14:val="none"/>
        </w:rPr>
        <w:t xml:space="preserve"> 2024 m. patvirtintą Atvirosios prieigos prie MTEP rezultatų tvarkos aprašą, kuris transformuoja ankstesnę rekomendacinę praktiką į privalomą, aiškiai apibrėžtą procedūrą. Tokiu būdu atvirumas tampa ne pasirinkimu, o numatytąja taisykle, grindžiama principu „kiek įmanoma atvira, kiek būtina uždara“</w:t>
      </w:r>
      <w:r w:rsidRPr="00955FC3">
        <w:rPr>
          <w:rFonts w:ascii="Times New Roman" w:hAnsi="Times New Roman" w:eastAsia="Times New Roman" w:cs="Times New Roman"/>
          <w:kern w:val="0"/>
          <w:lang w:eastAsia="lt-LT"/>
          <w14:ligatures w14:val="none"/>
        </w:rPr>
        <w:t>.</w:t>
      </w:r>
      <w:r w:rsidRPr="00955FC3" w:rsidR="00F114D6">
        <w:rPr>
          <w:rFonts w:ascii="Times New Roman" w:hAnsi="Times New Roman" w:eastAsia="Times New Roman" w:cs="Times New Roman"/>
          <w:kern w:val="0"/>
          <w:lang w:eastAsia="lt-LT"/>
          <w14:ligatures w14:val="none"/>
        </w:rPr>
        <w:t xml:space="preserve"> </w:t>
      </w:r>
    </w:p>
    <w:p w:rsidRPr="00955FC3" w:rsidR="00762F81" w:rsidP="00762F81" w:rsidRDefault="00F114D6" w14:paraId="74153FC3" w14:textId="4217617E">
      <w:pPr>
        <w:ind w:firstLine="567"/>
        <w:rPr>
          <w:rFonts w:ascii="Times New Roman" w:hAnsi="Times New Roman" w:eastAsia="Times New Roman" w:cs="Times New Roman"/>
          <w:kern w:val="0"/>
          <w:lang w:eastAsia="lt-LT"/>
          <w14:ligatures w14:val="none"/>
        </w:rPr>
      </w:pPr>
      <w:r w:rsidRPr="00955FC3">
        <w:rPr>
          <w:rFonts w:ascii="Times New Roman" w:hAnsi="Times New Roman" w:eastAsia="Times New Roman" w:cs="Times New Roman"/>
          <w:kern w:val="0"/>
          <w:lang w:eastAsia="lt-LT"/>
          <w14:ligatures w14:val="none"/>
        </w:rPr>
        <w:t>Šioje sistemoje centrinę infrastruktūrinę reikšmę įgyja EOSC, veikianti</w:t>
      </w:r>
      <w:r w:rsidR="00915A61">
        <w:rPr>
          <w:rFonts w:ascii="Times New Roman" w:hAnsi="Times New Roman" w:eastAsia="Times New Roman" w:cs="Times New Roman"/>
          <w:kern w:val="0"/>
          <w:lang w:eastAsia="lt-LT"/>
          <w14:ligatures w14:val="none"/>
        </w:rPr>
        <w:t>s</w:t>
      </w:r>
      <w:r w:rsidRPr="00955FC3">
        <w:rPr>
          <w:rFonts w:ascii="Times New Roman" w:hAnsi="Times New Roman" w:eastAsia="Times New Roman" w:cs="Times New Roman"/>
          <w:kern w:val="0"/>
          <w:lang w:eastAsia="lt-LT"/>
          <w14:ligatures w14:val="none"/>
        </w:rPr>
        <w:t xml:space="preserve"> kaip federuota, daugiadalykė ir sąveiki platforma, jungianti nacionalines ir temines saugyklas į bendrą Europos mokslinių tyrimų duomenų erdvę. EOSC neapsiriboja techniniu duomenų saugojimu – ji kuria aplinką, kurioje duomenys, paslaugos ir skaitmeniniai įrankiai tampa tarpusavyje suderinami, atitinkantys FAIR principus ir tinkami pakartotiniam naudojimui tiek žmonių, tiek mašinų, įskaitant dirbtinio intelekto sistemas.</w:t>
      </w:r>
    </w:p>
    <w:p w:rsidRPr="00955FC3" w:rsidR="00762F81" w:rsidP="00762F81" w:rsidRDefault="00F114D6" w14:paraId="127DC15C" w14:textId="2E8C2A20">
      <w:pPr>
        <w:ind w:firstLine="567"/>
        <w:rPr>
          <w:rFonts w:ascii="Times New Roman" w:hAnsi="Times New Roman" w:eastAsia="Times New Roman" w:cs="Times New Roman"/>
          <w:kern w:val="0"/>
          <w:lang w:eastAsia="lt-LT"/>
          <w14:ligatures w14:val="none"/>
        </w:rPr>
      </w:pPr>
      <w:r w:rsidRPr="392D3DFA" w:rsidR="14E76D8B">
        <w:rPr>
          <w:rFonts w:ascii="Times New Roman" w:hAnsi="Times New Roman" w:cs="Times New Roman"/>
        </w:rPr>
        <w:t xml:space="preserve">Strateginiu požiūriu tai reiškia, kad </w:t>
      </w:r>
      <w:commentRangeStart w:id="312"/>
      <w:commentRangeStart w:id="152087735"/>
      <w:r w:rsidRPr="392D3DFA" w:rsidR="14E76D8B">
        <w:rPr>
          <w:rFonts w:ascii="Times New Roman" w:hAnsi="Times New Roman" w:cs="Times New Roman"/>
        </w:rPr>
        <w:t xml:space="preserve">Lietuvos mokslinių tyrimų </w:t>
      </w:r>
      <w:commentRangeEnd w:id="312"/>
      <w:r>
        <w:rPr>
          <w:rStyle w:val="CommentReference"/>
        </w:rPr>
        <w:commentReference w:id="312"/>
      </w:r>
      <w:commentRangeEnd w:id="152087735"/>
      <w:r>
        <w:rPr>
          <w:rStyle w:val="CommentReference"/>
        </w:rPr>
        <w:commentReference w:id="152087735"/>
      </w:r>
      <w:r w:rsidRPr="392D3DFA" w:rsidR="14E76D8B">
        <w:rPr>
          <w:rFonts w:ascii="Times New Roman" w:hAnsi="Times New Roman" w:cs="Times New Roman"/>
        </w:rPr>
        <w:t>t</w:t>
      </w:r>
      <w:ins w:author="Vartotojas svečias" w:date="2026-03-27T10:34:58.867Z" w16du:dateUtc="2026-03-27T10:34:58.867Z" w:id="1545971141">
        <w:r w:rsidRPr="392D3DFA" w:rsidR="0FE38848">
          <w:rPr>
            <w:rFonts w:ascii="Times New Roman" w:hAnsi="Times New Roman" w:cs="Times New Roman"/>
          </w:rPr>
          <w:t xml:space="preserve">eisinis reguliavimas </w:t>
        </w:r>
      </w:ins>
      <w:ins w:author="Vartotojas svečias" w:date="2026-03-27T10:35:00.043Z" w16du:dateUtc="2026-03-27T10:35:00.043Z" w:id="1834822805">
        <w:r w:rsidRPr="392D3DFA" w:rsidR="0FE38848">
          <w:rPr>
            <w:rFonts w:ascii="Times New Roman" w:hAnsi="Times New Roman" w:cs="Times New Roman"/>
          </w:rPr>
          <w:t>t</w:t>
        </w:r>
      </w:ins>
      <w:r w:rsidRPr="392D3DFA" w:rsidR="14E76D8B">
        <w:rPr>
          <w:rFonts w:ascii="Times New Roman" w:hAnsi="Times New Roman" w:cs="Times New Roman"/>
        </w:rPr>
        <w:t>uri būti ne tik formaliai suderintos su ES teise, bet ir techniškai bei semantiškai integruotos į EOSC federaciją. Priešingu atveju kyla rizika, kad Lietuva liks duomenų teikėja be galimybės visapusiškai dalyvauti aukštos pridėtinės vertės duomenų analizės, DI modelių mokymo ir tarptautinių tyrimų grandinėse.</w:t>
      </w:r>
    </w:p>
    <w:p w:rsidRPr="00955FC3" w:rsidR="00762F81" w:rsidP="00762F81" w:rsidRDefault="00F114D6" w14:paraId="14DE4FE1" w14:textId="77777777">
      <w:pPr>
        <w:ind w:firstLine="567"/>
        <w:rPr>
          <w:rFonts w:ascii="Times New Roman" w:hAnsi="Times New Roman" w:eastAsia="Times New Roman" w:cs="Times New Roman"/>
          <w:kern w:val="0"/>
          <w:lang w:eastAsia="lt-LT"/>
          <w14:ligatures w14:val="none"/>
        </w:rPr>
      </w:pPr>
      <w:r w:rsidRPr="2E260C7A">
        <w:rPr>
          <w:rFonts w:ascii="Times New Roman" w:hAnsi="Times New Roman" w:cs="Times New Roman"/>
        </w:rPr>
        <w:t xml:space="preserve">Nepaisant sukurto reguliacinio pagrindo, išlieka kelios esminės grėsmės. Pirma, reguliacinė fragmentacija ir lėtas nacionalinių įgyvendinamųjų teisės aktų atnaujinimas gali sukelti teisinį neapibrėžtumą, kuris ypač pavojingas aukštųjų technologijų ir DI srityse. Antra, technologinė pažanga, ypač dirbtinio intelekto ir didžiųjų duomenų analizės srityje, vyksta sparčiau nei teisėkūros procesai, todėl egzistuoja rizika, kad pernelyg formalistinis teisės normų aiškinimas taps inovacijų stabdžiu. Trečia, praktikoje išlieka duomenų sąveikumo problema – nevienodi metaduomenų standartai, skirtingos talpyklų architektūros ir nevienodas FAIR principų taikymas apsunkina tarpdisciplininį ir tarpvalstybinį bendradarbiavimą. </w:t>
      </w:r>
    </w:p>
    <w:p w:rsidRPr="00955FC3" w:rsidR="00762F81" w:rsidP="00762F81" w:rsidRDefault="00F114D6" w14:paraId="1CF3807B" w14:textId="0EAA0A5E">
      <w:pPr>
        <w:ind w:firstLine="567"/>
        <w:rPr>
          <w:rFonts w:ascii="Times New Roman" w:hAnsi="Times New Roman" w:eastAsia="Times New Roman" w:cs="Times New Roman"/>
          <w:kern w:val="0"/>
          <w:lang w:eastAsia="lt-LT"/>
          <w14:ligatures w14:val="none"/>
        </w:rPr>
      </w:pPr>
      <w:r w:rsidRPr="2E260C7A">
        <w:rPr>
          <w:rFonts w:ascii="Times New Roman" w:hAnsi="Times New Roman" w:cs="Times New Roman"/>
        </w:rPr>
        <w:t xml:space="preserve">Atsižvelgiant į tai, rekomenduotina stiprinti nuolatinę ES duomenų teisės stebėseną ir operatyvų jos perkėlimą į nacionalinę praktiką, plėtoti sąveikumo standartų harmonizavimą bei užtikrinti sistemingą institucinių infrastruktūrų integraciją su EOSC. Taip pat būtina institucionalizuoti duomenų valdymo kompetencijas, stiprinti tyrėjų mokymą FAIR ir duomenų teisės klausimais bei integruoti </w:t>
      </w:r>
      <w:r w:rsidR="00915A61">
        <w:rPr>
          <w:rFonts w:ascii="Times New Roman" w:hAnsi="Times New Roman" w:cs="Times New Roman"/>
        </w:rPr>
        <w:t>AM</w:t>
      </w:r>
      <w:r w:rsidRPr="2E260C7A">
        <w:rPr>
          <w:rFonts w:ascii="Times New Roman" w:hAnsi="Times New Roman" w:cs="Times New Roman"/>
        </w:rPr>
        <w:t xml:space="preserve"> rodiklius į mokslininkų vertinimo sistemas. Tik tokiu būdu </w:t>
      </w:r>
      <w:r w:rsidR="00915A61">
        <w:rPr>
          <w:rFonts w:ascii="Times New Roman" w:hAnsi="Times New Roman" w:cs="Times New Roman"/>
        </w:rPr>
        <w:t>AM</w:t>
      </w:r>
      <w:r w:rsidRPr="2E260C7A">
        <w:rPr>
          <w:rFonts w:ascii="Times New Roman" w:hAnsi="Times New Roman" w:cs="Times New Roman"/>
        </w:rPr>
        <w:t xml:space="preserve"> taps ne deklaratyvia, o veiksminga inovacijų, konkurencingumo ir tarptautinio bendradarbiavimo platforma.</w:t>
      </w:r>
    </w:p>
    <w:p w:rsidRPr="00955FC3" w:rsidR="00F114D6" w:rsidP="00762F81" w:rsidRDefault="00F114D6" w14:paraId="27935A14" w14:textId="7A98916A">
      <w:pPr>
        <w:ind w:firstLine="567"/>
        <w:rPr>
          <w:rFonts w:ascii="Times New Roman" w:hAnsi="Times New Roman" w:eastAsia="Times New Roman" w:cs="Times New Roman"/>
          <w:kern w:val="0"/>
          <w:lang w:eastAsia="lt-LT"/>
          <w14:ligatures w14:val="none"/>
        </w:rPr>
      </w:pPr>
      <w:r w:rsidRPr="2E260C7A">
        <w:rPr>
          <w:rFonts w:ascii="Times New Roman" w:hAnsi="Times New Roman" w:cs="Times New Roman"/>
        </w:rPr>
        <w:t xml:space="preserve">Apibendrinant galima teigti, kad </w:t>
      </w:r>
      <w:r w:rsidR="00915A61">
        <w:rPr>
          <w:rFonts w:ascii="Times New Roman" w:hAnsi="Times New Roman" w:cs="Times New Roman"/>
        </w:rPr>
        <w:t>MTD</w:t>
      </w:r>
      <w:r w:rsidRPr="2E260C7A">
        <w:rPr>
          <w:rFonts w:ascii="Times New Roman" w:hAnsi="Times New Roman" w:cs="Times New Roman"/>
        </w:rPr>
        <w:t xml:space="preserve"> politika ES pereina iš normatyvinės fazės į infrastruktūrinę ir strateginę fazę, kurioje duomenys tampa ne tik skaidrumo, bet ir ekonominės galios šaltiniu. EOSC šiame kontekste yra praktinis instrumentas, leidžiantis realizuoti FAIR principus, stiprinti tarpvalstybinį bendradarbiavimą ir sudaryti sąlygas DI pagrindu vykdomiems tyrimams. Lietuvos uždavinys – užtikrinti, kad nacionalinė teisinė ir infrastruktūrinė sistema būtų pakankamai lanksti, sąveiki ir strategiškai orientuota į aktyvų dalyvavimą Europos mokslinių tyrimų duomenų ekosistemoje.</w:t>
      </w:r>
    </w:p>
    <w:p w:rsidRPr="00955FC3" w:rsidR="00F114D6" w:rsidP="007A6193" w:rsidRDefault="00F114D6" w14:paraId="5AF38B7A" w14:textId="77777777">
      <w:pPr>
        <w:rPr>
          <w:rFonts w:ascii="Times New Roman" w:hAnsi="Times New Roman" w:eastAsia="Times New Roman" w:cs="Times New Roman"/>
          <w:b/>
          <w:bCs/>
          <w:lang w:eastAsia="lt-LT"/>
        </w:rPr>
      </w:pPr>
    </w:p>
    <w:p w:rsidRPr="00762F81" w:rsidR="00F114D6" w:rsidP="007A6193" w:rsidRDefault="00F114D6" w14:paraId="4C3ABBD5" w14:textId="77777777">
      <w:pPr>
        <w:rPr>
          <w:rFonts w:ascii="Times New Roman" w:hAnsi="Times New Roman" w:cs="Times New Roman"/>
          <w:b/>
          <w:bCs/>
        </w:rPr>
      </w:pPr>
      <w:r w:rsidRPr="2E260C7A">
        <w:rPr>
          <w:rFonts w:ascii="Times New Roman" w:hAnsi="Times New Roman" w:cs="Times New Roman"/>
          <w:b/>
          <w:bCs/>
        </w:rPr>
        <w:t>Literatūra</w:t>
      </w:r>
    </w:p>
    <w:p w:rsidRPr="00BB081A" w:rsidR="00762F81" w:rsidP="007A6193" w:rsidRDefault="00762F81" w14:paraId="18652ACE" w14:textId="77777777">
      <w:pPr>
        <w:rPr>
          <w:rFonts w:ascii="Times New Roman" w:hAnsi="Times New Roman" w:cs="Times New Roman"/>
        </w:rPr>
      </w:pPr>
    </w:p>
    <w:p w:rsidR="00867218" w:rsidP="2E260C7A" w:rsidRDefault="00867218" w14:paraId="561C532E" w14:textId="77777777">
      <w:pPr>
        <w:rPr>
          <w:rFonts w:ascii="Times New Roman" w:hAnsi="Times New Roman" w:cs="Times New Roman"/>
          <w:shd w:val="clear" w:color="auto" w:fill="FFFFFF"/>
        </w:rPr>
      </w:pPr>
    </w:p>
    <w:p w:rsidRPr="00955FC3" w:rsidR="00F114D6" w:rsidP="2E260C7A" w:rsidRDefault="00F114D6" w14:paraId="1F104EBB" w14:textId="49DA4881">
      <w:pPr>
        <w:rPr>
          <w:rFonts w:ascii="Times New Roman" w:hAnsi="Times New Roman" w:cs="Times New Roman"/>
          <w:lang w:val="es-ES"/>
        </w:rPr>
      </w:pPr>
      <w:commentRangeStart w:id="313"/>
      <w:commentRangeStart w:id="14876691"/>
      <w:r w:rsidRPr="2E260C7A">
        <w:rPr>
          <w:rFonts w:ascii="Times New Roman" w:hAnsi="Times New Roman" w:cs="Times New Roman"/>
          <w:shd w:val="clear" w:color="auto" w:fill="FFFFFF"/>
        </w:rPr>
        <w:t xml:space="preserve">Commission Recommendation (EU) 2018/790 of 25 April 2018 on access to and preservation of scientific information. </w:t>
      </w:r>
      <w:r w:rsidRPr="2E260C7A">
        <w:rPr>
          <w:rFonts w:ascii="Times New Roman" w:hAnsi="Times New Roman" w:cs="Times New Roman"/>
          <w:shd w:val="clear" w:color="auto" w:fill="FFFFFF"/>
          <w:lang w:val="es-ES"/>
        </w:rPr>
        <w:t xml:space="preserve">= </w:t>
      </w:r>
      <w:r w:rsidRPr="2E260C7A">
        <w:rPr>
          <w:rFonts w:ascii="Times New Roman" w:hAnsi="Times New Roman" w:cs="Times New Roman"/>
          <w:lang w:val="es-ES"/>
        </w:rPr>
        <w:t xml:space="preserve">Komisijos rekomendacija (ES) 2018/790 2018 m. balandžio 25 d. dėl prieigos prie mokslinės informacijos ir tos informacijos išsaugojimo </w:t>
      </w:r>
      <w:hyperlink w:history="1" r:id="rId23">
        <w:r w:rsidRPr="2E260C7A">
          <w:rPr>
            <w:rStyle w:val="Hipersaitas"/>
            <w:rFonts w:ascii="Times New Roman" w:hAnsi="Times New Roman" w:cs="Times New Roman" w:eastAsiaTheme="majorEastAsia"/>
            <w:color w:val="000000" w:themeColor="text1"/>
            <w:shd w:val="clear" w:color="auto" w:fill="FFFFFF"/>
            <w:lang w:val="es-ES"/>
          </w:rPr>
          <w:t>http://data.europa.eu/eli/reco/2018/790/oj</w:t>
        </w:r>
      </w:hyperlink>
    </w:p>
    <w:p w:rsidR="00867218" w:rsidP="007A6193" w:rsidRDefault="00867218" w14:paraId="68618039" w14:textId="77777777">
      <w:pPr>
        <w:rPr>
          <w:rFonts w:ascii="Times New Roman" w:hAnsi="Times New Roman" w:cs="Times New Roman"/>
          <w:spacing w:val="-6"/>
          <w:bdr w:val="none" w:color="auto" w:sz="0" w:space="0" w:frame="1"/>
        </w:rPr>
      </w:pPr>
    </w:p>
    <w:p w:rsidRPr="00BB081A" w:rsidR="00F114D6" w:rsidP="007A6193" w:rsidRDefault="00F114D6" w14:paraId="4FA92C1B" w14:textId="3BD7FF14">
      <w:pPr>
        <w:rPr>
          <w:rFonts w:ascii="Times New Roman" w:hAnsi="Times New Roman" w:cs="Times New Roman"/>
          <w:spacing w:val="-6"/>
          <w:bdr w:val="none" w:color="auto" w:sz="0" w:space="0" w:frame="1"/>
        </w:rPr>
      </w:pPr>
      <w:r w:rsidRPr="2E260C7A">
        <w:rPr>
          <w:rFonts w:ascii="Times New Roman" w:hAnsi="Times New Roman" w:cs="Times New Roman"/>
          <w:spacing w:val="-6"/>
          <w:bdr w:val="none" w:color="auto" w:sz="0" w:space="0" w:frame="1"/>
        </w:rPr>
        <w:t xml:space="preserve">Commission Recommendation (EU) 2018/790 of 25 April 2018 on access to and preservation of scientific information: atvejo studija. </w:t>
      </w:r>
      <w:r w:rsidRPr="2E260C7A">
        <w:rPr>
          <w:rFonts w:ascii="Times New Roman" w:hAnsi="Times New Roman" w:cs="Times New Roman"/>
          <w:i/>
          <w:iCs/>
          <w:spacing w:val="-6"/>
          <w:bdr w:val="none" w:color="auto" w:sz="0" w:space="0" w:frame="1"/>
        </w:rPr>
        <w:t>OECD.</w:t>
      </w:r>
      <w:r w:rsidRPr="2E260C7A">
        <w:rPr>
          <w:rFonts w:ascii="Times New Roman" w:hAnsi="Times New Roman" w:cs="Times New Roman"/>
          <w:spacing w:val="-6"/>
          <w:bdr w:val="none" w:color="auto" w:sz="0" w:space="0" w:frame="1"/>
        </w:rPr>
        <w:t xml:space="preserve"> </w:t>
      </w:r>
      <w:r w:rsidRPr="2E260C7A">
        <w:rPr>
          <w:rFonts w:ascii="Times New Roman" w:hAnsi="Times New Roman" w:cs="Times New Roman"/>
        </w:rPr>
        <w:t xml:space="preserve">[žiūrėta 2025-11-14]. Prieiga per internetą:  </w:t>
      </w:r>
      <w:r w:rsidRPr="2E260C7A">
        <w:rPr>
          <w:rFonts w:ascii="Times New Roman" w:hAnsi="Times New Roman" w:cs="Times New Roman"/>
          <w:spacing w:val="-6"/>
          <w:bdr w:val="none" w:color="auto" w:sz="0" w:space="0" w:frame="1"/>
        </w:rPr>
        <w:t xml:space="preserve"> </w:t>
      </w:r>
      <w:hyperlink w:history="1" r:id="rId24">
        <w:r w:rsidRPr="2E260C7A">
          <w:rPr>
            <w:rStyle w:val="Hipersaitas"/>
            <w:rFonts w:ascii="Times New Roman" w:hAnsi="Times New Roman" w:cs="Times New Roman" w:eastAsiaTheme="majorEastAsia"/>
            <w:color w:val="000000" w:themeColor="text1"/>
            <w:spacing w:val="-6"/>
            <w:bdr w:val="none" w:color="auto" w:sz="0" w:space="0" w:frame="1"/>
          </w:rPr>
          <w:t>https://www.oecd.org/en/publications/access-to-public-research-data-toolkit_a12e8998-en/commission-recommendation-eu-2018-790-of-25-april-2018-on-access-to-and-preservation-of-scientific-information_9b845b90-en.html</w:t>
        </w:r>
      </w:hyperlink>
      <w:r w:rsidRPr="00BB081A">
        <w:rPr>
          <w:rFonts w:ascii="Times New Roman" w:hAnsi="Times New Roman" w:cs="Times New Roman"/>
          <w:spacing w:val="-6"/>
          <w:bdr w:val="none" w:color="auto" w:sz="0" w:space="0" w:frame="1"/>
        </w:rPr>
        <w:t xml:space="preserve"> </w:t>
      </w:r>
    </w:p>
    <w:p w:rsidR="00867218" w:rsidP="007A6193" w:rsidRDefault="00867218" w14:paraId="74131546" w14:textId="77777777">
      <w:pPr>
        <w:rPr>
          <w:rFonts w:ascii="Times New Roman" w:hAnsi="Times New Roman" w:cs="Times New Roman"/>
          <w:shd w:val="clear" w:color="auto" w:fill="FFFFFF"/>
        </w:rPr>
      </w:pPr>
    </w:p>
    <w:p w:rsidR="00867218" w:rsidP="007A6193" w:rsidRDefault="00867218" w14:paraId="60A0A718" w14:textId="77777777">
      <w:pPr>
        <w:rPr>
          <w:rFonts w:ascii="Times New Roman" w:hAnsi="Times New Roman" w:cs="Times New Roman"/>
          <w:shd w:val="clear" w:color="auto" w:fill="FFFFFF"/>
        </w:rPr>
      </w:pPr>
    </w:p>
    <w:p w:rsidRPr="00BB081A" w:rsidR="00F114D6" w:rsidP="007A6193" w:rsidRDefault="00F114D6" w14:paraId="073B8E50" w14:textId="6B9707A5">
      <w:pPr>
        <w:rPr>
          <w:rFonts w:ascii="Times New Roman" w:hAnsi="Times New Roman" w:cs="Times New Roman"/>
        </w:rPr>
      </w:pPr>
      <w:r w:rsidRPr="00BB081A">
        <w:rPr>
          <w:rFonts w:ascii="Times New Roman" w:hAnsi="Times New Roman" w:cs="Times New Roman"/>
          <w:shd w:val="clear" w:color="auto" w:fill="FFFFFF"/>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 </w:t>
      </w:r>
      <w:r w:rsidRPr="00BB081A">
        <w:rPr>
          <w:rFonts w:ascii="Times New Roman" w:hAnsi="Times New Roman" w:cs="Times New Roman"/>
        </w:rPr>
        <w:t xml:space="preserve">2016/679 2016 m. balandžio 27 d. dėl fizinių asmenų apsaugos tvarkant asmens duomenis ir dėl laisvo tokių duomenų judėjimo ir kuriuo panaikinama Direktyva 95/46/EB (Bendrasis duomenų apsaugos reglamentas) </w:t>
      </w:r>
      <w:r w:rsidRPr="2E260C7A">
        <w:rPr>
          <w:rFonts w:ascii="Times New Roman" w:hAnsi="Times New Roman" w:cs="Times New Roman"/>
        </w:rPr>
        <w:t xml:space="preserve">[žiūrėta 2025-11-14]. Prieiga per internetą:  </w:t>
      </w:r>
      <w:r w:rsidRPr="2E260C7A">
        <w:rPr>
          <w:rFonts w:ascii="Times New Roman" w:hAnsi="Times New Roman" w:cs="Times New Roman"/>
          <w:spacing w:val="-6"/>
          <w:bdr w:val="none" w:color="auto" w:sz="0" w:space="0" w:frame="1"/>
        </w:rPr>
        <w:t xml:space="preserve"> </w:t>
      </w:r>
      <w:hyperlink w:history="1" r:id="rId25">
        <w:r w:rsidRPr="2E260C7A">
          <w:rPr>
            <w:rStyle w:val="Hipersaitas"/>
            <w:rFonts w:ascii="Times New Roman" w:hAnsi="Times New Roman" w:cs="Times New Roman" w:eastAsiaTheme="majorEastAsia"/>
            <w:color w:val="000000" w:themeColor="text1"/>
            <w:shd w:val="clear" w:color="auto" w:fill="FFFFFF"/>
          </w:rPr>
          <w:t>http://data.europa.eu/eli/reg/2016/679/oj</w:t>
        </w:r>
      </w:hyperlink>
    </w:p>
    <w:p w:rsidR="00867218" w:rsidP="007A6193" w:rsidRDefault="00867218" w14:paraId="62B0CAFA" w14:textId="77777777">
      <w:pPr>
        <w:rPr>
          <w:rFonts w:ascii="Times New Roman" w:hAnsi="Times New Roman" w:cs="Times New Roman"/>
        </w:rPr>
      </w:pPr>
    </w:p>
    <w:p w:rsidRPr="00BB081A" w:rsidR="00F114D6" w:rsidP="007A6193" w:rsidRDefault="00F114D6" w14:paraId="12CF58C0" w14:textId="273CCDD2">
      <w:pPr>
        <w:rPr>
          <w:rFonts w:ascii="Times New Roman" w:hAnsi="Times New Roman" w:cs="Times New Roman"/>
        </w:rPr>
      </w:pPr>
      <w:r w:rsidRPr="2E260C7A">
        <w:rPr>
          <w:rFonts w:ascii="Times New Roman" w:hAnsi="Times New Roman" w:cs="Times New Roman"/>
        </w:rPr>
        <w:t xml:space="preserve">Council of the European Union (2020). 135567/20 1 December 2020 Outcome of Proceedings. </w:t>
      </w:r>
      <w:hyperlink r:id="rId26">
        <w:r w:rsidRPr="2E260C7A">
          <w:rPr>
            <w:rStyle w:val="Hipersaitas"/>
            <w:rFonts w:ascii="Times New Roman" w:hAnsi="Times New Roman" w:cs="Times New Roman" w:eastAsiaTheme="majorEastAsia"/>
            <w:color w:val="000000" w:themeColor="text1"/>
          </w:rPr>
          <w:t>https://data.consilium.europa.eu/doc/document/ST-13567-2020-INIT/en/pdf</w:t>
        </w:r>
      </w:hyperlink>
      <w:r w:rsidRPr="2E260C7A">
        <w:rPr>
          <w:rFonts w:ascii="Times New Roman" w:hAnsi="Times New Roman" w:cs="Times New Roman"/>
        </w:rPr>
        <w:t xml:space="preserve"> </w:t>
      </w:r>
    </w:p>
    <w:p w:rsidRPr="00955FC3" w:rsidR="00F114D6" w:rsidP="007A6193" w:rsidRDefault="00F114D6" w14:paraId="378C6E61" w14:textId="77777777">
      <w:pPr>
        <w:rPr>
          <w:rFonts w:ascii="Times New Roman" w:hAnsi="Times New Roman" w:cs="Times New Roman"/>
          <w:lang w:val="es-ES"/>
        </w:rPr>
      </w:pPr>
      <w:r w:rsidRPr="00BB081A">
        <w:rPr>
          <w:rFonts w:ascii="Times New Roman" w:hAnsi="Times New Roman" w:cs="Times New Roman"/>
          <w:shd w:val="clear" w:color="auto" w:fill="FFFFFF"/>
        </w:rPr>
        <w:t>Consolidated text: Regulation (EU) 2021/695 of the European Parliament and of the Council of 28 April 2021 establishing Horizon Europe – the Framework Programme for Research and Innovation, laying down its rules for participation and dissemination, and repealing Regulations (EU) No 1290/2013 and (EU) No 1291/2013</w:t>
      </w:r>
      <w:r w:rsidRPr="00BB081A">
        <w:rPr>
          <w:rFonts w:ascii="Times New Roman" w:hAnsi="Times New Roman" w:cs="Times New Roman"/>
          <w:shd w:val="clear" w:color="auto" w:fill="FFFFFF"/>
          <w:lang w:val="en-US"/>
        </w:rPr>
        <w:t xml:space="preserve"> = </w:t>
      </w:r>
      <w:r w:rsidRPr="00BB081A">
        <w:rPr>
          <w:rFonts w:ascii="Times New Roman" w:hAnsi="Times New Roman" w:cs="Times New Roman"/>
          <w:shd w:val="clear" w:color="auto" w:fill="FFFFFF"/>
        </w:rPr>
        <w:t xml:space="preserve"> 2021 m. balandžio 28 d. Europos Parlamento ir Tarybos reglamentas (ES) 2021/695, kuriuo sukuriama bendroji mokslinių tyrimų ir inovacijų programa Europos horizontas, nustatomos su ja susijusios dalyvavimo ir sklaidos taisyklės ir panaikinami reglamentai (ES) Nr. 1290/2013 ir (ES) Nr. 1291/2013. </w:t>
      </w:r>
      <w:r w:rsidRPr="2E260C7A">
        <w:rPr>
          <w:rFonts w:ascii="Times New Roman" w:hAnsi="Times New Roman" w:cs="Times New Roman"/>
          <w:lang w:val="es-ES"/>
        </w:rPr>
        <w:t>[žiūrėta 2025-11-14]. Prieiga per internetą:</w:t>
      </w:r>
      <w:r w:rsidRPr="00955FC3">
        <w:rPr>
          <w:rFonts w:ascii="Times New Roman" w:hAnsi="Times New Roman" w:cs="Times New Roman"/>
          <w:shd w:val="clear" w:color="auto" w:fill="FFFFFF"/>
          <w:lang w:val="es-ES"/>
        </w:rPr>
        <w:t xml:space="preserve"> </w:t>
      </w:r>
      <w:hyperlink w:history="1" r:id="rId27">
        <w:r w:rsidRPr="2E260C7A">
          <w:rPr>
            <w:rStyle w:val="Hipersaitas"/>
            <w:rFonts w:ascii="Times New Roman" w:hAnsi="Times New Roman" w:cs="Times New Roman" w:eastAsiaTheme="majorEastAsia"/>
            <w:color w:val="000000" w:themeColor="text1"/>
            <w:shd w:val="clear" w:color="auto" w:fill="FFFFFF"/>
            <w:lang w:val="es-ES"/>
          </w:rPr>
          <w:t>http://data.europa.eu/eli/reg/2021/695/2024-03-01</w:t>
        </w:r>
      </w:hyperlink>
      <w:r w:rsidRPr="00955FC3">
        <w:rPr>
          <w:rFonts w:ascii="Times New Roman" w:hAnsi="Times New Roman" w:cs="Times New Roman"/>
          <w:shd w:val="clear" w:color="auto" w:fill="FFFFFF"/>
          <w:lang w:val="es-ES"/>
        </w:rPr>
        <w:t xml:space="preserve"> </w:t>
      </w:r>
    </w:p>
    <w:p w:rsidR="00867218" w:rsidP="007A6193" w:rsidRDefault="00867218" w14:paraId="14FCC123" w14:textId="77777777">
      <w:pPr>
        <w:rPr>
          <w:rFonts w:ascii="Times New Roman" w:hAnsi="Times New Roman" w:cs="Times New Roman"/>
          <w:shd w:val="clear" w:color="auto" w:fill="FFFFFF"/>
          <w:lang w:val="es-ES"/>
        </w:rPr>
      </w:pPr>
    </w:p>
    <w:p w:rsidR="00867218" w:rsidP="007A6193" w:rsidRDefault="00867218" w14:paraId="1F5F32BE" w14:textId="77777777">
      <w:pPr>
        <w:rPr>
          <w:rFonts w:ascii="Times New Roman" w:hAnsi="Times New Roman" w:cs="Times New Roman"/>
          <w:shd w:val="clear" w:color="auto" w:fill="FFFFFF"/>
        </w:rPr>
      </w:pPr>
    </w:p>
    <w:p w:rsidRPr="00BB081A" w:rsidR="00F114D6" w:rsidP="007A6193" w:rsidRDefault="00F114D6" w14:paraId="7A96B109" w14:textId="65058228">
      <w:pPr>
        <w:rPr>
          <w:rFonts w:ascii="Times New Roman" w:hAnsi="Times New Roman" w:cs="Times New Roman"/>
          <w:lang w:val="en-US"/>
        </w:rPr>
      </w:pPr>
      <w:r w:rsidRPr="00BB081A">
        <w:rPr>
          <w:rFonts w:ascii="Times New Roman" w:hAnsi="Times New Roman" w:cs="Times New Roman"/>
          <w:shd w:val="clear" w:color="auto" w:fill="FFFFFF"/>
        </w:rPr>
        <w:t xml:space="preserve">Milčiuvienė, S., Amilevičius, D. &amp; Raškinis, G. (2024). </w:t>
      </w:r>
      <w:r w:rsidRPr="00BB081A">
        <w:rPr>
          <w:rFonts w:ascii="Times New Roman" w:hAnsi="Times New Roman" w:cs="Times New Roman"/>
          <w:shd w:val="clear" w:color="auto" w:fill="FFFFFF"/>
          <w:lang w:val="en-US"/>
        </w:rPr>
        <w:t>Research Data Management Within the EU Data Policy Framework. </w:t>
      </w:r>
      <w:r w:rsidRPr="2E260C7A">
        <w:rPr>
          <w:rFonts w:ascii="Times New Roman" w:hAnsi="Times New Roman" w:cs="Times New Roman"/>
          <w:i/>
          <w:iCs/>
          <w:lang w:val="en-US"/>
        </w:rPr>
        <w:t>Baltic Journal of Law &amp; Politics</w:t>
      </w:r>
      <w:r w:rsidRPr="00BB081A">
        <w:rPr>
          <w:rFonts w:ascii="Times New Roman" w:hAnsi="Times New Roman" w:cs="Times New Roman"/>
          <w:lang w:val="en-US"/>
        </w:rPr>
        <w:t>, </w:t>
      </w:r>
      <w:r w:rsidRPr="2E260C7A">
        <w:rPr>
          <w:rFonts w:ascii="Times New Roman" w:hAnsi="Times New Roman" w:cs="Times New Roman"/>
          <w:i/>
          <w:iCs/>
          <w:lang w:val="en-US"/>
        </w:rPr>
        <w:t>17</w:t>
      </w:r>
      <w:r w:rsidRPr="00BB081A">
        <w:rPr>
          <w:rFonts w:ascii="Times New Roman" w:hAnsi="Times New Roman" w:cs="Times New Roman"/>
          <w:lang w:val="en-US"/>
        </w:rPr>
        <w:t>(2), 2024. 168-187. </w:t>
      </w:r>
      <w:hyperlink w:history="1" r:id="rId28">
        <w:r w:rsidRPr="00BB081A">
          <w:rPr>
            <w:rStyle w:val="Hipersaitas"/>
            <w:rFonts w:ascii="Times New Roman" w:hAnsi="Times New Roman" w:cs="Times New Roman"/>
            <w:color w:val="000000" w:themeColor="text1"/>
            <w:shd w:val="clear" w:color="auto" w:fill="FFFFFF"/>
            <w:lang w:val="en-US"/>
          </w:rPr>
          <w:t>https://doi.org/10.2478/bjlp-2024-00020</w:t>
        </w:r>
      </w:hyperlink>
    </w:p>
    <w:p w:rsidRPr="00BB081A" w:rsidR="00F114D6" w:rsidP="392D3DFA" w:rsidRDefault="00F114D6" w14:paraId="0212B217" w14:textId="12BCFED4">
      <w:pPr>
        <w:pStyle w:val="prastasis"/>
        <w:rPr>
          <w:rStyle w:val="eop"/>
          <w:rFonts w:ascii="Times New Roman" w:hAnsi="Times New Roman" w:cs="Times New Roman"/>
          <w:color w:val="000000" w:themeColor="text1"/>
          <w:lang w:val="en-US"/>
        </w:rPr>
      </w:pPr>
      <w:hyperlink r:id="R4258c95531754daa">
        <w:r w:rsidRPr="392D3DFA" w:rsidR="14E76D8B">
          <w:rPr>
            <w:rStyle w:val="Hipersaitas"/>
            <w:rFonts w:ascii="Times New Roman" w:hAnsi="Times New Roman" w:cs="Times New Roman"/>
            <w:color w:val="000000" w:themeColor="text1" w:themeTint="FF" w:themeShade="FF"/>
          </w:rPr>
          <w:t>Lietuvos mokslo ir studijų įstatymas</w:t>
        </w:r>
      </w:hyperlink>
      <w:r w:rsidRPr="392D3DFA" w:rsidR="14E76D8B">
        <w:rPr>
          <w:rStyle w:val="normaltextrun"/>
          <w:rFonts w:ascii="Times New Roman" w:hAnsi="Times New Roman" w:cs="Times New Roman"/>
          <w:color w:val="000000" w:themeColor="text1" w:themeTint="FF" w:themeShade="FF"/>
        </w:rPr>
        <w:t> </w:t>
      </w:r>
      <w:r w:rsidRPr="392D3DFA" w:rsidR="14E76D8B">
        <w:rPr>
          <w:rStyle w:val="eop"/>
          <w:rFonts w:ascii="Times New Roman" w:hAnsi="Times New Roman" w:cs="Times New Roman"/>
          <w:color w:val="000000" w:themeColor="text1" w:themeTint="FF" w:themeShade="FF"/>
        </w:rPr>
        <w:t> </w:t>
      </w:r>
      <w:commentRangeEnd w:id="313"/>
      <w:r>
        <w:rPr>
          <w:rStyle w:val="CommentReference"/>
        </w:rPr>
        <w:commentReference w:id="313"/>
      </w:r>
      <w:commentRangeEnd w:id="14876691"/>
      <w:r>
        <w:rPr>
          <w:rStyle w:val="CommentReference"/>
        </w:rPr>
        <w:commentReference w:id="14876691"/>
      </w:r>
      <w:ins w:author="Vartotojas svečias" w:date="2026-03-27T10:46:03.417Z" w16du:dateUtc="2026-03-27T10:46:03.417Z" w:id="603838448">
        <w:r w:rsidRPr="392D3DFA" w:rsidR="295721A2">
          <w:rPr>
            <w:rFonts w:ascii="Tahoma" w:hAnsi="Tahoma" w:eastAsia="Tahoma" w:cs="Tahoma"/>
            <w:b w:val="0"/>
            <w:bCs w:val="0"/>
            <w:i w:val="0"/>
            <w:iCs w:val="0"/>
            <w:caps w:val="0"/>
            <w:smallCaps w:val="0"/>
            <w:noProof w:val="0"/>
            <w:color w:val="333333"/>
            <w:sz w:val="18"/>
            <w:szCs w:val="18"/>
            <w:lang w:val="lt-LT"/>
          </w:rPr>
          <w:t xml:space="preserve"> Valstybės žinios, 2009-05-12, Nr. 54-2140 </w:t>
        </w:r>
        <w:r w:rsidRPr="392D3DFA" w:rsidR="295721A2">
          <w:rPr>
            <w:rFonts w:ascii="Times New Roman" w:hAnsi="Times New Roman" w:eastAsia="Times New Roman" w:cs="Times New Roman"/>
            <w:noProof w:val="0"/>
            <w:sz w:val="24"/>
            <w:szCs w:val="24"/>
            <w:lang w:val="lt-LT"/>
          </w:rPr>
          <w:t xml:space="preserve"> </w:t>
        </w:r>
      </w:ins>
    </w:p>
    <w:p w:rsidRPr="00BB081A" w:rsidR="00466507" w:rsidP="007A6193" w:rsidRDefault="00466507" w14:paraId="30B562CA" w14:textId="77777777">
      <w:pPr>
        <w:rPr>
          <w:rFonts w:ascii="Times New Roman" w:hAnsi="Times New Roman" w:cs="Times New Roman"/>
          <w:lang w:val="en-US"/>
        </w:rPr>
      </w:pPr>
    </w:p>
    <w:p w:rsidRPr="00BB081A" w:rsidR="00466507" w:rsidP="007A6193" w:rsidRDefault="00466507" w14:paraId="26E6C854" w14:textId="77777777">
      <w:pPr>
        <w:rPr>
          <w:rFonts w:ascii="Times New Roman" w:hAnsi="Times New Roman" w:cs="Times New Roman"/>
          <w:lang w:val="en-US"/>
        </w:rPr>
      </w:pPr>
    </w:p>
    <w:p w:rsidRPr="00BB081A" w:rsidR="0063549A" w:rsidP="00024F82" w:rsidRDefault="00AE2ED3" w14:paraId="331EB1AC" w14:textId="1BB3487B">
      <w:pPr>
        <w:pStyle w:val="Antrat2"/>
        <w:rPr>
          <w:lang w:val="en-US"/>
        </w:rPr>
      </w:pPr>
      <w:bookmarkStart w:name="_Toc225450974" w:id="314"/>
      <w:r>
        <w:t>2</w:t>
      </w:r>
      <w:r w:rsidR="00A01F5D">
        <w:t>.</w:t>
      </w:r>
      <w:r w:rsidR="003054D4">
        <w:t>2</w:t>
      </w:r>
      <w:r w:rsidR="00A01F5D">
        <w:t>.</w:t>
      </w:r>
      <w:r w:rsidR="001678B4">
        <w:t xml:space="preserve"> Mokslinių tyrimų duomenų</w:t>
      </w:r>
      <w:r w:rsidR="00A01F5D">
        <w:t xml:space="preserve"> FAIR, CARE, TRUST</w:t>
      </w:r>
      <w:r w:rsidR="0063549A">
        <w:t xml:space="preserve"> principai</w:t>
      </w:r>
      <w:bookmarkEnd w:id="314"/>
      <w:r w:rsidR="001678B4">
        <w:t xml:space="preserve"> </w:t>
      </w:r>
    </w:p>
    <w:p w:rsidRPr="00BB081A" w:rsidR="001678B4" w:rsidP="007A6193" w:rsidRDefault="001678B4" w14:paraId="7619EF06" w14:textId="77777777">
      <w:pPr>
        <w:rPr>
          <w:rFonts w:ascii="Times New Roman" w:hAnsi="Times New Roman" w:cs="Times New Roman"/>
        </w:rPr>
      </w:pPr>
    </w:p>
    <w:p w:rsidRPr="00BB081A" w:rsidR="001678B4" w:rsidP="007A6193" w:rsidRDefault="001678B4" w14:paraId="04CC24D6" w14:textId="77777777">
      <w:pPr>
        <w:rPr>
          <w:rFonts w:ascii="Times New Roman" w:hAnsi="Times New Roman" w:cs="Times New Roman"/>
        </w:rPr>
      </w:pPr>
    </w:p>
    <w:p w:rsidRPr="00BB081A" w:rsidR="00BD026C" w:rsidP="00024F82" w:rsidRDefault="00AE2ED3" w14:paraId="1E4E864E" w14:textId="6C487D27">
      <w:pPr>
        <w:pStyle w:val="Antrat3"/>
      </w:pPr>
      <w:bookmarkStart w:name="_Toc225450975" w:id="315"/>
      <w:r>
        <w:t>2</w:t>
      </w:r>
      <w:r w:rsidR="00BD026C">
        <w:t>.</w:t>
      </w:r>
      <w:r w:rsidR="005D50AA">
        <w:t>2</w:t>
      </w:r>
      <w:r w:rsidR="00BD026C">
        <w:t>.1. FAIR principai</w:t>
      </w:r>
      <w:bookmarkEnd w:id="315"/>
    </w:p>
    <w:p w:rsidR="00762F81" w:rsidP="6F3D20FB" w:rsidRDefault="07683EBC" w14:paraId="369D276B" w14:textId="142B9538">
      <w:pPr>
        <w:ind w:firstLine="567"/>
        <w:rPr>
          <w:rFonts w:ascii="Times New Roman" w:hAnsi="Times New Roman" w:cs="Times New Roman"/>
        </w:rPr>
      </w:pPr>
      <w:r w:rsidRPr="2E260C7A">
        <w:rPr>
          <w:rFonts w:ascii="Times New Roman" w:hAnsi="Times New Roman" w:cs="Times New Roman"/>
        </w:rPr>
        <w:t xml:space="preserve">Kaip </w:t>
      </w:r>
      <w:r w:rsidRPr="2E260C7A" w:rsidR="427870B8">
        <w:rPr>
          <w:rFonts w:ascii="Times New Roman" w:hAnsi="Times New Roman" w:cs="Times New Roman"/>
        </w:rPr>
        <w:t xml:space="preserve">jau buvo užsiminta </w:t>
      </w:r>
      <w:r w:rsidRPr="00AE2ED3" w:rsidR="00AE2ED3">
        <w:rPr>
          <w:rFonts w:ascii="Times New Roman" w:hAnsi="Times New Roman" w:cs="Times New Roman"/>
          <w:highlight w:val="yellow"/>
        </w:rPr>
        <w:t>X</w:t>
      </w:r>
      <w:r w:rsidRPr="00AE2ED3" w:rsidR="427870B8">
        <w:rPr>
          <w:rFonts w:ascii="Times New Roman" w:hAnsi="Times New Roman" w:cs="Times New Roman"/>
          <w:highlight w:val="yellow"/>
        </w:rPr>
        <w:t xml:space="preserve"> skyriuose</w:t>
      </w:r>
      <w:r w:rsidRPr="2E260C7A" w:rsidR="427870B8">
        <w:rPr>
          <w:rFonts w:ascii="Times New Roman" w:hAnsi="Times New Roman" w:cs="Times New Roman"/>
        </w:rPr>
        <w:t>, ES MTD politika ir EOSC</w:t>
      </w:r>
      <w:r w:rsidR="00AE2ED3">
        <w:rPr>
          <w:rFonts w:ascii="Times New Roman" w:hAnsi="Times New Roman" w:cs="Times New Roman"/>
        </w:rPr>
        <w:t xml:space="preserve"> </w:t>
      </w:r>
      <w:r w:rsidRPr="2E260C7A" w:rsidR="7D428A3B">
        <w:rPr>
          <w:rFonts w:ascii="Times New Roman" w:hAnsi="Times New Roman" w:cs="Times New Roman"/>
        </w:rPr>
        <w:t>neatsiejami nuo</w:t>
      </w:r>
      <w:r w:rsidRPr="2E260C7A" w:rsidR="56791DD4">
        <w:rPr>
          <w:rFonts w:ascii="Times New Roman" w:hAnsi="Times New Roman" w:cs="Times New Roman"/>
        </w:rPr>
        <w:t xml:space="preserve"> FAIR duomenų principų</w:t>
      </w:r>
      <w:r w:rsidRPr="2E260C7A" w:rsidR="7522E40C">
        <w:rPr>
          <w:rFonts w:ascii="Times New Roman" w:hAnsi="Times New Roman" w:cs="Times New Roman"/>
        </w:rPr>
        <w:t xml:space="preserve"> įgyvendinim</w:t>
      </w:r>
      <w:r w:rsidRPr="2E260C7A" w:rsidR="5790860F">
        <w:rPr>
          <w:rFonts w:ascii="Times New Roman" w:hAnsi="Times New Roman" w:cs="Times New Roman"/>
        </w:rPr>
        <w:t>o</w:t>
      </w:r>
      <w:r w:rsidRPr="2E260C7A" w:rsidR="7522E40C">
        <w:rPr>
          <w:rFonts w:ascii="Times New Roman" w:hAnsi="Times New Roman" w:cs="Times New Roman"/>
        </w:rPr>
        <w:t>.</w:t>
      </w:r>
      <w:r w:rsidRPr="2E260C7A" w:rsidR="4257ABD0">
        <w:rPr>
          <w:rFonts w:ascii="Times New Roman" w:hAnsi="Times New Roman" w:cs="Times New Roman"/>
        </w:rPr>
        <w:t xml:space="preserve"> „FAIR duomenų ir sąveikių paslaugų tinklo kūrimas“ nurodomas kaip vienas EOSC Europinio mazgo tikslų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{"citationID":"nok7vQvC","properties":{"formattedCitation":"(European Commission, 2025b)","plainCitation":"(European Commission, 2025b)","noteIndex":0},"citationItems":[{"id":729,"uris":["http://zotero.org/users/10873074/items/88Q7VRBY"],"itemData":{"id":729,"type":"webpage","abstract":"The European Open Science Cloud (EOSC) champions research data management and application to guarantee scientists’ access to data-driven science.","language":"en","title":"European Open Science Cloud - EOSC | Shaping Europe’s digital future","URL":"https://digital-strategy.ec.europa.eu/en/policies/open-science-cloud","author":[{"family":"European Commission","given":""}],"accessed":{"date-parts":[["2025",7,28]]},"issued":{"date-parts":[["2025"]]}}}],"schema":"https://github.com/citation-style-language/schema/raw/master/csl-citation.json"} </w:instrText>
      </w:r>
      <w:r w:rsidRPr="2E260C7A">
        <w:rPr>
          <w:rFonts w:ascii="Times New Roman" w:hAnsi="Times New Roman" w:cs="Times New Roman"/>
        </w:rPr>
        <w:fldChar w:fldCharType="separate"/>
      </w:r>
      <w:r w:rsidRPr="2E260C7A" w:rsidR="4257ABD0">
        <w:rPr>
          <w:rFonts w:ascii="Times New Roman" w:hAnsi="Times New Roman" w:cs="Times New Roman"/>
        </w:rPr>
        <w:t>(European Commission, 2025b; EOSC Association, 2026)</w:t>
      </w:r>
      <w:r w:rsidRPr="2E260C7A">
        <w:rPr>
          <w:rFonts w:ascii="Times New Roman" w:hAnsi="Times New Roman" w:cs="Times New Roman"/>
        </w:rPr>
        <w:fldChar w:fldCharType="end"/>
      </w:r>
      <w:r w:rsidRPr="2E260C7A" w:rsidR="4257ABD0">
        <w:rPr>
          <w:rFonts w:ascii="Times New Roman" w:hAnsi="Times New Roman" w:cs="Times New Roman"/>
        </w:rPr>
        <w:t xml:space="preserve">, o organizacijos, kandidatuojančios tapti EOSC mazgais privalo pasirašyti susitarimo memorandumą, į kurį įtrauktas įsipareigojimas palaikyti FAIR principus ir siekti jų įgyvendinimo (European Commission, 2025b; EOSC Association, 2026; </w:t>
      </w:r>
      <w:r w:rsidRPr="2E260C7A" w:rsidR="4257ABD0">
        <w:rPr>
          <w:rFonts w:ascii="Times New Roman" w:hAnsi="Times New Roman" w:cs="Times New Roman"/>
          <w:i/>
          <w:iCs/>
        </w:rPr>
        <w:t>Memorandum of Understanding on Preparing Operational Integration within the Envisaged EOSC Federation</w:t>
      </w:r>
      <w:r w:rsidRPr="2E260C7A" w:rsidR="4257ABD0">
        <w:rPr>
          <w:rFonts w:ascii="Times New Roman" w:hAnsi="Times New Roman" w:cs="Times New Roman"/>
        </w:rPr>
        <w:t xml:space="preserve">, n.d.) </w:t>
      </w:r>
    </w:p>
    <w:p w:rsidR="00762F81" w:rsidP="3C1418B1" w:rsidRDefault="73D0D974" w14:paraId="253CBF8F" w14:textId="6C2E82BA">
      <w:pPr>
        <w:ind w:firstLine="567"/>
        <w:rPr>
          <w:rFonts w:ascii="Times New Roman" w:hAnsi="Times New Roman" w:cs="Times New Roman"/>
        </w:rPr>
      </w:pPr>
      <w:r w:rsidRPr="2E260C7A">
        <w:rPr>
          <w:rFonts w:ascii="Times New Roman" w:hAnsi="Times New Roman" w:cs="Times New Roman"/>
        </w:rPr>
        <w:t xml:space="preserve"> </w:t>
      </w:r>
      <w:r w:rsidRPr="2E260C7A" w:rsidR="6FCFDA13">
        <w:rPr>
          <w:rFonts w:ascii="Times New Roman" w:hAnsi="Times New Roman" w:cs="Times New Roman"/>
        </w:rPr>
        <w:t>FAIR</w:t>
      </w:r>
      <w:r w:rsidRPr="2E260C7A">
        <w:rPr>
          <w:rFonts w:ascii="Times New Roman" w:hAnsi="Times New Roman" w:cs="Times New Roman"/>
        </w:rPr>
        <w:t xml:space="preserve"> principai – tai gairės, padedančios padidinti mokslinių tyrimų duomenų tinkamumą pakartotinai naudoti, ypatingą svarbą teikiant automatizuotam duomenų suradimui ir panaudojimui (žr. </w:t>
      </w:r>
      <w:r w:rsidRPr="2E260C7A" w:rsidR="00BD026C">
        <w:rPr>
          <w:rFonts w:ascii="Times New Roman" w:hAnsi="Times New Roman" w:cs="Times New Roman"/>
        </w:rPr>
        <w:fldChar w:fldCharType="begin"/>
      </w:r>
      <w:r w:rsidRPr="2E260C7A" w:rsidR="00BD026C">
        <w:rPr>
          <w:rFonts w:ascii="Times New Roman" w:hAnsi="Times New Roman" w:cs="Times New Roman"/>
        </w:rPr>
        <w:instrText xml:space="preserve"> ADDIN ZOTERO_ITEM CSL_CITATION {"citationID":"uUZD2A20","properties":{"formattedCitation":"(Mons ir kt., 2020)","plainCitation":"(Mons ir kt., 2020)","dontUpdate":true,"noteIndex":0},"citationItems":[{"id":621,"uris":["http://zotero.org/users/10873074/items/LLXQGB7K"],"itemData":{"id":621,"type":"article-journal","container-title":"Data Intelligence","DOI":"10.1162/dint_e_00023","ISSN":"2096-7004","issue":"1-2","journalAbbreviation":"Data Intelligence","page":"1-9","title":"The FAIR Principles: First Generation Implementation Choices and Challenges","volume":"2","author":[{"family":"Mons","given":"Barend"},{"family":"Schultes","given":"Erik"},{"family":"Liu","given":"Fenghong"},{"family":"Jacobsen","given":"Annika"}],"issued":{"date-parts":[["2020"]]}}}],"schema":"https://github.com/citation-style-language/schema/raw/master/csl-citation.json"} </w:instrText>
      </w:r>
      <w:r w:rsidRPr="2E260C7A" w:rsidR="00BD026C">
        <w:rPr>
          <w:rFonts w:ascii="Times New Roman" w:hAnsi="Times New Roman" w:cs="Times New Roman"/>
        </w:rPr>
        <w:fldChar w:fldCharType="separate"/>
      </w:r>
      <w:r w:rsidRPr="2E260C7A">
        <w:rPr>
          <w:rFonts w:ascii="Times New Roman" w:hAnsi="Times New Roman" w:cs="Times New Roman"/>
        </w:rPr>
        <w:t xml:space="preserve">Mons </w:t>
      </w:r>
      <w:r w:rsidR="00536363">
        <w:rPr>
          <w:rFonts w:ascii="Times New Roman" w:hAnsi="Times New Roman" w:cs="Times New Roman"/>
        </w:rPr>
        <w:t>et al</w:t>
      </w:r>
      <w:r w:rsidRPr="2E260C7A">
        <w:rPr>
          <w:rFonts w:ascii="Times New Roman" w:hAnsi="Times New Roman" w:cs="Times New Roman"/>
        </w:rPr>
        <w:t>., 2020)</w:t>
      </w:r>
      <w:r w:rsidRPr="2E260C7A" w:rsidR="00BD026C">
        <w:rPr>
          <w:rFonts w:ascii="Times New Roman" w:hAnsi="Times New Roman" w:cs="Times New Roman"/>
        </w:rPr>
        <w:fldChar w:fldCharType="end"/>
      </w:r>
      <w:r w:rsidRPr="2E260C7A">
        <w:rPr>
          <w:rFonts w:ascii="Times New Roman" w:hAnsi="Times New Roman" w:cs="Times New Roman"/>
        </w:rPr>
        <w:t xml:space="preserve">. FAIR principai buvo suformuluoti 2014 m. Leidene, Nyderlanduose vykusio </w:t>
      </w:r>
      <w:hyperlink r:id="rId30">
        <w:r w:rsidRPr="2E260C7A">
          <w:rPr>
            <w:rStyle w:val="Hipersaitas"/>
            <w:rFonts w:ascii="Times New Roman" w:hAnsi="Times New Roman" w:cs="Times New Roman"/>
            <w:color w:val="000000" w:themeColor="text1"/>
          </w:rPr>
          <w:t>seminaro</w:t>
        </w:r>
      </w:hyperlink>
      <w:r w:rsidRPr="2E260C7A">
        <w:rPr>
          <w:rFonts w:ascii="Times New Roman" w:hAnsi="Times New Roman" w:cs="Times New Roman"/>
        </w:rPr>
        <w:t xml:space="preserve"> metu, ir po dvejų metų paskelbti kaip straipsnis žurnale </w:t>
      </w:r>
      <w:r w:rsidRPr="2E260C7A">
        <w:rPr>
          <w:rFonts w:ascii="Times New Roman" w:hAnsi="Times New Roman" w:cs="Times New Roman"/>
          <w:i/>
          <w:iCs/>
        </w:rPr>
        <w:t>Scientific Data</w:t>
      </w:r>
      <w:r w:rsidRPr="2E260C7A">
        <w:rPr>
          <w:rFonts w:ascii="Times New Roman" w:hAnsi="Times New Roman" w:cs="Times New Roman"/>
        </w:rPr>
        <w:t xml:space="preserve"> </w:t>
      </w:r>
      <w:r w:rsidRPr="2E260C7A" w:rsidR="00BD026C">
        <w:rPr>
          <w:rFonts w:ascii="Times New Roman" w:hAnsi="Times New Roman" w:cs="Times New Roman"/>
        </w:rPr>
        <w:fldChar w:fldCharType="begin"/>
      </w:r>
      <w:r w:rsidRPr="2E260C7A" w:rsidR="00BD026C">
        <w:rPr>
          <w:rFonts w:ascii="Times New Roman" w:hAnsi="Times New Roman" w:cs="Times New Roman"/>
        </w:rPr>
        <w:instrText xml:space="preserve"> ADDIN ZOTERO_ITEM CSL_CITATION {"citationID":"Z0EHSqWR","properties":{"formattedCitation":"(Wilkinson ir kt., 2016)","plainCitation":"(Wilkinson ir kt., 2016)","noteIndex":0},"citationItems":[{"id":628,"uris":["http://zotero.org/users/10873074/items/86DGUERP"],"itemData":{"id":628,"type":"article-journal","abstract":"There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Data","DOI":"10.1038/sdata.2016.18","ISSN":"2052-4463","journalAbbreviation":"Sci. Data","language":"English","note":"number-of-pages: 9\npublisher-place: Berlin\npublisher: Nature Portfolio\nWeb of Science ID: WOS:000390213900001","page":"160018","source":"Clarivate Analytics Web of Science","title":"The FAIR Guiding Principles for scientific data management and stewardship","title-short":"Comment","volume":"3","author":[{"family":"Wilkinson","given":"Mark D."},{"family":"Dumontier","given":"Michel"},{"family":"Aalbersberg","given":"IJsbrand Jan"},{"family":"Appleton","given":"Gabrielle"},{"family":"Axton","given":"Myles"},{"family":"Baak","given":"Arie"},{"family":"Blomberg","given":"Niklas"},{"family":"Boiten","given":"Jan-Willem"},{"family":"Santos","given":"Luiz Bonino da Silva"},{"family":"Bourne","given":"Philip E."},{"family":"Bouwman","given":"Jildau"},{"family":"Brookes","given":"Anthony J."},{"family":"Clark","given":"Tim"},{"family":"Crosas","given":"Merce"},{"family":"Dillo","given":"Ingrid"},{"family":"Dumon","given":"Olivier"},{"family":"Edmunds","given":"Scott"},{"family":"Evelo","given":"Chris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schema":"https://github.com/citation-style-language/schema/raw/master/csl-citation.json"} </w:instrText>
      </w:r>
      <w:r w:rsidRPr="2E260C7A" w:rsidR="00BD026C">
        <w:rPr>
          <w:rFonts w:ascii="Times New Roman" w:hAnsi="Times New Roman" w:cs="Times New Roman"/>
        </w:rPr>
        <w:fldChar w:fldCharType="separate"/>
      </w:r>
      <w:r w:rsidRPr="2E260C7A">
        <w:rPr>
          <w:rFonts w:ascii="Times New Roman" w:hAnsi="Times New Roman" w:cs="Times New Roman"/>
        </w:rPr>
        <w:t xml:space="preserve">(Wilkinson </w:t>
      </w:r>
      <w:r w:rsidR="003C7988">
        <w:rPr>
          <w:rFonts w:ascii="Times New Roman" w:hAnsi="Times New Roman" w:cs="Times New Roman"/>
        </w:rPr>
        <w:t>et al</w:t>
      </w:r>
      <w:r w:rsidRPr="2E260C7A">
        <w:rPr>
          <w:rFonts w:ascii="Times New Roman" w:hAnsi="Times New Roman" w:cs="Times New Roman"/>
        </w:rPr>
        <w:t>., 2016)</w:t>
      </w:r>
      <w:r w:rsidRPr="2E260C7A" w:rsidR="00BD026C">
        <w:rPr>
          <w:rFonts w:ascii="Times New Roman" w:hAnsi="Times New Roman" w:cs="Times New Roman"/>
        </w:rPr>
        <w:fldChar w:fldCharType="end"/>
      </w:r>
      <w:r w:rsidRPr="2E260C7A">
        <w:rPr>
          <w:rFonts w:ascii="Times New Roman" w:hAnsi="Times New Roman" w:cs="Times New Roman"/>
        </w:rPr>
        <w:t xml:space="preserve">. </w:t>
      </w:r>
    </w:p>
    <w:p w:rsidRPr="00BB081A" w:rsidR="00BD026C" w:rsidP="00AE2ED3" w:rsidRDefault="39FC0F2A" w14:paraId="505B682F" w14:textId="5F2A264B">
      <w:pPr>
        <w:spacing w:line="259" w:lineRule="auto"/>
        <w:ind w:firstLine="567"/>
        <w:rPr>
          <w:rFonts w:ascii="Times New Roman" w:hAnsi="Times New Roman" w:cs="Times New Roman"/>
        </w:rPr>
      </w:pPr>
      <w:r w:rsidRPr="3C1418B1">
        <w:rPr>
          <w:rFonts w:ascii="Times New Roman" w:hAnsi="Times New Roman" w:cs="Times New Roman"/>
        </w:rPr>
        <w:t xml:space="preserve">Jau netrukus po jų paskelbimo, FAIR principai susilaukė plataus politinio palaikymo. 2016 m. jie paminėti Europos Komisijos Mokslinių tyrimų ir inovacijų generalinio direktorato informaciniame leidinyje, jų įgyvendinimą nurodant kaip vieną tuo metu dar tik </w:t>
      </w:r>
      <w:r w:rsidRPr="3C1418B1">
        <w:rPr>
          <w:rFonts w:ascii="Times New Roman" w:hAnsi="Times New Roman" w:cs="Times New Roman"/>
        </w:rPr>
        <w:t xml:space="preserve">planuojamo kurti </w:t>
      </w:r>
      <w:r w:rsidR="009C6327">
        <w:rPr>
          <w:rFonts w:ascii="Times New Roman" w:hAnsi="Times New Roman" w:cs="Times New Roman"/>
        </w:rPr>
        <w:t>EOSC</w:t>
      </w:r>
      <w:r w:rsidRPr="3C1418B1">
        <w:rPr>
          <w:rFonts w:ascii="Times New Roman" w:hAnsi="Times New Roman" w:cs="Times New Roman"/>
        </w:rPr>
        <w:t xml:space="preserve"> tikslų </w:t>
      </w:r>
      <w:r w:rsidRPr="00BB081A" w:rsidR="00BD026C">
        <w:rPr>
          <w:rFonts w:ascii="Times New Roman" w:hAnsi="Times New Roman" w:cs="Times New Roman"/>
        </w:rPr>
        <w:fldChar w:fldCharType="begin"/>
      </w:r>
      <w:r w:rsidRPr="00BB081A" w:rsidR="00BD026C">
        <w:rPr>
          <w:rFonts w:ascii="Times New Roman" w:hAnsi="Times New Roman" w:cs="Times New Roman"/>
        </w:rPr>
        <w:instrText xml:space="preserve"> ADDIN ZOTERO_ITEM CSL_CITATION {"citationID":"i2ngeD7I","properties":{"formattedCitation":"(European Commission, 2016b)","plainCitation":"(European Commission, 2016b)","noteIndex":0},"citationItems":[{"id":709,"uris":["http://zotero.org/users/10873074/items/8PXMWP7Y"],"itemData":{"id":709,"type":"book","abstract":"This book brings together some of the key conceptual insights behind Open Innovation, Open Science and Open to the World and highlights actions that are already taking place or are being prepared.","call-number":"KI-04-16-263-EN-N","ISBN":"978-92-79-57346-0","language":"eng","publisher":"Publications Office of the European Union","source":"Publications Office of the European Union","title":"Open innovation, open science, open to the world: a vision for Europe","title-short":"Open innovation, open science, open to the world","URL":"https://op.europa.eu/en/publication-detail/-/publication/3213b335-1cbc-11e6-ba9a-01aa75ed71a1/language-en","author":[{"family":"European Commission","given":""}],"accessed":{"date-parts":[["2025",7,25]]},"issued":{"date-parts":[["2016"]]}}}],"schema":"https://github.com/citation-style-language/schema/raw/master/csl-citation.json"} </w:instrText>
      </w:r>
      <w:r w:rsidRPr="00BB081A" w:rsidR="00BD026C">
        <w:rPr>
          <w:rFonts w:ascii="Times New Roman" w:hAnsi="Times New Roman" w:cs="Times New Roman"/>
        </w:rPr>
        <w:fldChar w:fldCharType="separate"/>
      </w:r>
      <w:r w:rsidRPr="3C1418B1">
        <w:rPr>
          <w:rFonts w:ascii="Times New Roman" w:hAnsi="Times New Roman" w:cs="Times New Roman"/>
        </w:rPr>
        <w:t>(European Commission, 2016b)</w:t>
      </w:r>
      <w:r w:rsidRPr="00BB081A" w:rsidR="00BD026C">
        <w:rPr>
          <w:rFonts w:ascii="Times New Roman" w:hAnsi="Times New Roman" w:cs="Times New Roman"/>
        </w:rPr>
        <w:fldChar w:fldCharType="end"/>
      </w:r>
      <w:r w:rsidRPr="3C1418B1" w:rsidR="00BD026C">
        <w:rPr>
          <w:rStyle w:val="Puslapioinaosnuoroda"/>
          <w:rFonts w:ascii="Times New Roman" w:hAnsi="Times New Roman" w:cs="Times New Roman"/>
          <w:color w:val="000000" w:themeColor="text1"/>
        </w:rPr>
        <w:footnoteReference w:id="14"/>
      </w:r>
      <w:r w:rsidRPr="3C1418B1">
        <w:rPr>
          <w:rFonts w:ascii="Times New Roman" w:hAnsi="Times New Roman" w:cs="Times New Roman"/>
        </w:rPr>
        <w:t xml:space="preserve">.  Tais pačiais metais jie buvo įtraukti į programos „Horizontas 2020“ (2014–2020) atvirųjų duomenų pilotinės programos </w:t>
      </w:r>
      <w:r w:rsidRPr="2E260C7A">
        <w:rPr>
          <w:rFonts w:ascii="Times New Roman" w:hAnsi="Times New Roman" w:cs="Times New Roman"/>
          <w:i/>
          <w:iCs/>
        </w:rPr>
        <w:t>Open Research Data Pilot</w:t>
      </w:r>
      <w:r w:rsidRPr="3C1418B1">
        <w:rPr>
          <w:rFonts w:ascii="Times New Roman" w:hAnsi="Times New Roman" w:cs="Times New Roman"/>
        </w:rPr>
        <w:t xml:space="preserve"> rekomendacijas </w:t>
      </w:r>
      <w:r w:rsidRPr="00BB081A" w:rsidR="00BD026C">
        <w:rPr>
          <w:rFonts w:ascii="Times New Roman" w:hAnsi="Times New Roman" w:cs="Times New Roman"/>
        </w:rPr>
        <w:fldChar w:fldCharType="begin"/>
      </w:r>
      <w:r w:rsidRPr="00BB081A" w:rsidR="00BD026C">
        <w:rPr>
          <w:rFonts w:ascii="Times New Roman" w:hAnsi="Times New Roman" w:cs="Times New Roman"/>
        </w:rPr>
        <w:instrText xml:space="preserve"> ADDIN ZOTERO_ITEM CSL_CITATION {"citationID":"lO1WB0RG","properties":{"formattedCitation":"(European Commission, 2016a)","plainCitation":"(European Commission, 2016a)","noteIndex":0},"citationItems":[{"id":710,"uris":["http://zotero.org/users/10873074/items/P48P44EH"],"itemData":{"id":710,"type":"article-journal","language":"en","note":"publisher: European Commission, Directorate-General for Research &amp; Innovation","source":"repository.oceanbestpractices.org","title":"Guidelines on FAIR Data Management in Horizon 2020 Version 3.0.","title-short":"H2020 Programme","URL":"https://ec.europa.eu/research/participants/data/ref/h2020/grants_manual/hi/oa_pilot/h2020-hi-oa-data-mgt_en.pdf","author":[{"family":"European Commission","given":""}],"accessed":{"date-parts":[["2025",7,25]]},"issued":{"date-parts":[["2016"]]}}}],"schema":"https://github.com/citation-style-language/schema/raw/master/csl-citation.json"} </w:instrText>
      </w:r>
      <w:r w:rsidRPr="00BB081A" w:rsidR="00BD026C">
        <w:rPr>
          <w:rFonts w:ascii="Times New Roman" w:hAnsi="Times New Roman" w:cs="Times New Roman"/>
        </w:rPr>
        <w:fldChar w:fldCharType="separate"/>
      </w:r>
      <w:r w:rsidRPr="3C1418B1">
        <w:rPr>
          <w:rFonts w:ascii="Times New Roman" w:hAnsi="Times New Roman" w:cs="Times New Roman"/>
        </w:rPr>
        <w:t>(European Commission, 2016a)</w:t>
      </w:r>
      <w:r w:rsidRPr="00BB081A" w:rsidR="00BD026C">
        <w:rPr>
          <w:rFonts w:ascii="Times New Roman" w:hAnsi="Times New Roman" w:cs="Times New Roman"/>
        </w:rPr>
        <w:fldChar w:fldCharType="end"/>
      </w:r>
      <w:r w:rsidRPr="2E260C7A" w:rsidR="73AD97D3">
        <w:rPr>
          <w:rFonts w:ascii="Times New Roman" w:hAnsi="Times New Roman" w:cs="Times New Roman"/>
        </w:rPr>
        <w:t xml:space="preserve">, </w:t>
      </w:r>
      <w:r w:rsidRPr="3C1418B1">
        <w:rPr>
          <w:rFonts w:ascii="Times New Roman" w:hAnsi="Times New Roman" w:cs="Times New Roman"/>
        </w:rPr>
        <w:t xml:space="preserve"> palaikymą </w:t>
      </w:r>
      <w:r w:rsidRPr="2E260C7A" w:rsidR="79998A67">
        <w:rPr>
          <w:rFonts w:ascii="Times New Roman" w:hAnsi="Times New Roman" w:cs="Times New Roman"/>
        </w:rPr>
        <w:t xml:space="preserve">jiems </w:t>
      </w:r>
      <w:r w:rsidRPr="3C1418B1">
        <w:rPr>
          <w:rFonts w:ascii="Times New Roman" w:hAnsi="Times New Roman" w:cs="Times New Roman"/>
        </w:rPr>
        <w:t xml:space="preserve">išreiškė ir G20 valstybių lyderiai, susitikę Kinijos Hangzhou mieste </w:t>
      </w:r>
      <w:r w:rsidRPr="00BB081A" w:rsidR="00BD026C">
        <w:rPr>
          <w:rFonts w:ascii="Times New Roman" w:hAnsi="Times New Roman" w:cs="Times New Roman"/>
        </w:rPr>
        <w:fldChar w:fldCharType="begin"/>
      </w:r>
      <w:r w:rsidRPr="00BB081A" w:rsidR="00BD026C">
        <w:rPr>
          <w:rFonts w:ascii="Times New Roman" w:hAnsi="Times New Roman" w:cs="Times New Roman"/>
        </w:rPr>
        <w:instrText xml:space="preserve"> ADDIN ZOTERO_ITEM CSL_CITATION {"citationID":"XFGV1wAg","properties":{"formattedCitation":"(G20, 2016)","plainCitation":"(G20, 2016)","noteIndex":0},"citationItems":[{"id":726,"uris":["http://zotero.org/users/10873074/items/EBZNAGDT"],"itemData":{"id":726,"type":"article-journal","abstract":"G20 Leaders’ Communique Hangzhou Summit G20 Leaders’ Communique Hangzhou Summit 1. We, the Leaders of the G20, met in Hangzhou, China on 4-5 September 2016.\\n\\n2. We met at a time when the global econo","container-title":"European Commission - European Commission","language":"fr","title":"G20 Leaders’ Communique Hangzhou Summit","URL":"http://www.g20chn.com/xwzxEnglish/sum_ann/201609/t20160906_3397.html","author":[{"family":"G20","given":""}],"accessed":{"date-parts":[["2025",7,28]]},"issued":{"date-parts":[["2016",9,5]]}}}],"schema":"https://github.com/citation-style-language/schema/raw/master/csl-citation.json"} </w:instrText>
      </w:r>
      <w:r w:rsidRPr="00BB081A" w:rsidR="00BD026C">
        <w:rPr>
          <w:rFonts w:ascii="Times New Roman" w:hAnsi="Times New Roman" w:cs="Times New Roman"/>
        </w:rPr>
        <w:fldChar w:fldCharType="separate"/>
      </w:r>
      <w:r w:rsidRPr="3C1418B1">
        <w:rPr>
          <w:rFonts w:ascii="Times New Roman" w:hAnsi="Times New Roman" w:cs="Times New Roman"/>
        </w:rPr>
        <w:t>(G20, 2016)</w:t>
      </w:r>
      <w:r w:rsidRPr="00BB081A" w:rsidR="00BD026C">
        <w:rPr>
          <w:rFonts w:ascii="Times New Roman" w:hAnsi="Times New Roman" w:cs="Times New Roman"/>
        </w:rPr>
        <w:fldChar w:fldCharType="end"/>
      </w:r>
      <w:r w:rsidRPr="3C1418B1" w:rsidR="00BD026C">
        <w:rPr>
          <w:rStyle w:val="Puslapioinaosnuoroda"/>
          <w:rFonts w:ascii="Times New Roman" w:hAnsi="Times New Roman" w:cs="Times New Roman"/>
          <w:color w:val="000000" w:themeColor="text1"/>
        </w:rPr>
        <w:footnoteReference w:id="15"/>
      </w:r>
      <w:r w:rsidRPr="3C1418B1">
        <w:rPr>
          <w:rFonts w:ascii="Times New Roman" w:hAnsi="Times New Roman" w:cs="Times New Roman"/>
        </w:rPr>
        <w:t>. Šiuo metu FAIR principų laikytis reikalauja nemažai mokslinius tyrimus finansuojančių organizacijų, įskaitant didžiausią</w:t>
      </w:r>
      <w:r w:rsidRPr="2E260C7A" w:rsidR="50488433">
        <w:rPr>
          <w:rFonts w:ascii="Times New Roman" w:hAnsi="Times New Roman" w:cs="Times New Roman"/>
        </w:rPr>
        <w:t xml:space="preserve"> šiuo metu veikiančią</w:t>
      </w:r>
      <w:r w:rsidRPr="3C1418B1">
        <w:rPr>
          <w:rFonts w:ascii="Times New Roman" w:hAnsi="Times New Roman" w:cs="Times New Roman"/>
        </w:rPr>
        <w:t xml:space="preserve"> Europo</w:t>
      </w:r>
      <w:r w:rsidR="009C6327">
        <w:rPr>
          <w:rFonts w:ascii="Times New Roman" w:hAnsi="Times New Roman" w:cs="Times New Roman"/>
        </w:rPr>
        <w:t>s</w:t>
      </w:r>
      <w:r w:rsidRPr="3C1418B1">
        <w:rPr>
          <w:rFonts w:ascii="Times New Roman" w:hAnsi="Times New Roman" w:cs="Times New Roman"/>
        </w:rPr>
        <w:t xml:space="preserve"> mokslinių tyrimų finansavimo programą „Europos horizontas“ (žr. </w:t>
      </w:r>
      <w:r w:rsidRPr="00BB081A" w:rsidR="00BD026C">
        <w:rPr>
          <w:rFonts w:ascii="Times New Roman" w:hAnsi="Times New Roman" w:cs="Times New Roman"/>
        </w:rPr>
        <w:fldChar w:fldCharType="begin"/>
      </w:r>
      <w:r w:rsidRPr="00BB081A" w:rsidR="00BD026C">
        <w:rPr>
          <w:rFonts w:ascii="Times New Roman" w:hAnsi="Times New Roman" w:cs="Times New Roman"/>
        </w:rPr>
        <w:instrText xml:space="preserve"> ADDIN ZOTERO_ITEM CSL_CITATION {"citationID":"KArKFEuk","properties":{"formattedCitation":"(European Commission, 2025a)","plainCitation":"(European Commission, 2025a)","dontUpdate":true,"noteIndex":0},"citationItems":[{"id":708,"uris":["http://zotero.org/users/10873074/items/7LWYW574"],"itemData":{"id":708,"type":"article-journal","issue":"Version 2.0","title":"AGA – Annotated Grant Agreement: EU Funding Programmes 2021–2027","URL":"https://ec.europa.eu/info/funding-tenders/opportunities/docs/2021-2027/common/guidance/aga_en.pdf","author":[{"literal":"European Commission"}],"issued":{"date-parts":[["2025",4,1]]}}}],"schema":"https://github.com/citation-style-language/schema/raw/master/csl-citation.json"} </w:instrText>
      </w:r>
      <w:r w:rsidRPr="00BB081A" w:rsidR="00BD026C">
        <w:rPr>
          <w:rFonts w:ascii="Times New Roman" w:hAnsi="Times New Roman" w:cs="Times New Roman"/>
        </w:rPr>
        <w:fldChar w:fldCharType="separate"/>
      </w:r>
      <w:r w:rsidRPr="3C1418B1">
        <w:rPr>
          <w:rFonts w:ascii="Times New Roman" w:hAnsi="Times New Roman" w:cs="Times New Roman"/>
        </w:rPr>
        <w:t>European Commission, 2025a)</w:t>
      </w:r>
      <w:r w:rsidRPr="00BB081A" w:rsidR="00BD026C">
        <w:rPr>
          <w:rFonts w:ascii="Times New Roman" w:hAnsi="Times New Roman" w:cs="Times New Roman"/>
        </w:rPr>
        <w:fldChar w:fldCharType="end"/>
      </w:r>
      <w:r w:rsidRPr="3C1418B1">
        <w:rPr>
          <w:rFonts w:ascii="Times New Roman" w:hAnsi="Times New Roman" w:cs="Times New Roman"/>
        </w:rPr>
        <w:t xml:space="preserve">. </w:t>
      </w:r>
      <w:r w:rsidRPr="00BB081A" w:rsidR="00BD026C">
        <w:rPr>
          <w:rFonts w:ascii="Times New Roman" w:hAnsi="Times New Roman" w:cs="Times New Roman"/>
        </w:rPr>
        <w:fldChar w:fldCharType="begin"/>
      </w:r>
      <w:r w:rsidRPr="00BB081A" w:rsidR="00BD026C">
        <w:rPr>
          <w:rFonts w:ascii="Times New Roman" w:hAnsi="Times New Roman" w:cs="Times New Roman"/>
        </w:rPr>
        <w:instrText xml:space="preserve"> ADDIN ZOTERO_ITEM CSL_CITATION {"citationID":"nok7vQvC","properties":{"formattedCitation":"(European Commission, 2025b)","plainCitation":"(European Commission, 2025b)","noteIndex":0},"citationItems":[{"id":729,"uris":["http://zotero.org/users/10873074/items/88Q7VRBY"],"itemData":{"id":729,"type":"webpage","abstract":"The European Open Science Cloud (EOSC) champions research data management and application to guarantee scientists’ access to data-driven science.","language":"en","title":"European Open Science Cloud - EOSC | Shaping Europe’s digital future","URL":"https://digital-strategy.ec.europa.eu/en/policies/open-science-cloud","author":[{"family":"European Commission","given":""}],"accessed":{"date-parts":[["2025",7,28]]},"issued":{"date-parts":[["2025"]]}}}],"schema":"https://github.com/citation-style-language/schema/raw/master/csl-citation.json"} </w:instrText>
      </w:r>
      <w:r w:rsidRPr="00BB081A" w:rsidR="00BD026C">
        <w:rPr>
          <w:rFonts w:ascii="Times New Roman" w:hAnsi="Times New Roman" w:cs="Times New Roman"/>
        </w:rPr>
        <w:fldChar w:fldCharType="separate"/>
      </w:r>
      <w:r w:rsidRPr="00BB081A" w:rsidR="00BD026C">
        <w:rPr>
          <w:rFonts w:ascii="Times New Roman" w:hAnsi="Times New Roman" w:cs="Times New Roman"/>
        </w:rPr>
        <w:fldChar w:fldCharType="end"/>
      </w:r>
      <w:r w:rsidRPr="2E260C7A">
        <w:rPr>
          <w:rFonts w:ascii="Times New Roman" w:hAnsi="Times New Roman" w:cs="Times New Roman"/>
        </w:rPr>
        <w:t>Verta pastebėti, kad FAIR principai atgarsio sulaukė ne tik tarp mokslo politikos formuotojų ir finansuojančių organizacijų, bet ir mokslo bendruomenėje. Principus pristatęs straipsnis nuo paskelbimo 2016 m. iki 202</w:t>
      </w:r>
      <w:r w:rsidRPr="2E260C7A" w:rsidR="12583691">
        <w:rPr>
          <w:rFonts w:ascii="Times New Roman" w:hAnsi="Times New Roman" w:cs="Times New Roman"/>
        </w:rPr>
        <w:t>6</w:t>
      </w:r>
      <w:r w:rsidRPr="2E260C7A">
        <w:rPr>
          <w:rFonts w:ascii="Times New Roman" w:hAnsi="Times New Roman" w:cs="Times New Roman"/>
        </w:rPr>
        <w:t xml:space="preserve"> m. </w:t>
      </w:r>
      <w:r w:rsidRPr="2E260C7A" w:rsidR="1981DEDE">
        <w:rPr>
          <w:rFonts w:ascii="Times New Roman" w:hAnsi="Times New Roman" w:cs="Times New Roman"/>
        </w:rPr>
        <w:t xml:space="preserve">pavasario </w:t>
      </w:r>
      <w:r w:rsidRPr="2E260C7A">
        <w:rPr>
          <w:rFonts w:ascii="Times New Roman" w:hAnsi="Times New Roman" w:cs="Times New Roman"/>
        </w:rPr>
        <w:t>buvo pacituotas beveik 1</w:t>
      </w:r>
      <w:r w:rsidRPr="2E260C7A" w:rsidR="1375BB1D">
        <w:rPr>
          <w:rFonts w:ascii="Times New Roman" w:hAnsi="Times New Roman" w:cs="Times New Roman"/>
        </w:rPr>
        <w:t>4</w:t>
      </w:r>
      <w:r w:rsidRPr="2E260C7A">
        <w:rPr>
          <w:rFonts w:ascii="Times New Roman" w:hAnsi="Times New Roman" w:cs="Times New Roman"/>
        </w:rPr>
        <w:t xml:space="preserve"> tūkstančių kartų (žurnalo </w:t>
      </w:r>
      <w:r w:rsidRPr="2E260C7A">
        <w:rPr>
          <w:rFonts w:ascii="Times New Roman" w:hAnsi="Times New Roman" w:cs="Times New Roman"/>
          <w:i/>
          <w:iCs/>
        </w:rPr>
        <w:t>Scientific Data</w:t>
      </w:r>
      <w:r w:rsidRPr="2E260C7A">
        <w:rPr>
          <w:rFonts w:ascii="Times New Roman" w:hAnsi="Times New Roman" w:cs="Times New Roman"/>
        </w:rPr>
        <w:t xml:space="preserve"> </w:t>
      </w:r>
      <w:r w:rsidRPr="2E260C7A" w:rsidR="1981DEDE">
        <w:rPr>
          <w:rFonts w:ascii="Times New Roman" w:hAnsi="Times New Roman" w:cs="Times New Roman"/>
          <w:color w:val="000000" w:themeColor="text1"/>
        </w:rPr>
        <w:t>duomenimis</w:t>
      </w:r>
      <w:r w:rsidRPr="2E260C7A">
        <w:rPr>
          <w:rFonts w:ascii="Times New Roman" w:hAnsi="Times New Roman" w:cs="Times New Roman"/>
          <w:color w:val="000000" w:themeColor="text1"/>
        </w:rPr>
        <w:t xml:space="preserve">). Be to, per šį laikotarpį paskelbta nemažai kitų straipsnių, aptariančių FAIR principų įgyvendinimą skirtingose mokslo srityse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{"citationID":"Z6zYq9ql","properties":{"formattedCitation":"(Mons ir kt., 2020)","plainCitation":"(Mons ir kt., 2020)","dontUpdate":true,"noteIndex":0},"citationItems":[{"id":621,"uris":["http://zotero.org/users/10873074/items/LLXQGB7K"],"itemData":{"id":621,"type":"article-journal","container-title":"Data Intelligence","DOI":"10.1162/dint_e_00023","ISSN":"2096-7004","issue":"1-2","journalAbbreviation":"Data Intelligence","page":"1-9","title":"The FAIR Principles: First Generation Implementation Choices and Challenges","volume":"2","author":[{"family":"Mons","given":"Barend"},{"family":"Schultes","given":"Erik"},{"family":"Liu","given":"Fenghong"},{"family":"Jacobsen","given":"Annika"}],"issued":{"date-parts":[["2020"]]}}}],"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(žr. Mons </w:t>
      </w:r>
      <w:r w:rsidR="009C6327">
        <w:rPr>
          <w:rFonts w:ascii="Times New Roman" w:hAnsi="Times New Roman" w:cs="Times New Roman"/>
        </w:rPr>
        <w:t>et al</w:t>
      </w:r>
      <w:r w:rsidRPr="2E260C7A">
        <w:rPr>
          <w:rFonts w:ascii="Times New Roman" w:hAnsi="Times New Roman" w:cs="Times New Roman"/>
        </w:rPr>
        <w:t>., 2020</w:t>
      </w:r>
      <w:r w:rsidRPr="2E260C7A">
        <w:rPr>
          <w:rFonts w:ascii="Times New Roman" w:hAnsi="Times New Roman" w:cs="Times New Roman"/>
        </w:rPr>
        <w:fldChar w:fldCharType="end"/>
      </w:r>
      <w:r w:rsidRPr="2E260C7A">
        <w:rPr>
          <w:rFonts w:ascii="Times New Roman" w:hAnsi="Times New Roman" w:cs="Times New Roman"/>
        </w:rPr>
        <w:t xml:space="preserve">;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{"citationID":"4PfVfKKw","properties":{"formattedCitation":"(van Reisen ir kt., 2020)","plainCitation":"(van Reisen ir kt., 2020)","dontUpdate":true,"noteIndex":0},"citationItems":[{"id":601,"uris":["http://zotero.org/users/10873074/items/UF7Q2WVU"],"itemData":{"id":601,"type":"article-journal","container-title":"Data Intelligence","DOI":"10.1162/dint_a_00049","ISSN":"2096-7004","issue":"1-2","journalAbbreviation":"Data Intelligence","page":"264-275","title":"Towards the Tipping Point for FAIR Implementation","volume":"2","author":[{"family":"Reisen","given":"Mirjam","non-dropping-particle":"van"},{"family":"Stokmans","given":"Mia"},{"family":"Basajja","given":"Mariam"},{"family":"Otieno","given":"Ong’ayoAntony"},{"family":"Kirkpatrick","given":"Christine"},{"family":"Mons","given":"Barend"}],"issued":{"date-parts":[["2020"]]}}}],"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van Reisen </w:t>
      </w:r>
      <w:r w:rsidR="009C6327">
        <w:rPr>
          <w:rFonts w:ascii="Times New Roman" w:hAnsi="Times New Roman" w:cs="Times New Roman"/>
        </w:rPr>
        <w:t>et al</w:t>
      </w:r>
      <w:r w:rsidRPr="2E260C7A">
        <w:rPr>
          <w:rFonts w:ascii="Times New Roman" w:hAnsi="Times New Roman" w:cs="Times New Roman"/>
        </w:rPr>
        <w:t>., 2020)</w:t>
      </w:r>
      <w:r w:rsidRPr="2E260C7A">
        <w:rPr>
          <w:rFonts w:ascii="Times New Roman" w:hAnsi="Times New Roman" w:cs="Times New Roman"/>
        </w:rPr>
        <w:fldChar w:fldCharType="end"/>
      </w:r>
      <w:r w:rsidRPr="2E260C7A">
        <w:rPr>
          <w:rFonts w:ascii="Times New Roman" w:hAnsi="Times New Roman" w:cs="Times New Roman"/>
        </w:rPr>
        <w:t xml:space="preserve"> arba jų pritaikymą kitiems nei duomenys skaitmeniniams objektams: darbų sekoms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{"citationID":"gsf3sUqX","properties":{"formattedCitation":"(Goble ir kt., 2020; Wolf ir kt., 2021)","plainCitation":"(Goble ir kt., 2020; Wolf ir kt., 2021)","noteIndex":0},"citationItems":[{"id":617,"uris":["http://zotero.org/users/10873074/items/Z83RTXS5"],"itemData":{"id":617,"type":"article-journal","container-title":"Data Intelligence","DOI":"10.1162/dint_a_00033","ISSN":"2096-7004","issue":"1-2","journalAbbreviation":"Data Intelligence","page":"108-121","title":"FAIR Computational Workflows","volume":"2","author":[{"family":"Goble","given":"Carole"},{"literal":"Sarah Cohen-Boulakia"},{"literal":"Stian Soiland-Reyes"},{"literal":"Daniel Garijo"},{"literal":"Yolanda Gil"},{"literal":"Michael R. Crusoe"},{"literal":"Kristian Peters"},{"literal":"Daniel Schober"}],"issued":{"date-parts":[["2020"]]}}},{"id":646,"uris":["http://zotero.org/users/10873074/items/VT6TXVTZ"],"itemData":{"id":646,"type":"paper-conference","abstract":"The FAIR principles of open science (Findable, Accessible, Interoperable, and Reusable) have had transformative effects on modern large-scale computational science. In particular, they have encouraged more open access to and use of data, an important consideration as collaboration among teams of researchers accelerates and the use of workflows by those teams to solve problems increases. How best to apply the FAIR principles to workflows themselves, and software more generally, is not yet well understood. We argue that the software engineering concept of technical debt management provides a useful guide for application of those principles to workflows, and in particular that it implies reusability should be considered as 'first among equals'. Moreover, our approach recognizes a continuum of reusability where we can make explicit and selectable the trade-offs required in workflows for both their users and developers. To this end, we propose a new abstraction approach for reusable workflows, with demonstrations for both synthetic workloads and real-world computational biology workflows. Through application of novel systems and tools that are based on this abstraction, these experimental workflows are refactored to right-size the granularity of workflow components to efficiently fill the gap between end-user simplicity and general customizability. Our work makes it easier to selectively reason about and automate the connections between trade-offs across user and developer concerns when exposing degrees of freedom for reuse. Additionally, by exposing fine-grained reusability abstractions we enable performance optimizations, as we demonstrate on both institutional-scale and leadership-class HPC resources.","container-title":"2021 IEEE International Conference on Cluster Computing (CLUSTER 2021)","DOI":"10.1109/Cluster48925.2021.00053","event-place":"Los Alamitos","event-title":"IEEE International Conference on Cluster Computing (Cluster)","ISBN":"978-1-72819-666-4","language":"English","note":"ISSN: 1552-5244\nnumber-of-pages: 12\ncollection-title: IEEE International Conference on Cluster Computing\nWeb of Science ID: WOS:000728391000040","page":"444-455","publisher":"IEEE Computer Soc","publisher-place":"Los Alamitos","source":"Clarivate Analytics Web of Science","title":"Reusability First: Toward FAIR Workflows","title-short":"Reusability First","URL":"https://ieeexplore.ieee.org/document/9556094/","author":[{"family":"Wolf","given":"Matthew"},{"family":"Logan","given":"Jeremy"},{"family":"Mehta","given":"Kshitij"},{"family":"Jacobson","given":"Daniel"},{"family":"Cashman","given":"Mikaela"},{"family":"Walker","given":"Angelica M."},{"family":"Eisenhauer","given":"Greg"},{"family":"Widener","given":"Patrick"},{"family":"Cliff","given":"Ashley"}],"accessed":{"date-parts":[["2025",7,24]]},"issued":{"date-parts":[["2021"]]}}}],"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(Goble </w:t>
      </w:r>
      <w:r w:rsidR="009C6327">
        <w:rPr>
          <w:rFonts w:ascii="Times New Roman" w:hAnsi="Times New Roman" w:cs="Times New Roman"/>
        </w:rPr>
        <w:t>et al</w:t>
      </w:r>
      <w:r w:rsidRPr="2E260C7A">
        <w:rPr>
          <w:rFonts w:ascii="Times New Roman" w:hAnsi="Times New Roman" w:cs="Times New Roman"/>
        </w:rPr>
        <w:t xml:space="preserve">., 2020; Wolf </w:t>
      </w:r>
      <w:r w:rsidR="009C6327">
        <w:rPr>
          <w:rFonts w:ascii="Times New Roman" w:hAnsi="Times New Roman" w:cs="Times New Roman"/>
        </w:rPr>
        <w:t>et al</w:t>
      </w:r>
      <w:r w:rsidRPr="2E260C7A">
        <w:rPr>
          <w:rFonts w:ascii="Times New Roman" w:hAnsi="Times New Roman" w:cs="Times New Roman"/>
        </w:rPr>
        <w:t>., 2021)</w:t>
      </w:r>
      <w:r w:rsidRPr="2E260C7A">
        <w:rPr>
          <w:rFonts w:ascii="Times New Roman" w:hAnsi="Times New Roman" w:cs="Times New Roman"/>
        </w:rPr>
        <w:fldChar w:fldCharType="end"/>
      </w:r>
      <w:r w:rsidRPr="2E260C7A">
        <w:rPr>
          <w:rFonts w:ascii="Times New Roman" w:hAnsi="Times New Roman" w:cs="Times New Roman"/>
        </w:rPr>
        <w:t xml:space="preserve">, programiniam kodui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{"citationID":"7OW7HKep","properties":{"unsorted":true,"formattedCitation":"(Lamprecht ir kt., 2019; Chue Hong ir kt., 2022)","plainCitation":"(Lamprecht ir kt., 2019; Chue Hong ir kt., 2022)","noteIndex":0},"citationItems":[{"id":695,"uris":["http://zotero.org/users/10873074/items/U52ZFCQX"],"itemData":{"id":695,"type":"article-journal","abstract":"The FAIR Guiding Principles, published in 2016, aim to improve the findability, accessibility, interoperability and reusability of digital research objects for both humans and machines. Until now the FAIR principles have been mostly applied to research data. The ideas behind these principles are, however, also directly relevant to research software. Hence there is a distinct need to explore how the FAIR principles can be applied to software. In this work, we aim to summarize the current status of the debate around FAIR and software, as basis for the development of community-agreed principles for FAIR research software in the future. We discuss what makes software different from data with regard to the application of the FAIR principles, and which desired characteristics of research software go beyond FAIR. Then we present an analysis of where the existing principles can directly be applied to software, where they need to be adapted or reinterpreted, and where the definition of additional principles is required. Here interoperability has proven to be the most challenging principle, calling for particular attention in future discussions. Finally, we outline next steps on the way towards definite FAIR principles for research software.","container-title":"Data Science","DOI":"10.3233/DS-190026","ISSN":"2451-8484","issue":"1","language":"EN","note":"publisher: SAGE Publications","page":"37-59","source":"SAGE Journals","title":"Towards FAIR principles for research software","volume":"3","author":[{"family":"Lamprecht","given":"Anna-Lena"},{"family":"Garcia","given":"Leyla"},{"family":"Kuzak","given":"Mateusz"},{"family":"Martinez","given":"Carlos"},{"family":"Arcila","given":"Ricardo"},{"family":"Martin Del Pico","given":"Eva"},{"family":"Dominguez Del Angel","given":"Victoria"},{"family":"Sandt","given":"Stephanie","non-dropping-particle":"van de"},{"family":"Ison","given":"Jon"},{"family":"Martinez","given":"Paula Andrea"},{"family":"McQuilton","given":"Peter"},{"family":"Valencia","given":"Alfonso"},{"family":"Harrow","given":"Jennifer"},{"family":"Psomopoulos","given":"Fotis"},{"family":"Gelpi","given":"Josep Ll."},{"family":"Chue Hong","given":"Neil"},{"family":"Goble","given":"Carole"},{"family":"Capella-Gutierrez","given":"Salvador"}],"issued":{"date-parts":[["2019"]]}}},{"id":697,"uris":["http://zotero.org/users/10873074/items/PT4CEEBI"],"itemData":{"id":697,"type":"article-journal","abstract":"To improve the sharing and reuse of research software, the FAIR for Research Software (FAIR4RS) Working Group has applied the FAIR Guiding Principles for scientific data management and stewardship to research software, bringing together existing and new community efforts. Many of the FAIR Guiding Principles can be directly applied to research software by treating software and data as similar digital research objects. However, specific characteristics of software — such as its executability, composite nature, and continuous evolution and versioning — make it necessary to revise and extend the principles.\n\n\nThis document presents the first version of the FAIR Principles for Research Software (FAIR4RS Principles), and includes explanatory text to aid adoption. It is an outcome of the FAIR for Research Software Working Group (FAIR4RS WG) based on community consultations that started in 2019.\n\n\nThe FAIR for Research Software Working Group was jointly convened as a Research Data Alliance (RDA) Working Group, FORCE11 Working Group, and Research Software Alliance (ReSA) Task Force.\n\n\nThe RDA Software Source Code Interest Group is the maintenance home for the principles. Concerns or queries about the principles can be raised at RDA plenary events organized by the SSC IG, where there may be opportunities for adopters to report back on progress. The full maintenance and retirement plan for the principles can be found on the RDA website.","language":"eng","note":"publisher: Zenodo","source":"Zenodo","title":"FAIR Principles for Research Software (FAIR4RS Principles)","URL":"https://zenodo.org/records/6623556","author":[{"family":"Chue Hong","given":"Neil P."},{"family":"Katz","given":"Daniel S."},{"family":"Barker","given":"Michelle"},{"family":"Lamprecht","given":"Anna-Lena"},{"family":"Martinez","given":"Carlos"},{"family":"Psomopoulos","given":"Fotis E."},{"family":"Harrow","given":"Jen"},{"family":"Castro","given":"Leyla Jael"},{"family":"Gruenpeter","given":"Morane"},{"family":"Martinez","given":"Paula Andrea"},{"family":"Honeyman","given":"Tom"},{"family":"Struck","given":"Alexander"},{"family":"Lee","given":"Allen"},{"family":"Loewe","given":"Axel"},{"family":"Werkhoven","given":"Ben","non-dropping-particle":"van"},{"family":"Jones","given":"Catherine"},{"family":"Garijo","given":"Daniel"},{"family":"Plomp","given":"Esther"},{"family":"Genova","given":"Francoise"},{"family":"Shanahan","given":"Hugh"},{"family":"Leng","given":"Joanna"},{"family":"Hellström","given":"Maggie"},{"family":"Sandström","given":"Malin"},{"family":"Sinha","given":"Manodeep"},{"family":"Kuzak","given":"Mateusz"},{"family":"Herterich","given":"Patricia"},{"family":"Zhang","given":"Qian"},{"family":"Islam","given":"Sharif"},{"family":"Sansone","given":"Susanna-Assunta"},{"family":"Pollard","given":"Tom"},{"family":"Atmojo","given":"Udayanto Dwi"},{"family":"Williams","given":"Alan"},{"family":"Czerniak","given":"Andreas"},{"family":"Niehues","given":"Anna"},{"family":"Fouilloux","given":"Anne Claire"},{"family":"Desinghu","given":"Bala"},{"f</w:instrText>
      </w:r>
      <w:r w:rsidRPr="2E260C7A">
        <w:rPr>
          <w:rFonts w:ascii="Times New Roman" w:hAnsi="Times New Roman" w:cs="Times New Roman"/>
          <w:lang w:val="es-ES"/>
        </w:rPr>
        <w:instrText xml:space="preserve">amily":"Goble","given":"Carole"},{"family":"Richard","given":"Céline"},{"family":"Gray","given":"Charles"},{"family":"Erdmann","given":"Chris"},{"family":"Nüst","given":"Daniel"},{"family":"Tartarini","given":"Daniele"},{"family":"Ranguelova","given":"Elena"},{"family":"Anzt","given":"Hartwig"},{"family":"Todorov","given":"Ilian"},{"family":"McNally","given":"James"},{"family":"Moldon","given":"Javier"},{"family":"Burnett","given":"Jessica"},{"family":"Garrido-Sánchez","given":"Julián"},{"family":"Belhajjame","given":"Khalid"},{"family":"Sesink","given":"Laurents"},{"family":"Hwang","given":"Lorraine"},{"family":"Tovani-Palone","given":"Marcos Roberto"},{"family":"Wilkinson","given":"Mark D."},{"family":"Servillat","given":"Mathieu"},{"family":"Liffers","given":"Matthias"},{"family":"Fox","given":"Merc"},{"family":"Miljković","given":"Nadica"},{"family":"Lynch","given":"Nick"},{"family":"Martinez Lavanchy","given":"Paula"},{"family":"Gesing","given":"Sandra"},{"family":"Stevens","given":"Sarah"},{"family":"Martinez Cuesta","given":"Sergio"},{"family":"Peroni","given":"Silvio"},{"family":"Soiland-Reyes","given":"Stian"},{"family":"Bakker","given":"Tom"},{"family":"Rabemanantsoa","given":"Tovo"},{"family":"Sochat","given":"Vanessa"},{"family":"Yehudi","given":"Yo"},{"family":"WG","given":"RDA FAIR4RS"}],"accessed":{"date-parts":[["2025",7,24]]},"issued":{"date-parts":[["2022",5,24]]}}}],"schema":"https://github.com/citation-style-language/schema/raw/master/csl-citation.json"}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(Lamprecht </w:t>
      </w:r>
      <w:r w:rsidR="009C6327">
        <w:rPr>
          <w:rFonts w:ascii="Times New Roman" w:hAnsi="Times New Roman" w:cs="Times New Roman"/>
        </w:rPr>
        <w:t>et al</w:t>
      </w:r>
      <w:r w:rsidRPr="2E260C7A">
        <w:rPr>
          <w:rFonts w:ascii="Times New Roman" w:hAnsi="Times New Roman" w:cs="Times New Roman"/>
        </w:rPr>
        <w:t xml:space="preserve">., 2019; Chue Hong </w:t>
      </w:r>
      <w:r w:rsidR="009C6327">
        <w:rPr>
          <w:rFonts w:ascii="Times New Roman" w:hAnsi="Times New Roman" w:cs="Times New Roman"/>
        </w:rPr>
        <w:t>et al</w:t>
      </w:r>
      <w:r w:rsidRPr="2E260C7A">
        <w:rPr>
          <w:rFonts w:ascii="Times New Roman" w:hAnsi="Times New Roman" w:cs="Times New Roman"/>
        </w:rPr>
        <w:t>., 2022)</w:t>
      </w:r>
      <w:r w:rsidRPr="2E260C7A">
        <w:rPr>
          <w:rFonts w:ascii="Times New Roman" w:hAnsi="Times New Roman" w:cs="Times New Roman"/>
        </w:rPr>
        <w:fldChar w:fldCharType="end"/>
      </w:r>
      <w:r w:rsidRPr="2E260C7A">
        <w:rPr>
          <w:rFonts w:ascii="Times New Roman" w:hAnsi="Times New Roman" w:cs="Times New Roman"/>
        </w:rPr>
        <w:t xml:space="preserve">, kompiuterinėms simuliacijoms </w:t>
      </w:r>
      <w:r w:rsidRPr="2E260C7A">
        <w:rPr>
          <w:rFonts w:ascii="Times New Roman" w:hAnsi="Times New Roman" w:cs="Times New Roman"/>
        </w:rPr>
        <w:fldChar w:fldCharType="begin"/>
      </w:r>
      <w:r w:rsidRPr="2E260C7A">
        <w:rPr>
          <w:rFonts w:ascii="Times New Roman" w:hAnsi="Times New Roman" w:cs="Times New Roman"/>
          <w:lang w:val="es-ES"/>
        </w:rPr>
        <w:instrText xml:space="preserve"> ADDIN ZOTERO_ITEM CSL_CITATION {"citationID":"4RkE5UGz","properties":{"formattedCitation":"(Stueber &amp; Frey, 2022)","plainCitation":"(Stueber &amp; Frey, 2022)","noteIndex":0},"citationItems":[{"id":652,"uris":["http://zotero.org/users/10873074/items/PU9J7HQZ"],"itemData":{"id":652,"type":"article-journal","abstract":"Modelling and simulation are important tools in engineering. However, creating models requires expertise and time. Thus, it is desirable to reuse models. In distributed development processes, models also need to be interoperable. In the scientific community, the FAIR-principles are discussed as guiding principles to improve the transparency and reproducibility of scientific results. In addition to interoperability and reusability, the principles also demand that data should be findable and accessible. This contribution applies the principles to models. Specifically, models in the form of functional mock-up units (FMUs), are amended by metadata and published using Semantic Web technologies.","container-title":"ATP Magazine","ISSN":"2190-4111, 2364-3137","issue":"10","journalAbbreviation":"ATP Mag.","language":"German","note":"number-of-pages: 8\npublisher-place: Munchen\npublisher: Div Deutscher Industrieverlag Gmbh\nWeb of Science ID: WOS:000946311700005","page":"58-65","source":"Clarivate Analytics Web of Science","title":"FAIRness for models and simulations","author":[{"family":"Stueber","given":"Moritz"},{"family":"Frey","given":"Georg"}],"issued":{"date-parts":[["2022"]]}}}],"schema":"https://github.com/citation-style-language/schema/raw/master/csl-citation.json"}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(Stueber &amp; Frey, 2022)</w:t>
      </w:r>
      <w:r w:rsidRPr="2E260C7A">
        <w:rPr>
          <w:rFonts w:ascii="Times New Roman" w:hAnsi="Times New Roman" w:cs="Times New Roman"/>
        </w:rPr>
        <w:fldChar w:fldCharType="end"/>
      </w:r>
      <w:r w:rsidRPr="2E260C7A">
        <w:rPr>
          <w:rFonts w:ascii="Times New Roman" w:hAnsi="Times New Roman" w:cs="Times New Roman"/>
        </w:rPr>
        <w:t xml:space="preserve"> ir objektų skaitmeniniams dvyniams </w:t>
      </w:r>
      <w:r w:rsidRPr="2E260C7A">
        <w:rPr>
          <w:rFonts w:ascii="Times New Roman" w:hAnsi="Times New Roman" w:cs="Times New Roman"/>
        </w:rPr>
        <w:fldChar w:fldCharType="begin"/>
      </w:r>
      <w:r w:rsidRPr="2E260C7A">
        <w:rPr>
          <w:rFonts w:ascii="Times New Roman" w:hAnsi="Times New Roman" w:cs="Times New Roman"/>
          <w:lang w:val="es-ES"/>
        </w:rPr>
        <w:instrText xml:space="preserve"> ADDIN ZOTERO_ITEM CSL_CITATION {"citationID":"fgpY11hV","properties":{"formattedCitation":"(Peters &amp; Schindler, 2024)","plainCitation":"(Peters &amp; Schindler, 2024)","noteIndex":0},"citationItems":[{"id":675,"uris":["http://zotero.org/users/10873074/items/U77DT62N"],"itemData":{"id":675,"type":"article-journal","abstract":"The continuing drive towards digitization in manufacturing leads to an increasing number of digital twins for monitoring and controlling all kinds of processes. While these capture crucial data of all individual steps and allow for analysis and optimization, more often than not the underlying models are confined to individual systems or organizations. This hinders data exchange, especially across institutional borders and thus represents an important barrier for economic success. Similar challenges in the scientific community led to the emergence of the FAIR principles (Findable, Accessible, Interoperable, and Reusable) as guidelines towards a sustainable data landscape. Despite the growing presence within academia, their transfer to industry has not yet received similar attention. We argue that the existing efforts and experiences in science can be exploited to address current data management challenges in industry as well. An improved data exchange within organizations and beyond can not just lower costs, but also opens up new opportunities ranging from discovering new suppliers or partners to improving existing value chains.","container-title":"CEAS Space Journal","DOI":"10.1007/s12567-023-00506-y","ISSN":"1868-2502, 1868-2510","issue":"3","journalAbbreviation":"CEAS Space J.","language":"English","note":"number-of-pages: 8\npublisher-place: Vienna\npublisher: Springer Wien\nWeb of Science ID: WOS:000996187400001","page":"367-374","source":"Clarivate Analytics Web of Science","title":"FAIR for digital twins","volume":"16","author":[{"family":"Peters","given":"Diana"},{"family":"Schindler","given":"Sirko"}],"issued":{"date-parts":[["2024",5]]}}}],"schema":"https://github.com/citation-style-language/schema/raw/master/csl-citation.json"}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(Peters &amp; Schindler, 2024)</w:t>
      </w:r>
      <w:r w:rsidRPr="2E260C7A">
        <w:rPr>
          <w:rFonts w:ascii="Times New Roman" w:hAnsi="Times New Roman" w:cs="Times New Roman"/>
        </w:rPr>
        <w:fldChar w:fldCharType="end"/>
      </w:r>
      <w:r w:rsidRPr="2E260C7A">
        <w:rPr>
          <w:rFonts w:ascii="Times New Roman" w:hAnsi="Times New Roman" w:cs="Times New Roman"/>
        </w:rPr>
        <w:t xml:space="preserve">. Nuolat gausėjančiose mokslinėse publikacijose ir konferencijų pranešimuose aptariami ne tik teoriniai FAIR principų pritaikymo aspektai, bet ir siūlomos praktinių sprendimų koncepcijos ar aprašomi jau įvykę pilotiniai projektai (pvz. </w:t>
      </w:r>
      <w:r w:rsidRPr="2E260C7A">
        <w:rPr>
          <w:rFonts w:ascii="Times New Roman" w:hAnsi="Times New Roman" w:cs="Times New Roman"/>
        </w:rPr>
        <w:fldChar w:fldCharType="begin"/>
      </w:r>
      <w:r w:rsidRPr="2E260C7A">
        <w:rPr>
          <w:rFonts w:ascii="Times New Roman" w:hAnsi="Times New Roman" w:cs="Times New Roman"/>
          <w:lang w:val="es-ES"/>
        </w:rPr>
        <w:instrText xml:space="preserve"> ADDIN ZOTERO_ITEM CSL_CITATION {"citationID":"pgFmClEZ","properties":{"unsorted":true,"formattedCitation":"(Celebi ir kt., 2020; Schultes ir kt., 2020; Frey &amp; Hellmann, 2021; Bonino ir kt., 2023; Paulus &amp; Biskup, 2023; Santos ir kt., 2023; Singh ir kt., 2025)","plainCitation":"(Celebi ir kt., 2020; Schultes ir kt., 2020; Frey &amp; Hellmann, 2021; Bonino ir kt., 2023; Paulus &amp; Biskup, 2023; Santos ir kt., 2023; Singh ir kt., 2025)","dontUpdate":true,"noteIndex":0},"citationItems":[{"id":641,"uris":["http://zotero.org/users/10873074/items/72MTFRUT"],"itemData":{"id":641,"type":"article-journal","abstract":"It is essential for the advancement of science that researchers share, reuse and reproduce each other's workflows and protocols. The FAIR principles are a set of guidelines that aim to maximize the value and usefulness of research data, and emphasize the importance of making digital objects findable and reusable by others. The question of how to apply these principles not just to data but also to the workflows and protocols that consume and produce them is still under debate and poses a number of challenges. In this paper we describe a two-fold approach of simultaneously applying the FAIR principles to scientific workflows as well as the involved </w:instrText>
      </w:r>
      <w:r w:rsidRPr="2E260C7A">
        <w:rPr>
          <w:rFonts w:ascii="Times New Roman" w:hAnsi="Times New Roman" w:cs="Times New Roman"/>
        </w:rPr>
        <w:instrText xml:space="preserve">data. We apply and evaluate our approach on the case of the PREDICT workflow, a highly cited drug repurposing workflow. This includes FAIRification of the involved datasets, as well as applying semantic technologies to represent and store data about the detailed versions of the general protocol, of the concrete workflow instructions, and of their execution traces. We propose a semantic model to address these specific requirements and was evaluated by answering competency questions. This semantic model consists of classes and relations from a number of existing ontologies, including Workflow4ever, PROV, EDAM, and BPMN. This allowed us then to formulate and answer new kinds of competency questions. Our evaluation shows the high degree to which our FAIRified OpenPREDICT workflow now adheres to the FAIR principles and the practicality and usefulness of being able to answer our new competency questions.","container-title":"PeerJ Computer Science","DOI":"10.7717/peerj-cs.281","ISSN":"2376-5992","journalAbbreviation":"PeerJ Comput. Sci.","language":"English","note":"number-of-pages: 29\npublisher-place: London\npublisher: PeerJ Inc\nWeb of Science ID: WOS:000572168400001","page":"e281","source":"Clarivate Analytics Web of Science","title":"Towards FAIR protocols and workflows: the OpenPREDICT use case","title-short":"Towards FAIR protocols and workflows","author":[{"family":"Celebi","given":"Remzi"},{"family":"Moreira","given":"Joao Rebelo"},{"family":"Hassan","given":"Ahmed A."},{"family":"Ayyar","given":"Sandeep"},{"family":"Ridder","given":"Lars"},{"family":"Kuhn","given":"Tobias"},{"family":"Dumontier","given":"Michel"}],"issued":{"date-parts":[["2020",9,21]]}}},{"id":638,"uris":["http://zotero.org/users/10873074/items/73JWS2AI"],"itemData":{"id":638,"type":"paper-conference","abstract":"Powerful incentives are driving the adoption of FAIR practices among a broad cross-section of stakeholders. This adoption process must factor in numerous considerations regarding the use of both domain-specific and infrastructural resources. These considerations must be made for each of the FAIR Guiding Principles and include supra-domain objectives such as the maximum reuse of existing resources (i.e., minimised reinvention of the wheel) or maximum interoperation with existing FAIR data and services. Despite the complexity of this task, it is likely that the majority of the decisions will be repeated across communities and that communities can expedite their own FAIR adoption process by judiciously reusing the implementation choices already made by others. To leverage these redundancies and accelerate convergence onto widespread reuse of FAIR implementations, we have developed the concept of FAIR Implementation Profile (FIP) that captures the comprehensive set of implementation choicesmade at the discretion of individual communities of practice. The collection of community-specific FIPs compose an online resource called the FIP Convergence Matrix which can be used to track the evolving landscape of FAIR implementations and inform optimisation around reuse and interoperation. Ready-made and well-tested FIPs created by trusted communities will find widespread reuse among other communities and could vastly accelerate decision making on well-informed implementations of the FAIR Principles within and particularly between domains.","container-title":"Advances in Conceptual Modeling. ER 2020","DOI":"10.1007/978-3-030-65847-2_13","event-place":"Cham","event-title":"39th International Conference on Conceptual Modeling (ER)","ISBN":"978-3-030-65847-2","language":"English","note":"ISSN: 0302-9743, 1611-3349\nnumber-of-pages: 10\ncollection-title: Lecture Notes in Computer Science\nWeb of Science ID: WOS:000604160100013","page":"138-147","publisher":"Springer","publisher-place":"Cham","source":"Clarivate Analytics Web of Science","title":"Reusable FAIR Implementation Profiles as Accelerators of FAIR Convergence","URL":"https://link.springer.com/chapter/10.1007/978-3-030-65847-2_13","volume":"12584","author":[{"family":"Schultes","given":"Erik"},{"family":"Magagna","given":"Barbara"},{"family":"Hettne","given":"Kristina Maria"},{"family":"Pergl","given":"Robert"},{"family":"Suchanek","given":"Marek"},{"family":"Kuhn","given":"Tobias"}],"editor":[{"family":"Grossmann","given":"G."},{"family":"Ram","given":"S."}],"accessed":{"date-parts":[["2025",7,24]]},"issued":{"date-parts":[["2020"]]}}},{"id":645,"uris":["http://zotero.org/users/10873074/items/ZXLE86KW"],"itemData":{"id":645,"type":"paper-conference","abstract":"Although many FAIR principles could be fulfilled by 5-star Linked Open Data, the successful realization of FAIR poses a multitude of challenges. FAIR publishing and retrieval of Linked Data is still rather a FAIRytale than reality, for users and machines. In this paper, we give an overview on four major approaches that tackle individual challenges of FAIR data and present our vision of a FAIR Linked Data backbone. We propose 1) DBpedia Databus - a flexible, heavily automatable dataset management and publishing platform based on DatalD metadata; that is extended by 2) the novel Databus Mods architecture which allows for flexible, unified, community-specific metadata extensions and (search/annotation) overlay systems; 3) DBpedia Archivo an archiving solution for unified handling and improvement of FAIRness for ontologies on publisher and consumer side; as well as 4) the DBpedia Global ID management and lookup services to cluster and discover equivalent entities and properties","container-title":"Companion Proceedings of the Web Conference 2021 (WWW '21)","DOI":"10.1145/3442442.3451364","event-place":"New York","event-title":"30th World Wide Web (WWW) Conference (WebConf)","ISBN":"978-1-4503-8313-4","language":"English","note":"number-of-pages: 5\nWeb of Science ID: WOS:000749534900072","page":"431-435","publisher":"Association for Computing Machinery","publisher-place":"New York","source":"Clarivate Analytics Web of Science","title":"FAIR Linked Data - Towards a Linked Data Backbone for Users and Machines","URL":"https://dl.acm.org/doi/10.1145/3442442.3451364","author":[{"family":"Frey","given":"Johannes"},{"family":"Hellmann","given":"Sebastian"}],"accessed":{"date-parts":[["2025",7,24]]},"issued":{"date-parts":[["2021"]]}}},{"id":731,"uris":["http://zotero.org/users/10873074/items/3SEHEHUU"],"itemData":{"id":731,"type":"book","edition":"Working Draft, v1.2","title":"FAIR Data Point","URL":"https://specs.fairdatapoint.org/fdp-specs-v1.2.html","author":[{"family":"Bonino","given":"Luiz Olavo"},{"family":"Burger","given":"Kees"},{"family":"Kaliyaperumal","given":"Rajaram"}],"issued":{"date-parts":[["2023",10,20]]}}},{"id":673,"uris":["http://zotero.org/users/10873074/items/A7H5K724"],"itemData":{"id":673,"type":"article-journal","abstract":"Information, i.e. data, is regarded as the new oil in the 21st century. The impact of this statement from economics for science and the research community is reflected in the hugely increasing number of machine-learning and artificial intelligence applications that were one driving force behind writing out the FAIR principles. However, any form of data (re)use requires the provenance of the data to be recorded. Hence, recording metadata during data acquisition is both an essential aspect of and as old as science itself. Here, we discuss the why, when, what, and how of research data documentation and present a simple textual file format termed Infofile developed for this purpose. This format allows researchers in the lab to record all relevant metadata during data acquisition in a user-friendly and obvious way while minimising any external dependencies. The resulting machine-actionable metadata in turn allow processing and analysis software to access relevant information, besides making the research data more reproducible and FAIRer. By demonstrating a simple, yet powerful and proven solution to the problem of metadata recording during data acquisition, we anticipate the Infofile format and its underlying principles to have great impact on the reproducibility and hence quality of science, particularly in the field of “little science” lacking established and well-developed software toolchains and standards.","container-title":"Digital Discovery","DOI":"10.1039/D2DD00131D","ISSN":"2635-098X","issue":"1","journalAbbreviation":"Digital Discovery","language":"en","note":"publisher: RSC","page":"234-244","source":"pubs.rsc.org","title":"Towards more reproducible and FAIRer research data: documenting provenance during data acquisition using the Infofile format","title-short":"Towards more reproducible and FAIRer research data","volume":"2","author":[{"family":"Paulus","given":"Bernd"},{"family":"Biskup","given":"Till"}],"issued":{"date-parts":[["2023",2,13]]}}},{"id":671,"uris":["http://zotero.org/users/10873074/items/I6DZIF6S"],"itemData":{"id":671,"type":"paper-conference","abstract":"The FAIR principles define a number of expected behaviours for the data and services ecosystem with the goal of improving the findability, accessibility, interoperability, and reusability of digital objects. A key aspiration of the principles is that they would lead to a scenario where autonomous computational agents are capable of performing a \"self-guided exploration of the global data ecosystem,\" and act properly with the encountered variety of types, formats, access mechanisms and protocols. The lack of consistent support for some of these expected behaviours by current information infrastructures such as the internet and the World Wide Web motivated the emergence, in the last years, of initiatives such as the FAIR Digital Object (FDO) movement. The FDO aims at defining an infrastructure where digital objects can be exposed and explored according to the FAIR principles. In this paper, we report the current status of the work towards an ontology-driven conceptual model for FAIR Digital Objects. The conceptual model covers aspects of digital objects that are relevant to the FAIR principles such as the distinction between metadata and the digital object it describes, the classification of digital objects in terms of both their informational value and their computational representation format, and the relation between different types of FAIR Digital Objects.","container-title":"Formal Ontology in Information Systems, FOIS 2023","DOI":"10.3233/FAIA231131","event-place":"Amsterdam","event-title":"13th Formal Ontology in Information Systems Conference (FOIS)","ISBN":"978-1-64368-468-0","language":"English","note":"ISSN: 0922-6389, 1879-8314\nnumber-of-pages: 15\ncollection-title: Frontiers in Artificial Intelligence and Applications\nWeb of Science ID: WOS:001175523300016","page":"227-241","publisher":"Ios Press","publisher-place":"Amsterdam","source":"Clarivate Analytics Web of Science","title":"Towards a Conceptual Model for the FAIR Digital Object Framework","URL":"https://ebooks.iospress.nl/doi/10.3233/FAIA231131","volume":"377","author":[{"family":"Santos","given":"Luiz Olavo Bonino Da Silva"},{"family":"Sales","given":"Tiago Prince"},{"family":"Fonseca","given":"Claudenir M."},{"family":"Guizzardi","given":"Giancarlo"}],"editor":[{"family":"Aussenac-Gilles","given":"N."},{"family":"Hahmann","given":"T."},{"family":"Galton","given":"A."},{"family":"Hedblom","given":"M. M."}],"accessed":{"date-parts":[["2025",7,24]]},"issued":{"date-parts":[["2023"]]}}},{"id":684,"uris":["http://zotero.org/users/10873074/items/6VSYL8KW"],"itemData":{"id":684,"type":"paper-conference","abstract":"Data Management Plans (DMPs) are often required by organizations and funding agencies for research projects. One of the goals of DMPs is to capture how researchers plan to comply with some aspects of the Findability, Accessibility, Interoperability, and Reusability (FAIR) principles. When writing DMPs, taking into account community standards for managing and publishing research data can be a challenge for researchers. Community standards are often documented informally or communicated by word of mouth. The introduction of FAIR Implementation Profiles (FIPs) offers a structured way to capture such standards. This paper investigates with a user study, whether FIPs can serve as suggestions for aligning research data management with community standards. Through a customized interface with the related information extracted from FIPs as suggestions, we study whether participants take such suggestions into account when writing DMPs.","container-title":"Metadata and Semantic Research. MTSR 2024","DOI":"10.1007/978-3-031-81974-2_14","event-place":"Cham","event-title":"18th International Conference on Metadata and Semantics Research","ISBN":"978-3-031-81973-5","language":"English","note":"ISSN: 1865-0929, 1865-0937\nnumber-of-pages: 13\ncollection-title: Communications in Computer and Information Science\nWeb of Science ID: WOS:001456025100014","page":"159-171","publisher":"Springer","publisher-place":"Cham","source":"Clarivate Analytics Web of Science","title":"Aligning Data Management Plans with Community Standards Using FAIR Implementation Profiles","URL":"https://link.springer.com/chapter/10.1007/978-3-031-81974-2_14","volume":"2331","author":[{"family":"Singh","given":"Navroop K."},{"family":"Wang","given":"Shuai"},{"family":"Maineri","given":"Angelica"},{"family":"Hofstra","given":"Tycho"},{"family":"Bruyneel","given":"Mark"},{"family":"Sandt","given":"Stephanie","non-dropping-particle":"van de"},{"family":"Siebes","given":"Ronald"},{"family":"Ossenbruggen","given":"Jacco","non-dropping-particle":"van"},{"family":"Kuhn","given":"Tobias"}],"editor":[{"family":"Sfakakis","given":"M."},{"family":"Garoufallou","given":"E."},{"family":"Damigos","given":"M."},{"family":"Salaba","given":"A."},{"family":"Papatheodorou","given":"C."}],"accessed":{"date-parts":[["2025",7,24]]},"issued":{"date-parts":[["2025"]]}}}],"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Celebi </w:t>
      </w:r>
      <w:r w:rsidR="009C6327">
        <w:rPr>
          <w:rFonts w:ascii="Times New Roman" w:hAnsi="Times New Roman" w:cs="Times New Roman"/>
        </w:rPr>
        <w:t>et al</w:t>
      </w:r>
      <w:r w:rsidRPr="2E260C7A">
        <w:rPr>
          <w:rFonts w:ascii="Times New Roman" w:hAnsi="Times New Roman" w:cs="Times New Roman"/>
        </w:rPr>
        <w:t xml:space="preserve">., 2020; Schultes </w:t>
      </w:r>
      <w:r w:rsidR="009C6327">
        <w:rPr>
          <w:rFonts w:ascii="Times New Roman" w:hAnsi="Times New Roman" w:cs="Times New Roman"/>
        </w:rPr>
        <w:t>et al</w:t>
      </w:r>
      <w:r w:rsidRPr="2E260C7A">
        <w:rPr>
          <w:rFonts w:ascii="Times New Roman" w:hAnsi="Times New Roman" w:cs="Times New Roman"/>
        </w:rPr>
        <w:t xml:space="preserve">., 2020; Frey &amp; Hellmann, 2021; Bonino </w:t>
      </w:r>
      <w:r w:rsidR="009C6327">
        <w:rPr>
          <w:rFonts w:ascii="Times New Roman" w:hAnsi="Times New Roman" w:cs="Times New Roman"/>
        </w:rPr>
        <w:t>et al</w:t>
      </w:r>
      <w:r w:rsidRPr="2E260C7A">
        <w:rPr>
          <w:rFonts w:ascii="Times New Roman" w:hAnsi="Times New Roman" w:cs="Times New Roman"/>
        </w:rPr>
        <w:t xml:space="preserve">., 2023; Paulus &amp; Biskup, 2023; Santos </w:t>
      </w:r>
      <w:r w:rsidR="009C6327">
        <w:rPr>
          <w:rFonts w:ascii="Times New Roman" w:hAnsi="Times New Roman" w:cs="Times New Roman"/>
        </w:rPr>
        <w:t>et al</w:t>
      </w:r>
      <w:r w:rsidRPr="2E260C7A">
        <w:rPr>
          <w:rFonts w:ascii="Times New Roman" w:hAnsi="Times New Roman" w:cs="Times New Roman"/>
        </w:rPr>
        <w:t xml:space="preserve">., 2023; Singh </w:t>
      </w:r>
      <w:r w:rsidR="009C6327">
        <w:rPr>
          <w:rFonts w:ascii="Times New Roman" w:hAnsi="Times New Roman" w:cs="Times New Roman"/>
        </w:rPr>
        <w:t>et al</w:t>
      </w:r>
      <w:r w:rsidRPr="2E260C7A">
        <w:rPr>
          <w:rFonts w:ascii="Times New Roman" w:hAnsi="Times New Roman" w:cs="Times New Roman"/>
        </w:rPr>
        <w:t>., 2025)</w:t>
      </w:r>
      <w:r w:rsidRPr="2E260C7A">
        <w:rPr>
          <w:rFonts w:ascii="Times New Roman" w:hAnsi="Times New Roman" w:cs="Times New Roman"/>
        </w:rPr>
        <w:fldChar w:fldCharType="end"/>
      </w:r>
      <w:r w:rsidRPr="2E260C7A">
        <w:rPr>
          <w:rFonts w:ascii="Times New Roman" w:hAnsi="Times New Roman" w:cs="Times New Roman"/>
        </w:rPr>
        <w:t xml:space="preserve">. </w:t>
      </w:r>
    </w:p>
    <w:p w:rsidR="00762F81" w:rsidP="3C1418B1" w:rsidRDefault="00762F81" w14:paraId="170D50A4" w14:textId="77777777">
      <w:pPr>
        <w:rPr>
          <w:rFonts w:ascii="Times New Roman" w:hAnsi="Times New Roman" w:cs="Times New Roman"/>
        </w:rPr>
      </w:pPr>
    </w:p>
    <w:p w:rsidRPr="00762F81" w:rsidR="00BD026C" w:rsidP="3C1418B1" w:rsidRDefault="00BD026C" w14:paraId="5DB8AF76" w14:textId="6926F837">
      <w:pPr>
        <w:rPr>
          <w:rFonts w:ascii="Times New Roman" w:hAnsi="Times New Roman" w:cs="Times New Roman"/>
          <w:b/>
          <w:bCs/>
        </w:rPr>
      </w:pPr>
      <w:r w:rsidRPr="2E260C7A">
        <w:rPr>
          <w:rFonts w:ascii="Times New Roman" w:hAnsi="Times New Roman" w:cs="Times New Roman"/>
          <w:b/>
          <w:bCs/>
        </w:rPr>
        <w:t>FAIR principų turinys</w:t>
      </w:r>
    </w:p>
    <w:p w:rsidRPr="00BB081A" w:rsidR="00BD026C" w:rsidP="3C1418B1" w:rsidRDefault="73D0D974" w14:paraId="11301A49" w14:textId="32BA0120">
      <w:pPr>
        <w:ind w:firstLine="567"/>
        <w:rPr>
          <w:rFonts w:ascii="Times New Roman" w:hAnsi="Times New Roman" w:cs="Times New Roman"/>
        </w:rPr>
      </w:pPr>
      <w:r w:rsidRPr="2E260C7A">
        <w:rPr>
          <w:rFonts w:ascii="Times New Roman" w:hAnsi="Times New Roman" w:cs="Times New Roman"/>
        </w:rPr>
        <w:t xml:space="preserve">„FAIR“ – tai akronimas, lengvai įsimenama forma pateikiantis duomenų paruošimo mašininiam apdorojimui ir tinkamam bei patogiam tvarkymui gaires. Akronimas sudarytas iš rekomenduojamas duomenų savybes nusakančių angliškų būdvardžių pirmųjų raidžių: </w:t>
      </w:r>
      <w:commentRangeStart w:id="316"/>
      <w:commentRangeStart w:id="317"/>
      <w:r w:rsidRPr="2E260C7A">
        <w:rPr>
          <w:rFonts w:ascii="Times New Roman" w:hAnsi="Times New Roman" w:cs="Times New Roman"/>
          <w:i/>
          <w:iCs/>
        </w:rPr>
        <w:t xml:space="preserve">Findable </w:t>
      </w:r>
      <w:r w:rsidRPr="2E260C7A">
        <w:rPr>
          <w:rFonts w:ascii="Times New Roman" w:hAnsi="Times New Roman" w:cs="Times New Roman"/>
        </w:rPr>
        <w:t>(Surandami),</w:t>
      </w:r>
      <w:r w:rsidRPr="2E260C7A">
        <w:rPr>
          <w:rFonts w:ascii="Times New Roman" w:hAnsi="Times New Roman" w:cs="Times New Roman"/>
          <w:i/>
          <w:iCs/>
        </w:rPr>
        <w:t xml:space="preserve"> Accessible </w:t>
      </w:r>
      <w:r w:rsidRPr="2E260C7A">
        <w:rPr>
          <w:rFonts w:ascii="Times New Roman" w:hAnsi="Times New Roman" w:cs="Times New Roman"/>
        </w:rPr>
        <w:t xml:space="preserve">(Prieinami), </w:t>
      </w:r>
      <w:r w:rsidRPr="2E260C7A">
        <w:rPr>
          <w:rFonts w:ascii="Times New Roman" w:hAnsi="Times New Roman" w:cs="Times New Roman"/>
          <w:i/>
          <w:iCs/>
        </w:rPr>
        <w:t>Interoperable</w:t>
      </w:r>
      <w:commentRangeEnd w:id="316"/>
      <w:r w:rsidRPr="2E260C7A">
        <w:rPr>
          <w:rStyle w:val="Komentaronuoroda"/>
          <w:rFonts w:ascii="Times New Roman" w:hAnsi="Times New Roman" w:cs="Times New Roman"/>
          <w:i/>
          <w:iCs/>
          <w:sz w:val="24"/>
          <w:szCs w:val="24"/>
        </w:rPr>
        <w:commentReference w:id="316"/>
      </w:r>
      <w:commentRangeEnd w:id="317"/>
      <w:r>
        <w:rPr>
          <w:rStyle w:val="CommentReference"/>
        </w:rPr>
        <w:commentReference w:id="317"/>
      </w:r>
      <w:r w:rsidRPr="2E260C7A">
        <w:rPr>
          <w:rFonts w:ascii="Times New Roman" w:hAnsi="Times New Roman" w:cs="Times New Roman"/>
          <w:i/>
          <w:iCs/>
        </w:rPr>
        <w:t xml:space="preserve"> </w:t>
      </w:r>
      <w:r w:rsidRPr="2E260C7A">
        <w:rPr>
          <w:rFonts w:ascii="Times New Roman" w:hAnsi="Times New Roman" w:cs="Times New Roman"/>
        </w:rPr>
        <w:t xml:space="preserve">(Sąveikūs), </w:t>
      </w:r>
      <w:r w:rsidRPr="2E260C7A">
        <w:rPr>
          <w:rFonts w:ascii="Times New Roman" w:hAnsi="Times New Roman" w:cs="Times New Roman"/>
          <w:i/>
          <w:iCs/>
        </w:rPr>
        <w:t xml:space="preserve">Reusable </w:t>
      </w:r>
      <w:r w:rsidRPr="2E260C7A">
        <w:rPr>
          <w:rFonts w:ascii="Times New Roman" w:hAnsi="Times New Roman" w:cs="Times New Roman"/>
        </w:rPr>
        <w:t>(Pakartotinai panaudojami). Toliau pateikiamas kiekvienos iš šių sąvokų paaiškinimas</w:t>
      </w:r>
      <w:r w:rsidRPr="2E260C7A" w:rsidR="4AB0B2F9">
        <w:rPr>
          <w:rFonts w:ascii="Times New Roman" w:hAnsi="Times New Roman" w:cs="Times New Roman"/>
        </w:rPr>
        <w:t xml:space="preserve"> ir jos įgyvendinimui keliami reikalavimai</w:t>
      </w:r>
      <w:r w:rsidRPr="2E260C7A">
        <w:rPr>
          <w:rFonts w:ascii="Times New Roman" w:hAnsi="Times New Roman" w:cs="Times New Roman"/>
        </w:rPr>
        <w:t xml:space="preserve">. </w:t>
      </w:r>
      <w:r>
        <w:br/>
      </w:r>
      <w:r>
        <w:br/>
      </w:r>
      <w:r>
        <w:rPr>
          <w:noProof/>
        </w:rPr>
        <w:drawing>
          <wp:inline distT="0" distB="0" distL="0" distR="0" wp14:anchorId="3AF3482F" wp14:editId="79720108">
            <wp:extent cx="6181725" cy="2590800"/>
            <wp:effectExtent l="0" t="0" r="0" b="0"/>
            <wp:docPr id="530366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622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81725" cy="2590800"/>
                    </a:xfrm>
                    <a:prstGeom prst="rect">
                      <a:avLst/>
                    </a:prstGeom>
                  </pic:spPr>
                </pic:pic>
              </a:graphicData>
            </a:graphic>
          </wp:inline>
        </w:drawing>
      </w:r>
    </w:p>
    <w:p w:rsidRPr="00BB081A" w:rsidR="00C703D3" w:rsidP="3C1418B1" w:rsidRDefault="00C703D3" w14:paraId="05F2883F" w14:textId="77777777">
      <w:pPr>
        <w:rPr>
          <w:rFonts w:ascii="Times New Roman" w:hAnsi="Times New Roman" w:cs="Times New Roman"/>
        </w:rPr>
      </w:pPr>
    </w:p>
    <w:p w:rsidRPr="00BB081A" w:rsidR="00C703D3" w:rsidP="3C1418B1" w:rsidRDefault="00C703D3" w14:paraId="02CA5939" w14:textId="41A22F04">
      <w:pPr>
        <w:rPr>
          <w:rFonts w:ascii="Times New Roman" w:hAnsi="Times New Roman" w:cs="Times New Roman"/>
          <w:b/>
          <w:bCs/>
        </w:rPr>
      </w:pPr>
      <w:r w:rsidRPr="2E260C7A">
        <w:rPr>
          <w:rFonts w:ascii="Times New Roman" w:hAnsi="Times New Roman" w:cs="Times New Roman"/>
          <w:b/>
          <w:bCs/>
        </w:rPr>
        <w:t>X pav.</w:t>
      </w:r>
    </w:p>
    <w:p w:rsidRPr="00BB081A" w:rsidR="00C703D3" w:rsidP="3C1418B1" w:rsidRDefault="00C703D3" w14:paraId="1623D1C6" w14:textId="77777777">
      <w:pPr>
        <w:rPr>
          <w:rFonts w:ascii="Times New Roman" w:hAnsi="Times New Roman" w:cs="Times New Roman"/>
        </w:rPr>
      </w:pPr>
    </w:p>
    <w:p w:rsidRPr="00BB081A" w:rsidR="00C703D3" w:rsidP="3C1418B1" w:rsidRDefault="00C703D3" w14:paraId="09CCD801" w14:textId="77777777">
      <w:pPr>
        <w:rPr>
          <w:rFonts w:ascii="Times New Roman" w:hAnsi="Times New Roman" w:cs="Times New Roman"/>
        </w:rPr>
      </w:pPr>
    </w:p>
    <w:p w:rsidRPr="00BB081A" w:rsidR="00C703D3" w:rsidP="3C1418B1" w:rsidRDefault="00C703D3" w14:paraId="6BC03DC2" w14:textId="77777777">
      <w:pPr>
        <w:rPr>
          <w:rFonts w:ascii="Times New Roman" w:hAnsi="Times New Roman" w:cs="Times New Roman"/>
        </w:rPr>
      </w:pPr>
    </w:p>
    <w:p w:rsidRPr="00762F81" w:rsidR="00BD026C" w:rsidP="3C1418B1" w:rsidRDefault="73D0D974" w14:paraId="7D6D22E1" w14:textId="12874DCC">
      <w:pPr>
        <w:rPr>
          <w:rFonts w:ascii="Times New Roman" w:hAnsi="Times New Roman" w:cs="Times New Roman"/>
          <w:b/>
          <w:bCs/>
        </w:rPr>
      </w:pPr>
      <w:r w:rsidRPr="2E260C7A">
        <w:rPr>
          <w:rFonts w:ascii="Times New Roman" w:hAnsi="Times New Roman" w:cs="Times New Roman"/>
          <w:b/>
          <w:bCs/>
        </w:rPr>
        <w:t xml:space="preserve">F – </w:t>
      </w:r>
      <w:r w:rsidRPr="2E260C7A">
        <w:rPr>
          <w:rFonts w:ascii="Times New Roman" w:hAnsi="Times New Roman" w:cs="Times New Roman"/>
          <w:b/>
          <w:bCs/>
          <w:i/>
          <w:iCs/>
        </w:rPr>
        <w:t>Findable</w:t>
      </w:r>
      <w:r w:rsidRPr="2E260C7A">
        <w:rPr>
          <w:rFonts w:ascii="Times New Roman" w:hAnsi="Times New Roman" w:cs="Times New Roman"/>
          <w:b/>
          <w:bCs/>
        </w:rPr>
        <w:t xml:space="preserve"> (Surandami duomenys)</w:t>
      </w:r>
    </w:p>
    <w:p w:rsidR="462439EC" w:rsidP="6F3D20FB" w:rsidRDefault="462439EC" w14:paraId="2D6EA1CF" w14:textId="5DA35F7A">
      <w:pPr>
        <w:ind w:firstLine="567"/>
        <w:rPr>
          <w:rFonts w:ascii="Times New Roman" w:hAnsi="Times New Roman" w:cs="Times New Roman"/>
        </w:rPr>
      </w:pPr>
      <w:r w:rsidRPr="2E260C7A">
        <w:rPr>
          <w:rFonts w:ascii="Times New Roman" w:hAnsi="Times New Roman" w:cs="Times New Roman"/>
        </w:rPr>
        <w:t>Surandamumo principas reikalauja, kad:</w:t>
      </w:r>
    </w:p>
    <w:p w:rsidR="4016172D" w:rsidP="392D3DFA" w:rsidRDefault="4016172D" w14:paraId="69A7DC9C" w14:textId="0EAE2984">
      <w:pPr>
        <w:pStyle w:val="Sraopastraipa"/>
        <w:numPr>
          <w:ilvl w:val="0"/>
          <w:numId w:val="1"/>
        </w:numPr>
        <w:rPr>
          <w:rFonts w:ascii="Times New Roman" w:hAnsi="Times New Roman" w:cs="Times New Roman"/>
          <w:strike w:val="1"/>
        </w:rPr>
      </w:pPr>
      <w:r w:rsidRPr="392D3DFA" w:rsidR="4016172D">
        <w:rPr>
          <w:rFonts w:ascii="Times New Roman" w:hAnsi="Times New Roman" w:cs="Times New Roman"/>
          <w:i w:val="1"/>
          <w:iCs w:val="1"/>
        </w:rPr>
        <w:t xml:space="preserve">(Meta)duomenims </w:t>
      </w:r>
      <w:r w:rsidRPr="392D3DFA" w:rsidR="65E575BF">
        <w:rPr>
          <w:rFonts w:ascii="Times New Roman" w:hAnsi="Times New Roman" w:cs="Times New Roman"/>
          <w:i w:val="1"/>
          <w:iCs w:val="1"/>
        </w:rPr>
        <w:t>būtų priskirtas</w:t>
      </w:r>
      <w:r w:rsidRPr="392D3DFA" w:rsidR="4016172D">
        <w:rPr>
          <w:rFonts w:ascii="Times New Roman" w:hAnsi="Times New Roman" w:cs="Times New Roman"/>
          <w:i w:val="1"/>
          <w:iCs w:val="1"/>
        </w:rPr>
        <w:t xml:space="preserve"> unikalus ir nuolatinis identifikatorius (pvz. DOI, URN, </w:t>
      </w:r>
      <w:r w:rsidRPr="392D3DFA" w:rsidR="4016172D">
        <w:rPr>
          <w:rFonts w:ascii="Times New Roman" w:hAnsi="Times New Roman" w:cs="Times New Roman"/>
          <w:i w:val="1"/>
          <w:iCs w:val="1"/>
        </w:rPr>
        <w:t>Handle</w:t>
      </w:r>
      <w:r w:rsidRPr="392D3DFA" w:rsidR="4016172D">
        <w:rPr>
          <w:rFonts w:ascii="Times New Roman" w:hAnsi="Times New Roman" w:cs="Times New Roman"/>
          <w:i w:val="1"/>
          <w:iCs w:val="1"/>
        </w:rPr>
        <w:t>).</w:t>
      </w:r>
      <w:r w:rsidRPr="392D3DFA" w:rsidR="2AEA736E">
        <w:rPr>
          <w:rFonts w:ascii="Times New Roman" w:hAnsi="Times New Roman" w:cs="Times New Roman"/>
        </w:rPr>
        <w:t xml:space="preserve"> </w:t>
      </w:r>
      <w:r w:rsidRPr="392D3DFA" w:rsidR="4016172D">
        <w:rPr>
          <w:rFonts w:ascii="Times New Roman" w:hAnsi="Times New Roman" w:cs="Times New Roman"/>
        </w:rPr>
        <w:t xml:space="preserve">Naudojant tokius identifikatorius, išvengiama dviprasmybių automatiškai ar rankiniu būdu ieškant duomenų rinkinių </w:t>
      </w:r>
      <w:r w:rsidRPr="392D3DFA">
        <w:rPr>
          <w:rFonts w:ascii="Times New Roman" w:hAnsi="Times New Roman" w:cs="Times New Roman"/>
        </w:rPr>
        <w:fldChar w:fldCharType="begin"/>
      </w:r>
      <w:r w:rsidRPr="392D3DFA">
        <w:rPr>
          <w:rFonts w:ascii="Times New Roman" w:hAnsi="Times New Roman" w:cs="Times New Roman"/>
        </w:rPr>
        <w:instrText xml:space="preserve"> ADDIN ZOTERO_ITEM CSL_CITATION {"citationID":"xHgNt9A0","properties":{"formattedCitation":"(McMurry ir kt., 2017)","plainCitation":"(McMurry ir kt., 2017)","noteIndex":0},"citationItems":[{"id":"ke8UHt3w/qZKDvW4m","uris":["http://zotero.org/users/14616294/items/XKSKYP47"],"itemData":{"id":203,"type":"article-journal","abstract":"In many disciplines, data are highly decentralized across thousands of online databases (repositories, registries, and knowledgebases). Wringing value from such databases depends on the discipline of data science and on the humble bricks and mortar that make integration possible; identifiers are a core component of this integration infrastructure. Drawing on our experience and on work by other groups, we outline 10 lessons we have learned about the identifier qualities and best practices that facilitate large-scale data integration. Specifically, we propose actions that identifier practitioners (database providers) should take in the design, provision and reuse of identifiers. We also outline the important considerations for those referencing identifiers in various circumstances, including by authors and data generators. While the importance and relevance of each lesson will vary by context, there is a need for increased awareness about how to avoid and manage common identifier problems, especially those related to persistence and web-accessibility/resolvability. We focus strongly on web-based identifiers in the life sciences; however, the principles are broadly relevant to other disciplines.","container-title":"PLOS Biology","DOI":"10.1371/journal.pbio.2001414","issue":"6","note":"publisher: Public Library of Science","page":"1-18","title":"Identifiers for the 21st century: How to design, provision, and reuse persistent identifiers to maximize utility and impact of life science data","volume":"15","author":[{"family":"McMurry","given":"Julie A."},{"family":"Juty","given":"Nick"},{"family":"Blomberg","given":"Niklas"},{"family":"Burdett","given":"Tony"},{"family":"Conlin","given":"Tom"},{"family":"Conte","given":"Nathalie"},{"family":"Courtot","given":"Mélanie"},{"family":"Deck","given":"John"},{"family":"Dumontier","given":"Michel"},{"family":"Fellows","given":"Donal K."},{"family":"Gonzalez-Beltran","given":"Alejandra"},{"family":"Gormanns","given":"Philipp"},{"family":"Grethe","given":"Jeffrey"},{"family":"Hastings","given":"Janna"},{"family":"Hériché","given":"Jean-Karim"},{"family":"Hermjakob","given":"Henning"},{"family":"Ison","given":"Jon C."},{"family":"Jimenez","given":"Rafael C."},{"family":"Jupp","given":"Simon"},{"family":"Kunze","given":"John"},{"family":"Laibe","given":"Camille"},{"family":"Le Novère","given":"Nicolas"},{"family":"Malone","given":"James"},{"family":"Martin","given":"Maria Jesus"},{"family":"McEntyre","given":"Johanna R."},{"family":"Morris","given":"Chris"},{"family":"Muilu","given":"Juha"},{"family":"Müller","given":"Wolfgang"},{"family":"Rocca-Serra","given":"Philippe"},{"family":"Sansone","given":"Susanna-Assunta"},{"family":"Sariyar","given":"Murat"},{"family":"Snoep","given":"Jacky L."},{"family":"Soiland-Reyes","given":"Stian"},{"family":"Stanford","given":"Natalie J."},{"family":"Swainston","given":"Neil"},{"family":"Washington","given":"Nicole"},{"family":"Williams","given":"Alan R."},{"family":"Wimalaratne","given":"Sarala M."},{"family":"Winfree","given":"Lilly M."},{"family":"Wolstencroft","given":"Katherine"},{"family":"Goble","given":"Carole"},{"family":"Mungall","given":"Christopher J."},{"family":"Haendel","given":"Melissa A."},{"family":"Parkinson","given":"Helen"}],"issued":{"date-parts":[["2017",6]]}}}],"schema":"https://github.com/citation-style-language/schema/raw/master/csl-citation.json"} </w:instrText>
      </w:r>
      <w:r w:rsidRPr="392D3DFA">
        <w:rPr>
          <w:rFonts w:ascii="Times New Roman" w:hAnsi="Times New Roman" w:cs="Times New Roman"/>
        </w:rPr>
        <w:fldChar w:fldCharType="separate"/>
      </w:r>
      <w:r w:rsidRPr="392D3DFA" w:rsidR="4016172D">
        <w:rPr>
          <w:rFonts w:ascii="Times New Roman" w:hAnsi="Times New Roman" w:cs="Times New Roman"/>
        </w:rPr>
        <w:t>(</w:t>
      </w:r>
      <w:r w:rsidRPr="392D3DFA" w:rsidR="4016172D">
        <w:rPr>
          <w:rFonts w:ascii="Times New Roman" w:hAnsi="Times New Roman" w:cs="Times New Roman"/>
        </w:rPr>
        <w:t>McMurry</w:t>
      </w:r>
      <w:r w:rsidRPr="392D3DFA" w:rsidR="4016172D">
        <w:rPr>
          <w:rFonts w:ascii="Times New Roman" w:hAnsi="Times New Roman" w:cs="Times New Roman"/>
        </w:rPr>
        <w:t xml:space="preserve"> </w:t>
      </w:r>
      <w:r w:rsidRPr="392D3DFA" w:rsidR="52EF0DDD">
        <w:rPr>
          <w:rFonts w:ascii="Times New Roman" w:hAnsi="Times New Roman" w:cs="Times New Roman"/>
        </w:rPr>
        <w:t>et al</w:t>
      </w:r>
      <w:r w:rsidRPr="392D3DFA" w:rsidR="4016172D">
        <w:rPr>
          <w:rFonts w:ascii="Times New Roman" w:hAnsi="Times New Roman" w:cs="Times New Roman"/>
        </w:rPr>
        <w:t>., 2017)</w:t>
      </w:r>
      <w:r w:rsidRPr="392D3DFA">
        <w:rPr>
          <w:rFonts w:ascii="Times New Roman" w:hAnsi="Times New Roman" w:cs="Times New Roman"/>
        </w:rPr>
        <w:fldChar w:fldCharType="end"/>
      </w:r>
      <w:r w:rsidRPr="392D3DFA" w:rsidR="4016172D">
        <w:rPr>
          <w:rFonts w:ascii="Times New Roman" w:hAnsi="Times New Roman" w:cs="Times New Roman"/>
        </w:rPr>
        <w:t xml:space="preserve">. Dažniausiai unikalūs identifikatoriai yra priskiriami pačios duomenų saugyklos. Šie identifikatoriai turi būti ilgalaikiai – dažnai naudojamos registrų paslaugos, užtikrinančios, kad internetinės nuorodos su identifikatoriais būtų aktyvios. </w:t>
      </w:r>
      <w:commentRangeStart w:id="318"/>
      <w:commentRangeStart w:id="649821770"/>
      <w:r w:rsidRPr="392D3DFA" w:rsidR="4016172D">
        <w:rPr>
          <w:rFonts w:ascii="Times New Roman" w:hAnsi="Times New Roman" w:cs="Times New Roman"/>
          <w:strike w:val="1"/>
          <w:rPrChange w:author="mindaugas.sarpis@cern.ch" w:date="2026-03-30T07:02:54.217Z" w16du:dateUtc="2026-03-30T07:02:54.217Z" w:id="185639192">
            <w:rPr>
              <w:rFonts w:ascii="Times New Roman" w:hAnsi="Times New Roman" w:cs="Times New Roman"/>
            </w:rPr>
          </w:rPrChange>
        </w:rPr>
        <w:t>Puikus globalaus ir unikalaus identifikatoriaus pavyzdys –   </w:t>
      </w:r>
      <w:hyperlink r:id="R66ddaa94d9f640ae">
        <w:r w:rsidRPr="392D3DFA" w:rsidR="4016172D">
          <w:rPr>
            <w:rStyle w:val="Hipersaitas"/>
            <w:rFonts w:ascii="Times New Roman" w:hAnsi="Times New Roman" w:cs="Times New Roman"/>
            <w:strike w:val="1"/>
            <w:color w:val="000000" w:themeColor="text1" w:themeTint="FF" w:themeShade="FF"/>
            <w:rPrChange w:author="mindaugas.sarpis@cern.ch" w:date="2026-03-30T07:02:54.218Z" w16du:dateUtc="2026-03-30T07:02:54.218Z" w:id="339321292">
              <w:rPr>
                <w:rStyle w:val="Hipersaitas"/>
                <w:rFonts w:ascii="Times New Roman" w:hAnsi="Times New Roman" w:cs="Times New Roman"/>
                <w:color w:val="000000" w:themeColor="text1" w:themeTint="FF" w:themeShade="FF"/>
              </w:rPr>
            </w:rPrChange>
          </w:rPr>
          <w:t>ORCID</w:t>
        </w:r>
      </w:hyperlink>
      <w:r w:rsidRPr="392D3DFA" w:rsidR="4016172D">
        <w:rPr>
          <w:rFonts w:ascii="Times New Roman" w:hAnsi="Times New Roman" w:cs="Times New Roman"/>
          <w:strike w:val="1"/>
          <w:rPrChange w:author="mindaugas.sarpis@cern.ch" w:date="2026-03-30T07:02:54.218Z" w16du:dateUtc="2026-03-30T07:02:54.218Z" w:id="939292042">
            <w:rPr>
              <w:rFonts w:ascii="Times New Roman" w:hAnsi="Times New Roman" w:cs="Times New Roman"/>
            </w:rPr>
          </w:rPrChange>
        </w:rPr>
        <w:t xml:space="preserve"> numeris. Vienam fiziniam asmeniui priskiriamas tik vienas ir tas pats ORCID numeris. Visi iki šiol sukurti ORCID identifikatoriai yra pasiekiami minėtoje platformoje.</w:t>
      </w:r>
      <w:commentRangeEnd w:id="318"/>
      <w:r>
        <w:rPr>
          <w:rStyle w:val="CommentReference"/>
        </w:rPr>
        <w:commentReference w:id="318"/>
      </w:r>
      <w:commentRangeEnd w:id="649821770"/>
      <w:r>
        <w:rPr>
          <w:rStyle w:val="CommentReference"/>
        </w:rPr>
        <w:commentReference w:id="649821770"/>
      </w:r>
      <w:r w:rsidRPr="392D3DFA" w:rsidR="4016172D">
        <w:rPr>
          <w:rFonts w:ascii="Times New Roman" w:hAnsi="Times New Roman" w:cs="Times New Roman"/>
          <w:strike w:val="1"/>
          <w:rPrChange w:author="mindaugas.sarpis@cern.ch" w:date="2026-03-30T07:02:54.219Z" w16du:dateUtc="2026-03-30T07:02:54.219Z" w:id="1572518381">
            <w:rPr>
              <w:rFonts w:ascii="Times New Roman" w:hAnsi="Times New Roman" w:cs="Times New Roman"/>
            </w:rPr>
          </w:rPrChange>
        </w:rPr>
        <w:t xml:space="preserve"> </w:t>
      </w:r>
      <w:ins w:author="mindaugas.sarpis@cern.ch" w:date="2026-03-30T07:03:02.865Z" w16du:dateUtc="2026-03-30T07:03:02.865Z" w:id="222888225">
        <w:r w:rsidRPr="392D3DFA" w:rsidR="5C4AABF9">
          <w:rPr>
            <w:rFonts w:ascii="Times New Roman" w:hAnsi="Times New Roman" w:cs="Times New Roman"/>
            <w:strike w:val="0"/>
            <w:dstrike w:val="0"/>
            <w:rPrChange w:author="mindaugas.sarpis@cern.ch" w:date="2026-03-30T07:03:10.746Z" w16du:dateUtc="2026-03-30T07:03:10.746Z" w:id="1162592978">
              <w:rPr>
                <w:rFonts w:ascii="Times New Roman" w:hAnsi="Times New Roman" w:cs="Times New Roman"/>
                <w:strike w:val="1"/>
              </w:rPr>
            </w:rPrChange>
          </w:rPr>
          <w:t xml:space="preserve">Puikus globalaus ir unikalaus identifikatoriaus pavyzdys – DOI (angl. Digital </w:t>
        </w:r>
        <w:r w:rsidRPr="392D3DFA" w:rsidR="5C4AABF9">
          <w:rPr>
            <w:rFonts w:ascii="Times New Roman" w:hAnsi="Times New Roman" w:cs="Times New Roman"/>
            <w:strike w:val="0"/>
            <w:dstrike w:val="0"/>
            <w:rPrChange w:author="mindaugas.sarpis@cern.ch" w:date="2026-03-30T07:03:10.746Z" w16du:dateUtc="2026-03-30T07:03:10.746Z" w:id="1429125936">
              <w:rPr>
                <w:rFonts w:ascii="Times New Roman" w:hAnsi="Times New Roman" w:cs="Times New Roman"/>
                <w:strike w:val="1"/>
              </w:rPr>
            </w:rPrChange>
          </w:rPr>
          <w:t>Object</w:t>
        </w:r>
        <w:r w:rsidRPr="392D3DFA" w:rsidR="5C4AABF9">
          <w:rPr>
            <w:rFonts w:ascii="Times New Roman" w:hAnsi="Times New Roman" w:cs="Times New Roman"/>
            <w:strike w:val="0"/>
            <w:dstrike w:val="0"/>
            <w:rPrChange w:author="mindaugas.sarpis@cern.ch" w:date="2026-03-30T07:03:10.746Z" w16du:dateUtc="2026-03-30T07:03:10.746Z" w:id="218276628">
              <w:rPr>
                <w:rFonts w:ascii="Times New Roman" w:hAnsi="Times New Roman" w:cs="Times New Roman"/>
                <w:strike w:val="1"/>
              </w:rPr>
            </w:rPrChange>
          </w:rPr>
          <w:t xml:space="preserve"> </w:t>
        </w:r>
        <w:r w:rsidRPr="392D3DFA" w:rsidR="5C4AABF9">
          <w:rPr>
            <w:rFonts w:ascii="Times New Roman" w:hAnsi="Times New Roman" w:cs="Times New Roman"/>
            <w:strike w:val="0"/>
            <w:dstrike w:val="0"/>
            <w:rPrChange w:author="mindaugas.sarpis@cern.ch" w:date="2026-03-30T07:03:10.746Z" w16du:dateUtc="2026-03-30T07:03:10.746Z" w:id="634373493">
              <w:rPr>
                <w:rFonts w:ascii="Times New Roman" w:hAnsi="Times New Roman" w:cs="Times New Roman"/>
                <w:strike w:val="1"/>
              </w:rPr>
            </w:rPrChange>
          </w:rPr>
          <w:t>Identifier</w:t>
        </w:r>
        <w:r w:rsidRPr="392D3DFA" w:rsidR="5C4AABF9">
          <w:rPr>
            <w:rFonts w:ascii="Times New Roman" w:hAnsi="Times New Roman" w:cs="Times New Roman"/>
            <w:strike w:val="0"/>
            <w:dstrike w:val="0"/>
            <w:rPrChange w:author="mindaugas.sarpis@cern.ch" w:date="2026-03-30T07:03:10.746Z" w16du:dateUtc="2026-03-30T07:03:10.746Z" w:id="988062149">
              <w:rPr>
                <w:rFonts w:ascii="Times New Roman" w:hAnsi="Times New Roman" w:cs="Times New Roman"/>
                <w:strike w:val="1"/>
              </w:rPr>
            </w:rPrChange>
          </w:rPr>
          <w:t xml:space="preserve">), priskiriamas duomenų rinkiniams tokiose saugyklose kaip </w:t>
        </w:r>
        <w:r w:rsidRPr="392D3DFA" w:rsidR="5C4AABF9">
          <w:rPr>
            <w:rFonts w:ascii="Times New Roman" w:hAnsi="Times New Roman" w:cs="Times New Roman"/>
            <w:strike w:val="0"/>
            <w:dstrike w:val="0"/>
            <w:rPrChange w:author="mindaugas.sarpis@cern.ch" w:date="2026-03-30T07:03:10.746Z" w16du:dateUtc="2026-03-30T07:03:10.746Z" w:id="1404013085">
              <w:rPr>
                <w:rFonts w:ascii="Times New Roman" w:hAnsi="Times New Roman" w:cs="Times New Roman"/>
                <w:strike w:val="1"/>
              </w:rPr>
            </w:rPrChange>
          </w:rPr>
          <w:t>Zenodo</w:t>
        </w:r>
        <w:r w:rsidRPr="392D3DFA" w:rsidR="5C4AABF9">
          <w:rPr>
            <w:rFonts w:ascii="Times New Roman" w:hAnsi="Times New Roman" w:cs="Times New Roman"/>
            <w:strike w:val="0"/>
            <w:dstrike w:val="0"/>
            <w:rPrChange w:author="mindaugas.sarpis@cern.ch" w:date="2026-03-30T07:03:10.746Z" w16du:dateUtc="2026-03-30T07:03:10.746Z" w:id="552691892">
              <w:rPr>
                <w:rFonts w:ascii="Times New Roman" w:hAnsi="Times New Roman" w:cs="Times New Roman"/>
                <w:strike w:val="1"/>
              </w:rPr>
            </w:rPrChange>
          </w:rPr>
          <w:t xml:space="preserve"> ar </w:t>
        </w:r>
        <w:r w:rsidRPr="392D3DFA" w:rsidR="5C4AABF9">
          <w:rPr>
            <w:rFonts w:ascii="Times New Roman" w:hAnsi="Times New Roman" w:cs="Times New Roman"/>
            <w:strike w:val="0"/>
            <w:dstrike w:val="0"/>
            <w:rPrChange w:author="mindaugas.sarpis@cern.ch" w:date="2026-03-30T07:03:10.746Z" w16du:dateUtc="2026-03-30T07:03:10.746Z" w:id="585202720">
              <w:rPr>
                <w:rFonts w:ascii="Times New Roman" w:hAnsi="Times New Roman" w:cs="Times New Roman"/>
                <w:strike w:val="1"/>
              </w:rPr>
            </w:rPrChange>
          </w:rPr>
          <w:t>Figshare</w:t>
        </w:r>
        <w:r w:rsidRPr="392D3DFA" w:rsidR="5C4AABF9">
          <w:rPr>
            <w:rFonts w:ascii="Times New Roman" w:hAnsi="Times New Roman" w:cs="Times New Roman"/>
            <w:strike w:val="0"/>
            <w:dstrike w:val="0"/>
            <w:rPrChange w:author="mindaugas.sarpis@cern.ch" w:date="2026-03-30T07:03:10.746Z" w16du:dateUtc="2026-03-30T07:03:10.746Z" w:id="2021335725">
              <w:rPr>
                <w:rFonts w:ascii="Times New Roman" w:hAnsi="Times New Roman" w:cs="Times New Roman"/>
                <w:strike w:val="1"/>
              </w:rPr>
            </w:rPrChange>
          </w:rPr>
          <w:t>. Kiekvienam įkeltam duomenų rinkiniui automatiškai suteikiamas atskiras DOI (pvz., 10.5281/zenodo.1234567), kuris išlieka aktyvus nepriklausomai nuo to, ar originalus URL pasikeičia.</w:t>
        </w:r>
      </w:ins>
    </w:p>
    <w:p w:rsidR="00762F81" w:rsidP="6F3D20FB" w:rsidRDefault="73D0D974" w14:paraId="2FB318F3" w14:textId="11D21786">
      <w:pPr>
        <w:pStyle w:val="Sraopastraipa"/>
        <w:numPr>
          <w:ilvl w:val="0"/>
          <w:numId w:val="1"/>
        </w:numPr>
        <w:rPr>
          <w:rFonts w:ascii="Times New Roman" w:hAnsi="Times New Roman" w:cs="Times New Roman"/>
        </w:rPr>
      </w:pPr>
      <w:r w:rsidRPr="00583A31">
        <w:rPr>
          <w:rFonts w:ascii="Times New Roman" w:hAnsi="Times New Roman" w:cs="Times New Roman"/>
          <w:i/>
          <w:iCs/>
        </w:rPr>
        <w:t>Duomenys</w:t>
      </w:r>
      <w:r w:rsidRPr="00583A31" w:rsidR="35DFC750">
        <w:rPr>
          <w:rFonts w:ascii="Times New Roman" w:hAnsi="Times New Roman" w:cs="Times New Roman"/>
          <w:i/>
          <w:iCs/>
        </w:rPr>
        <w:t xml:space="preserve"> būtų aprašyti</w:t>
      </w:r>
      <w:r w:rsidRPr="00583A31">
        <w:rPr>
          <w:rFonts w:ascii="Times New Roman" w:hAnsi="Times New Roman" w:cs="Times New Roman"/>
          <w:i/>
          <w:iCs/>
        </w:rPr>
        <w:t xml:space="preserve"> išsamiais metaduomenimis, o metaduomenyse aiškiai </w:t>
      </w:r>
      <w:r w:rsidRPr="00583A31" w:rsidR="08F33CBD">
        <w:rPr>
          <w:rFonts w:ascii="Times New Roman" w:hAnsi="Times New Roman" w:cs="Times New Roman"/>
          <w:i/>
          <w:iCs/>
        </w:rPr>
        <w:t xml:space="preserve">būtų </w:t>
      </w:r>
      <w:r w:rsidRPr="00583A31">
        <w:rPr>
          <w:rFonts w:ascii="Times New Roman" w:hAnsi="Times New Roman" w:cs="Times New Roman"/>
          <w:i/>
          <w:iCs/>
        </w:rPr>
        <w:t>nurod</w:t>
      </w:r>
      <w:r w:rsidRPr="00583A31" w:rsidR="2BE08CD9">
        <w:rPr>
          <w:rFonts w:ascii="Times New Roman" w:hAnsi="Times New Roman" w:cs="Times New Roman"/>
          <w:i/>
          <w:iCs/>
        </w:rPr>
        <w:t>ytas</w:t>
      </w:r>
      <w:r w:rsidRPr="00583A31">
        <w:rPr>
          <w:rFonts w:ascii="Times New Roman" w:hAnsi="Times New Roman" w:cs="Times New Roman"/>
          <w:i/>
          <w:iCs/>
        </w:rPr>
        <w:t xml:space="preserve"> duomenų identifikatorius.</w:t>
      </w:r>
      <w:r w:rsidRPr="00583A31" w:rsidR="2ED69F14">
        <w:rPr>
          <w:rFonts w:ascii="Times New Roman" w:hAnsi="Times New Roman" w:cs="Times New Roman"/>
          <w:i/>
          <w:iCs/>
        </w:rPr>
        <w:t xml:space="preserve"> </w:t>
      </w:r>
      <w:r w:rsidRPr="2E260C7A">
        <w:rPr>
          <w:rFonts w:ascii="Times New Roman" w:hAnsi="Times New Roman" w:cs="Times New Roman"/>
        </w:rPr>
        <w:t>Pagrindinis šios rekomendacijos tikslas – kad vartotojas (arba algoritmas) galėtų tiksliai ir greitai rasti tam tikrą duomenų rinkinį, naudojant šiam rinkiniui priskirtus metaduomenis, net nežinant identifikatoriaus.</w:t>
      </w:r>
    </w:p>
    <w:p w:rsidR="00BD026C" w:rsidP="6F3D20FB" w:rsidRDefault="73D0D974" w14:paraId="05AD905A" w14:textId="58D92DD8">
      <w:pPr>
        <w:pStyle w:val="Sraopastraipa"/>
        <w:numPr>
          <w:ilvl w:val="0"/>
          <w:numId w:val="1"/>
        </w:numPr>
        <w:rPr>
          <w:rFonts w:ascii="Times New Roman" w:hAnsi="Times New Roman" w:cs="Times New Roman"/>
        </w:rPr>
      </w:pPr>
      <w:r w:rsidRPr="00583A31">
        <w:rPr>
          <w:rFonts w:ascii="Times New Roman" w:hAnsi="Times New Roman" w:cs="Times New Roman"/>
          <w:i/>
          <w:iCs/>
        </w:rPr>
        <w:t xml:space="preserve">Duomenys ir (ar) metaduomenys </w:t>
      </w:r>
      <w:r w:rsidRPr="00583A31" w:rsidR="77090372">
        <w:rPr>
          <w:rFonts w:ascii="Times New Roman" w:hAnsi="Times New Roman" w:cs="Times New Roman"/>
          <w:i/>
          <w:iCs/>
        </w:rPr>
        <w:t>būtų užregistruoti indeksuoti</w:t>
      </w:r>
      <w:r w:rsidRPr="00583A31">
        <w:rPr>
          <w:rFonts w:ascii="Times New Roman" w:hAnsi="Times New Roman" w:cs="Times New Roman"/>
          <w:i/>
          <w:iCs/>
        </w:rPr>
        <w:t xml:space="preserve">  paieškos sistemose ar duomenų bazėse.</w:t>
      </w:r>
      <w:r w:rsidRPr="00583A31" w:rsidR="1B8F4081">
        <w:rPr>
          <w:rFonts w:ascii="Times New Roman" w:hAnsi="Times New Roman" w:cs="Times New Roman"/>
          <w:i/>
          <w:iCs/>
        </w:rPr>
        <w:t xml:space="preserve"> </w:t>
      </w:r>
      <w:r w:rsidRPr="2E260C7A">
        <w:rPr>
          <w:rFonts w:ascii="Times New Roman" w:hAnsi="Times New Roman" w:cs="Times New Roman"/>
        </w:rPr>
        <w:t>Siekiant</w:t>
      </w:r>
      <w:r w:rsidRPr="2E260C7A" w:rsidR="036A3F42">
        <w:rPr>
          <w:rFonts w:ascii="Times New Roman" w:hAnsi="Times New Roman" w:cs="Times New Roman"/>
        </w:rPr>
        <w:t>,</w:t>
      </w:r>
      <w:r w:rsidRPr="2E260C7A">
        <w:rPr>
          <w:rFonts w:ascii="Times New Roman" w:hAnsi="Times New Roman" w:cs="Times New Roman"/>
        </w:rPr>
        <w:t xml:space="preserve"> kad duomenų rinkiniai iš tikrųjų galėtų būti lengvai surandami, jie turi būti indeksuoti ir registruoti įvairiose paieškos sistemose (tokiose kaip Google, OpenAire Explore, PubMed). Net labai tvarkingas duomenų rinkinys gali būti neprieinamas nei automatiškai, nei rankiniu būdu, jei jis nėra randamas paieškos sistemomis. </w:t>
      </w:r>
    </w:p>
    <w:p w:rsidRPr="00BB081A" w:rsidR="00762F81" w:rsidP="00762F81" w:rsidRDefault="00762F81" w14:paraId="6530F70B" w14:textId="77777777">
      <w:pPr>
        <w:ind w:firstLine="567"/>
        <w:rPr>
          <w:rFonts w:ascii="Times New Roman" w:hAnsi="Times New Roman" w:cs="Times New Roman"/>
        </w:rPr>
      </w:pPr>
    </w:p>
    <w:p w:rsidRPr="00955FC3" w:rsidR="00BD026C" w:rsidP="3C1418B1" w:rsidRDefault="00BD026C" w14:paraId="6E8789FC" w14:textId="77777777">
      <w:pPr>
        <w:rPr>
          <w:rFonts w:ascii="Times New Roman" w:hAnsi="Times New Roman" w:cs="Times New Roman"/>
          <w:b/>
          <w:bCs/>
        </w:rPr>
      </w:pPr>
      <w:r w:rsidRPr="2E260C7A">
        <w:rPr>
          <w:rFonts w:ascii="Times New Roman" w:hAnsi="Times New Roman" w:cs="Times New Roman"/>
          <w:b/>
          <w:bCs/>
        </w:rPr>
        <w:t xml:space="preserve">A – </w:t>
      </w:r>
      <w:r w:rsidRPr="2E260C7A">
        <w:rPr>
          <w:rFonts w:ascii="Times New Roman" w:hAnsi="Times New Roman" w:cs="Times New Roman"/>
          <w:b/>
          <w:bCs/>
          <w:i/>
          <w:iCs/>
        </w:rPr>
        <w:t>Accessible</w:t>
      </w:r>
      <w:r w:rsidRPr="2E260C7A">
        <w:rPr>
          <w:rFonts w:ascii="Times New Roman" w:hAnsi="Times New Roman" w:cs="Times New Roman"/>
          <w:b/>
          <w:bCs/>
        </w:rPr>
        <w:t xml:space="preserve"> (Prieinami duomenys)</w:t>
      </w:r>
    </w:p>
    <w:p w:rsidRPr="00955FC3" w:rsidR="001A12A4" w:rsidP="3C1418B1" w:rsidRDefault="00BD026C" w14:paraId="4C8B0F04" w14:textId="77777777">
      <w:pPr>
        <w:ind w:firstLine="567"/>
        <w:rPr>
          <w:rFonts w:ascii="Times New Roman" w:hAnsi="Times New Roman" w:cs="Times New Roman"/>
        </w:rPr>
      </w:pPr>
      <w:r w:rsidRPr="2E260C7A">
        <w:rPr>
          <w:rFonts w:ascii="Times New Roman" w:hAnsi="Times New Roman" w:cs="Times New Roman"/>
        </w:rPr>
        <w:t>(Meta)duomenys ir duomenys turi būti pasiekiami pagal identifikatorių, naudojant atvirus interneto protokolus. Jei prieiga apribota, turi būti taikomos aiškiai reglamentuotos autorizacijos procedūros.</w:t>
      </w:r>
    </w:p>
    <w:p w:rsidRPr="00955FC3" w:rsidR="001A12A4" w:rsidP="001A12A4" w:rsidRDefault="00BD026C" w14:paraId="7A034629" w14:textId="77777777">
      <w:pPr>
        <w:ind w:firstLine="567"/>
        <w:rPr>
          <w:rFonts w:ascii="Times New Roman" w:hAnsi="Times New Roman" w:cs="Times New Roman"/>
        </w:rPr>
      </w:pPr>
      <w:r w:rsidRPr="2E260C7A">
        <w:rPr>
          <w:rFonts w:ascii="Times New Roman" w:hAnsi="Times New Roman" w:cs="Times New Roman"/>
        </w:rPr>
        <w:t xml:space="preserve">Metaduomenys ir/arba duomenys turi būti prieinami nemokamais ir atvirais protokolais, pasiekiamais kiekvienam interneto naudotojui (pvz. HTTP, FTP, SMTP). </w:t>
      </w:r>
      <w:r w:rsidRPr="2E260C7A">
        <w:rPr>
          <w:rFonts w:ascii="Times New Roman" w:hAnsi="Times New Roman" w:cs="Times New Roman"/>
        </w:rPr>
        <w:t xml:space="preserve">Metaduomenų nereikėtų laikyti mokamose arba nuosavybinėse (angl. </w:t>
      </w:r>
      <w:r w:rsidRPr="2E260C7A">
        <w:rPr>
          <w:rFonts w:ascii="Times New Roman" w:hAnsi="Times New Roman" w:cs="Times New Roman"/>
          <w:i/>
          <w:iCs/>
        </w:rPr>
        <w:t>proprietary</w:t>
      </w:r>
      <w:r w:rsidRPr="2E260C7A">
        <w:rPr>
          <w:rFonts w:ascii="Times New Roman" w:hAnsi="Times New Roman" w:cs="Times New Roman"/>
        </w:rPr>
        <w:t xml:space="preserve">) sistemose (pvz., Microsoft, Apple duomenų bazėms tvarkyti skirti produktai). </w:t>
      </w:r>
    </w:p>
    <w:p w:rsidR="00BD026C" w:rsidP="001A12A4" w:rsidRDefault="00BD026C" w14:paraId="12B4DB2D" w14:textId="0A36F936">
      <w:pPr>
        <w:ind w:firstLine="567"/>
        <w:rPr>
          <w:rFonts w:ascii="Times New Roman" w:hAnsi="Times New Roman" w:cs="Times New Roman"/>
        </w:rPr>
      </w:pPr>
      <w:r w:rsidRPr="2E260C7A">
        <w:rPr>
          <w:rFonts w:ascii="Times New Roman" w:hAnsi="Times New Roman" w:cs="Times New Roman"/>
        </w:rPr>
        <w:t>Metaduomenys turi likti pasiekiami net jei pats duomenų rinkinys nebėra pasiekiamas.</w:t>
      </w:r>
    </w:p>
    <w:p w:rsidRPr="00BB081A" w:rsidR="001A12A4" w:rsidP="001A12A4" w:rsidRDefault="001A12A4" w14:paraId="36E318F0" w14:textId="77777777">
      <w:pPr>
        <w:ind w:firstLine="567"/>
        <w:rPr>
          <w:rFonts w:ascii="Times New Roman" w:hAnsi="Times New Roman" w:cs="Times New Roman"/>
        </w:rPr>
      </w:pPr>
    </w:p>
    <w:p w:rsidRPr="001A12A4" w:rsidR="00BD026C" w:rsidP="3C1418B1" w:rsidRDefault="00BD026C" w14:paraId="3F4906E5" w14:textId="77777777">
      <w:pPr>
        <w:rPr>
          <w:rFonts w:ascii="Times New Roman" w:hAnsi="Times New Roman" w:cs="Times New Roman"/>
          <w:b/>
          <w:bCs/>
        </w:rPr>
      </w:pPr>
      <w:r w:rsidRPr="2E260C7A">
        <w:rPr>
          <w:rFonts w:ascii="Times New Roman" w:hAnsi="Times New Roman" w:cs="Times New Roman"/>
          <w:b/>
          <w:bCs/>
        </w:rPr>
        <w:t xml:space="preserve">I – </w:t>
      </w:r>
      <w:r w:rsidRPr="2E260C7A">
        <w:rPr>
          <w:rFonts w:ascii="Times New Roman" w:hAnsi="Times New Roman" w:cs="Times New Roman"/>
          <w:b/>
          <w:bCs/>
          <w:i/>
          <w:iCs/>
        </w:rPr>
        <w:t>Interoperable</w:t>
      </w:r>
      <w:r w:rsidRPr="2E260C7A">
        <w:rPr>
          <w:rFonts w:ascii="Times New Roman" w:hAnsi="Times New Roman" w:cs="Times New Roman"/>
          <w:b/>
          <w:bCs/>
        </w:rPr>
        <w:t xml:space="preserve"> (Sąveikūs duomenys)</w:t>
      </w:r>
    </w:p>
    <w:p w:rsidR="00715830" w:rsidP="3C1418B1" w:rsidRDefault="00BD026C" w14:paraId="29921593" w14:textId="2A74F0CB">
      <w:pPr>
        <w:ind w:firstLine="567"/>
        <w:rPr>
          <w:rFonts w:ascii="Times New Roman" w:hAnsi="Times New Roman" w:cs="Times New Roman"/>
        </w:rPr>
      </w:pPr>
      <w:r w:rsidRPr="392D3DFA" w:rsidR="181BFB76">
        <w:rPr>
          <w:rFonts w:ascii="Times New Roman" w:hAnsi="Times New Roman" w:cs="Times New Roman"/>
        </w:rPr>
        <w:t xml:space="preserve">(Meta)duomenyse naudojami formaliai apibrėžti, plačiai pripažinti, </w:t>
      </w:r>
      <w:commentRangeStart w:id="319"/>
      <w:commentRangeStart w:id="320"/>
      <w:commentRangeStart w:id="1336276426"/>
      <w:del w:author="mindaugas.sarpis@cern.ch" w:date="2026-03-30T07:04:13.429Z" w16du:dateUtc="2026-03-30T07:04:13.429Z" w:id="63068353">
        <w:r w:rsidRPr="392D3DFA" w:rsidDel="181BFB76">
          <w:rPr>
            <w:rFonts w:ascii="Times New Roman" w:hAnsi="Times New Roman" w:cs="Times New Roman"/>
          </w:rPr>
          <w:delText>kon</w:delText>
        </w:r>
        <w:r w:rsidRPr="392D3DFA" w:rsidDel="181BFB76">
          <w:rPr>
            <w:rFonts w:ascii="Times New Roman" w:hAnsi="Times New Roman" w:cs="Times New Roman"/>
          </w:rPr>
          <w:delText xml:space="preserve">troliuojami </w:delText>
        </w:r>
      </w:del>
      <w:ins w:author="mindaugas.sarpis@cern.ch" w:date="2026-03-30T07:04:16.406Z" w16du:dateUtc="2026-03-30T07:04:16.406Z" w:id="68912331">
        <w:r w:rsidRPr="392D3DFA" w:rsidR="6678AA54">
          <w:rPr>
            <w:rFonts w:ascii="Times New Roman" w:hAnsi="Times New Roman" w:cs="Times New Roman"/>
          </w:rPr>
          <w:t xml:space="preserve">atnaujinami </w:t>
        </w:r>
      </w:ins>
      <w:r w:rsidRPr="392D3DFA" w:rsidR="181BFB76">
        <w:rPr>
          <w:rFonts w:ascii="Times New Roman" w:hAnsi="Times New Roman" w:cs="Times New Roman"/>
        </w:rPr>
        <w:t>žodynai,</w:t>
      </w:r>
      <w:commentRangeEnd w:id="319"/>
      <w:r>
        <w:rPr>
          <w:rStyle w:val="CommentReference"/>
        </w:rPr>
        <w:commentReference w:id="319"/>
      </w:r>
      <w:commentRangeEnd w:id="320"/>
      <w:r>
        <w:rPr>
          <w:rStyle w:val="CommentReference"/>
        </w:rPr>
        <w:commentReference w:id="320"/>
      </w:r>
      <w:commentRangeEnd w:id="1336276426"/>
      <w:r>
        <w:rPr>
          <w:rStyle w:val="CommentReference"/>
        </w:rPr>
        <w:commentReference w:id="1336276426"/>
      </w:r>
      <w:r w:rsidRPr="392D3DFA" w:rsidR="181BFB76">
        <w:rPr>
          <w:rFonts w:ascii="Times New Roman" w:hAnsi="Times New Roman" w:cs="Times New Roman"/>
        </w:rPr>
        <w:t xml:space="preserve"> formalūs terminai.</w:t>
      </w:r>
    </w:p>
    <w:p w:rsidRPr="00955FC3" w:rsidR="00715830" w:rsidP="3C1418B1" w:rsidRDefault="00BD026C" w14:paraId="648065BD" w14:textId="77777777">
      <w:pPr>
        <w:ind w:firstLine="567"/>
        <w:rPr>
          <w:rFonts w:ascii="Times New Roman" w:hAnsi="Times New Roman" w:cs="Times New Roman"/>
        </w:rPr>
      </w:pPr>
      <w:r w:rsidRPr="2E260C7A">
        <w:rPr>
          <w:rFonts w:ascii="Times New Roman" w:hAnsi="Times New Roman" w:cs="Times New Roman"/>
        </w:rPr>
        <w:t xml:space="preserve">Vartotojai turi galėti lengvai nuskaityti ir interpretuoti vieni kitų metaduomenis. Turi būti naudojamos aktyvios, palaikomos ir plačiai naudojamos programavimo kalbos bei įrankiai – RDF, JSON LD, OWL.  </w:t>
      </w:r>
    </w:p>
    <w:p w:rsidRPr="00BB081A" w:rsidR="00BD026C" w:rsidP="3C1418B1" w:rsidRDefault="00BD026C" w14:paraId="0C767AB0" w14:textId="28767C04">
      <w:pPr>
        <w:ind w:firstLine="567"/>
        <w:rPr>
          <w:rFonts w:ascii="Times New Roman" w:hAnsi="Times New Roman" w:cs="Times New Roman"/>
        </w:rPr>
      </w:pPr>
      <w:r w:rsidRPr="2E260C7A">
        <w:rPr>
          <w:rFonts w:ascii="Times New Roman" w:hAnsi="Times New Roman" w:cs="Times New Roman"/>
        </w:rPr>
        <w:t>Metaduomenys pateikia nuorodas į susijusius (meta)duomenų rinkinius ar semantinius modelius.</w:t>
      </w:r>
    </w:p>
    <w:p w:rsidR="00715830" w:rsidP="3C1418B1" w:rsidRDefault="00715830" w14:paraId="28DCD10C" w14:textId="77777777">
      <w:pPr>
        <w:rPr>
          <w:rFonts w:ascii="Times New Roman" w:hAnsi="Times New Roman" w:cs="Times New Roman"/>
        </w:rPr>
      </w:pPr>
    </w:p>
    <w:p w:rsidRPr="00715830" w:rsidR="00BD026C" w:rsidP="3C1418B1" w:rsidRDefault="00BD026C" w14:paraId="384D7825" w14:textId="2CCBFE05">
      <w:pPr>
        <w:rPr>
          <w:rFonts w:ascii="Times New Roman" w:hAnsi="Times New Roman" w:cs="Times New Roman"/>
          <w:b/>
          <w:bCs/>
        </w:rPr>
      </w:pPr>
      <w:r w:rsidRPr="2E260C7A">
        <w:rPr>
          <w:rFonts w:ascii="Times New Roman" w:hAnsi="Times New Roman" w:cs="Times New Roman"/>
          <w:b/>
          <w:bCs/>
        </w:rPr>
        <w:t xml:space="preserve">R – </w:t>
      </w:r>
      <w:r w:rsidRPr="2E260C7A">
        <w:rPr>
          <w:rFonts w:ascii="Times New Roman" w:hAnsi="Times New Roman" w:cs="Times New Roman"/>
          <w:b/>
          <w:bCs/>
          <w:i/>
          <w:iCs/>
        </w:rPr>
        <w:t>Reusable</w:t>
      </w:r>
      <w:r w:rsidRPr="2E260C7A">
        <w:rPr>
          <w:rFonts w:ascii="Times New Roman" w:hAnsi="Times New Roman" w:cs="Times New Roman"/>
          <w:b/>
          <w:bCs/>
        </w:rPr>
        <w:t xml:space="preserve"> (Pakartotinai panaudojami duomenys)</w:t>
      </w:r>
    </w:p>
    <w:p w:rsidR="00715830" w:rsidP="3C1418B1" w:rsidRDefault="00BD026C" w14:paraId="658FC257" w14:textId="77777777">
      <w:pPr>
        <w:ind w:firstLine="567"/>
        <w:rPr>
          <w:rFonts w:ascii="Times New Roman" w:hAnsi="Times New Roman" w:cs="Times New Roman"/>
        </w:rPr>
      </w:pPr>
      <w:r w:rsidRPr="2E260C7A">
        <w:rPr>
          <w:rFonts w:ascii="Times New Roman" w:hAnsi="Times New Roman" w:cs="Times New Roman"/>
        </w:rPr>
        <w:t>Duomenų atributai yra tinkamai aprašomi , nurodyta aiški, atvira licencija, ir pateiktas detalus duomenų kilmės aprašymas.</w:t>
      </w:r>
    </w:p>
    <w:p w:rsidRPr="00BB081A" w:rsidR="00BD026C" w:rsidP="3C1418B1" w:rsidRDefault="00BD026C" w14:paraId="1B51D7C5" w14:textId="2314871A">
      <w:pPr>
        <w:ind w:firstLine="567"/>
        <w:rPr>
          <w:rFonts w:ascii="Times New Roman" w:hAnsi="Times New Roman" w:cs="Times New Roman"/>
        </w:rPr>
      </w:pPr>
      <w:r w:rsidRPr="2E260C7A">
        <w:rPr>
          <w:rFonts w:ascii="Times New Roman" w:hAnsi="Times New Roman" w:cs="Times New Roman"/>
        </w:rPr>
        <w:t>Metaduomenys atitinka disciplinos arba bendruomenės standartus.</w:t>
      </w:r>
    </w:p>
    <w:p w:rsidR="00715830" w:rsidP="3C1418B1" w:rsidRDefault="00715830" w14:paraId="6C616CC7" w14:textId="77777777">
      <w:pPr>
        <w:rPr>
          <w:rFonts w:ascii="Times New Roman" w:hAnsi="Times New Roman" w:cs="Times New Roman"/>
        </w:rPr>
      </w:pPr>
    </w:p>
    <w:p w:rsidRPr="00715830" w:rsidR="00BD026C" w:rsidP="3C1418B1" w:rsidRDefault="00BD026C" w14:paraId="2DCF595D" w14:textId="571F71E6">
      <w:pPr>
        <w:rPr>
          <w:rFonts w:ascii="Times New Roman" w:hAnsi="Times New Roman" w:cs="Times New Roman"/>
          <w:b/>
          <w:bCs/>
        </w:rPr>
      </w:pPr>
      <w:r w:rsidRPr="2E260C7A">
        <w:rPr>
          <w:rFonts w:ascii="Times New Roman" w:hAnsi="Times New Roman" w:cs="Times New Roman"/>
          <w:b/>
          <w:bCs/>
        </w:rPr>
        <w:t>Atitikties FAIR principams vertinimas</w:t>
      </w:r>
    </w:p>
    <w:p w:rsidRPr="00BB081A" w:rsidR="00BD026C" w:rsidP="3C1418B1" w:rsidRDefault="73D0D974" w14:paraId="06A4127D" w14:textId="7B637D59">
      <w:pPr>
        <w:ind w:firstLine="567"/>
        <w:rPr>
          <w:rFonts w:ascii="Times New Roman" w:hAnsi="Times New Roman" w:cs="Times New Roman"/>
        </w:rPr>
      </w:pPr>
      <w:r w:rsidRPr="2E260C7A">
        <w:rPr>
          <w:rFonts w:ascii="Times New Roman" w:hAnsi="Times New Roman" w:cs="Times New Roman"/>
        </w:rPr>
        <w:t xml:space="preserve">FAIR principų kūrėjai sąmoningai pasirinko ganėtinai laisvą rekomendacijų formuluotę, taip atverdami kelią plačiai techninių realizavimo sprendimų įvairovei </w:t>
      </w:r>
      <w:r w:rsidRPr="2E260C7A">
        <w:rPr>
          <w:rFonts w:ascii="Times New Roman" w:hAnsi="Times New Roman" w:cs="Times New Roman"/>
        </w:rPr>
        <w:fldChar w:fldCharType="begin"/>
      </w:r>
      <w:r w:rsidRPr="2E260C7A">
        <w:rPr>
          <w:rFonts w:ascii="Times New Roman" w:hAnsi="Times New Roman" w:cs="Times New Roman"/>
          <w:lang w:val="it-IT"/>
        </w:rPr>
        <w:instrText xml:space="preserve"> ADDIN ZOTERO_ITEM CSL_CITATION {"citationID":"jJkE5vJo","properties":{"formattedCitation":"(Mons ir kt., 2017)","plainCitation":"(Mons ir kt., 2017)","noteIndex":0},"citationItems":[{"id":707,"uris":["http://zotero.org/users/10873074/items/Y87295CP"],"itemData":{"id":707,"type":"article-journal","abstract":"The FAIR Data Principles propose that all scholarly output should be Findable, Accessible, Interoperable, and Reusable. As a set of guiding principles, expressing only the kinds of behaviours that researchers should expect from contemporary data resources, how the FAIR principles should manifest in reality was largely open to interpretation. As support for the Principles has spread, so has the breadth of these interpretations. In observing this creeping spread of interpretation, several of the original authors felt it was now appropriate to revisit the Principles, to clarify both what FAIRness is, and is not.","container-title":"Information Services and Use","DOI":"10.3233/ISU-170824","ISSN":"0167-5265","issue":"1","language":"EN","note":"publisher: SAGE Publications","page":"49-56","source":"SAGE Journals","title":"Cloudy, increasingly FAIR; revisiting the FAIR Data guiding principles for the European Open Science Cloud","volume":"37","author":[{"family":"Mons","given":"Barend"},{"family":"Neylon","given":"Cameron"},{"family":"Velterop","given":"Jan"},{"family":"Dumontier","given":"Michel"},{"family":"Silva Santos","given":"Luiz Olavo Bonino","non-dropping-particle":"da"},{"family":"Wilkinson","given":"Mark D."}],"issued":{"date-parts":[["2017",2,1]]}}}],"schema":"https://github.com/citation-style-language/schema/raw/master/csl-citation.json"}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(Mons ir kt., 2017)</w:t>
      </w:r>
      <w:r w:rsidRPr="2E260C7A">
        <w:rPr>
          <w:rFonts w:ascii="Times New Roman" w:hAnsi="Times New Roman" w:cs="Times New Roman"/>
        </w:rPr>
        <w:fldChar w:fldCharType="end"/>
      </w:r>
      <w:r w:rsidRPr="2E260C7A">
        <w:rPr>
          <w:rFonts w:ascii="Times New Roman" w:hAnsi="Times New Roman" w:cs="Times New Roman"/>
        </w:rPr>
        <w:t xml:space="preserve">. Vis dėlto, galima įžvelgti ir šio sprendimo trūkumų. Pagrindinis jų – dėl principų formuluotės neapibrėžtumo kylantys iššūkiai vertinant, ar, ir kaip kokybiškai, vienas ar kitas skaitmeninis objektas atitinka FAIR principus. Sprendžiant šią problemą, buvo sukurta keletas atitikties FAIR principams vertinimo įrankių. Dalis siūlomų įrankių, pvz.,  </w:t>
      </w:r>
      <w:hyperlink r:id="rId33">
        <w:r w:rsidRPr="2E260C7A">
          <w:rPr>
            <w:rStyle w:val="Hipersaitas"/>
            <w:rFonts w:ascii="Times New Roman" w:hAnsi="Times New Roman" w:cs="Times New Roman"/>
            <w:color w:val="000000" w:themeColor="text1"/>
          </w:rPr>
          <w:t>ARDC FAIR Data Self-Assessment Tool</w:t>
        </w:r>
      </w:hyperlink>
      <w:r w:rsidRPr="2E260C7A">
        <w:rPr>
          <w:rFonts w:ascii="Times New Roman" w:hAnsi="Times New Roman" w:cs="Times New Roman"/>
        </w:rPr>
        <w:t xml:space="preserve"> ar </w:t>
      </w:r>
      <w:hyperlink r:id="rId34">
        <w:r w:rsidRPr="2E260C7A">
          <w:rPr>
            <w:rStyle w:val="Hipersaitas"/>
            <w:rFonts w:ascii="Times New Roman" w:hAnsi="Times New Roman" w:cs="Times New Roman"/>
            <w:color w:val="000000" w:themeColor="text1"/>
          </w:rPr>
          <w:t>How FAIR are your Data?</w:t>
        </w:r>
      </w:hyperlink>
      <w:r w:rsidRPr="2E260C7A">
        <w:rPr>
          <w:rFonts w:ascii="Times New Roman" w:hAnsi="Times New Roman" w:cs="Times New Roman"/>
        </w:rPr>
        <w:t xml:space="preserve">, yra skirti savarankiškam duomenis kuriančių mokslininkų bei tyrėjų įsivertimui. Tokio pobūdžio įrankiai dažniausiai veikia paprasčiausio kontrolinio klausimyno principu. Kitos, sudėtingesnės vertinimo metodikos orientuotos į duomenų tvarkytojus ir juos saugančias infrastruktūras. Dalis šių metodikų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{"citationID":"Sk8vsKXG","properties":{"formattedCitation":"(Wilkinson ir kt., 2018, 2019)","plainCitation":"(Wilkinson ir kt., 2018, 2019)","dontUpdate":true,"noteIndex":0},"citationItems":[{"id":714,"uris":["http://zotero.org/users/10873074/items/CIE5EAMS"],"itemData":{"id":714,"type":"article-journal","container-title":"Scientific Data","DOI":"10.1038/sdata.2018.118","ISSN":"2052-4463","issue":"1","journalAbbreviation":"Sci Data","language":"en","license":"2018 The Author(s)","note":"publisher: Nature Publishing Group","page":"180118","source":"www.nature.com","title":"A design framework and exemplar metrics for FAIRness","volume":"5","author":[{"family":"Wilkinson","given":"Mark D."},{"family":"Sansone","given":"Susanna-Assunta"},{"family":"Schultes","given":"Erik"},{"family":"Doorn","given":"Peter"},{"family":"Bonino da Silva Santos","given":"Luiz Olavo"},{"family":"Dumontier","given":"Michel"}],"issued":{"date-parts":[["2018",6,26]]}}},{"id":705,"uris":["http://zotero.org/users/10873074/items/HKTC6H55"],"itemData":{"id":705,"type":"article-journal","abstract":"Transparent evaluations of FAIRness are increasingly required by a wide range of stakeholders, from scientists to publishers, funding agencies and policy makers. We propose a scalable, automatable framework to evaluate digital resources that encompasses measurable indicators, open source tools, and participation guidelines, which come together to accommodate domain relevant community-defined FAIR assessments. The components of the framework are: (1) Maturity Indicators – community-authored specifications that delimit a specific automatically-measurable FAIR behavior; (2) Compliance Tests – small Web apps that test digital resources against individual Maturity Indicators; and (3) the Evaluator, a Web application that registers, assembles, and applies community-relevant sets of Compliance Tests against a digital resource, and provides a detailed report about what a machine “sees” when it visits that resource. We discuss the technical and social considerations of FAIR assessments, and how this translates to our community-driven infrastructure. We then illustrate how the output of the Evaluator tool can serve as a roadmap to assist data stewards to incrementally and realistically improve the FAIRness of their resources.","container-title":"Scientific Data","DOI":"10.1038/s41597-019-0184-5","ISSN":"2052-4463","issue":"1","journalAbbreviation":"Sci Data","language":"en","license":"2019 The Author(s)","note":"publisher: Nature Publishing Group","page":"174","source":"www.nature.com","title":"Evaluating FAIR maturity through a scalable, automated, community-governed framework","volume":"6","author":[{"family":"Wilkinson","given":"Mark D."},{"family":"Dumontier","given":"Michel"},{"family":"Sansone","given":"Susanna-Assunta"},{"family":"Bonino da Silva Santos","given":"Luiz Olavo"},{"family":"Prieto","given":"Mario"},{"family":"Batista","given":"Dominique"},{"family":"McQuilton","given":"Peter"},{"family":"Kuhn","given":"Tobias"},{"family":"Rocca-Serra","given":"Philippe"},{"family":"Crosas","given":"Mercѐ"},{"family":"Schultes","given":"Erik"}],"issued":{"date-parts":[["2019",9,20]]}}}],"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(pvz. Wilkinson </w:t>
      </w:r>
      <w:r w:rsidR="00476E39">
        <w:rPr>
          <w:rFonts w:ascii="Times New Roman" w:hAnsi="Times New Roman" w:cs="Times New Roman"/>
        </w:rPr>
        <w:t>et al</w:t>
      </w:r>
      <w:r w:rsidRPr="2E260C7A">
        <w:rPr>
          <w:rFonts w:ascii="Times New Roman" w:hAnsi="Times New Roman" w:cs="Times New Roman"/>
        </w:rPr>
        <w:t>., 2018, 2019)</w:t>
      </w:r>
      <w:r w:rsidRPr="2E260C7A">
        <w:rPr>
          <w:rFonts w:ascii="Times New Roman" w:hAnsi="Times New Roman" w:cs="Times New Roman"/>
        </w:rPr>
        <w:fldChar w:fldCharType="end"/>
      </w:r>
      <w:r w:rsidRPr="2E260C7A">
        <w:rPr>
          <w:rFonts w:ascii="Times New Roman" w:hAnsi="Times New Roman" w:cs="Times New Roman"/>
        </w:rPr>
        <w:t xml:space="preserve"> buvo pasiūlytos pačių FAIR principų kūrėjų, kitas pasiūlė atskiros FAIR principus taikančios bendruomenės kitos suinteresuotos šalys </w:t>
      </w:r>
      <w:r w:rsidRPr="2E260C7A">
        <w:rPr>
          <w:rFonts w:ascii="Times New Roman" w:hAnsi="Times New Roman" w:cs="Times New Roman"/>
        </w:rPr>
        <w:fldChar w:fldCharType="begin"/>
      </w:r>
      <w:r w:rsidRPr="2E260C7A">
        <w:rPr>
          <w:rFonts w:ascii="Times New Roman" w:hAnsi="Times New Roman" w:cs="Times New Roman"/>
        </w:rPr>
        <w:instrText xml:space="preserve"> ADDIN ZOTERO_ITEM CSL_CITATION {"citationID":"4Jsy4mJn","properties":{"unsorted":true,"formattedCitation":"(Clarke ir kt., 2019; Ammar ir kt., 2020; RDA FAIR Data Maturity Model Working Group, 2020; Gaignard ir kt., 2023; Huber, 2025)","plainCitation":"(Clarke ir kt., 2019; Ammar ir kt., 2020; RDA FAIR Data Maturity Model Working Group, 2020; Gaignard ir kt., 2023; Huber, 2025)","dontUpdate":true,"noteIndex":0},"citationItems":[{"id":737,"uris":["http://zotero.org/users/10873074/items/5QMS3JIC"],"itemData":{"id":737,"type":"article-journal","container-title":"Cell Systems","DOI":"10.1016/j.cels.2019.09.011","ISSN":"2405-4712, 2405-4720","issue":"5","journalAbbreviation":"cels","language":"English","note":"publisher: Elsevier\nPMID: 31677972","page":"417-421","source":"www.cell.com","title":"FAIRshake: Toolkit to Evaluate the FAIRness of Research Digital Resources","title-short":"FAIRshake","volume":"9","author":[{"family":"Clarke","given":"Daniel J. B."},{"family":"Wang","given":"Lily"},{"family":"Jones","given":"Alex"},{"family":"Wojciechowicz","given":"Megan L."},{"family":"Torre","given":"Denis"},{"family":"Jagodnik","given":"Kathleen M."},{"family":"Jenkins","given":"Sherry L."},{"family":"McQuilton","given":"Peter"},{"family":"Flamholz","given":"Zachary"},{"family":"Silverstein","given":"Moshe C."},{"family":"Schilder","given":"Brian M."},{"family":"Robasky","given":"Kimberly"},{"family":"Castillo","given":"Claris"},{"family":"Idaszak","given":"Ray"},{"family":"Ahalt","given":"Stanley C."},{"family":"Williams","given":"Jason"},{"family":"Schurer","given":"Stephan"},{"family":"Cooper","given":"Daniel J."},{"family":"Azevedo","given":"Ricardo de Miranda"},{"family":"Klenk","given":"Juergen A."},{"family":"Haendel","given":"Melissa A."},{"family":"Nedzel","given":"Jared"},{"family":"Avillach","given":"Paul"},{"family":"Shimoyama","given":"Mary E."},{"family":"Harris","given":"Rayna M."},{"family":"Gamble","given":"Meredith"},{"family":"Poten","given":"Rudy"},{"family":"Charbonneau","given":"Amanda L."},{"family":"Larkin","given":"Jennie"},{"family":"Brown","given":"C. Titus"},{"family":"Bonazzi","given":"Vivien R."},{"family":"Dumontier","given":"Michel J."},{"family":"Sansone","given":"Susanna-Assunta"},{"family":"Ma’ayan","given":"Avi"}],"issued":{"date-parts":[["2019",11,27]]}}},{"id":642,"uris":["http://zotero.org/users/10873074/items/BRKBSMC5"],"itemData":{"id":642,"type":"article-journal","abstract":"Data sharing and reuse are crucial to enhance scientific progress and maximize return of investments in science. Although attitudes are increasingly favorable, data reuse remains difficult due to lack of infrastructures, standards, and policies. The FAIR (findable, accessible, interoperable, reusable) principles aim to provide recommendations to increase data reuse. Because of the broad interpretation of the FAIR principles, maturity indicators are necessary to determine the FAIRness of a dataset. In this work, we propose a reproducible computational workflow to assess data FAIRness in the life sciences. Our implementation follows principles and guidelines recommended by the maturity indicator authoring group and integrates concepts from the literature. In addition, we propose a FAIR balloon plot to summarize and compare dataset FAIRness. We evaluated the feasibility of our method on three real use cases where researchers looked for six datasets to answer their scientific questions. We retrieved information from repositories (ArrayExpress, Gene Expression Omnibus, eNanoMapper, caNanoLab, NanoCommons and ChEMBL), a registry of repositories, and a searchable resource (Google Dataset Search) via application program interfaces (API) wherever possible. With our analysis, we found that the six datasets met the majority of the criteria defined by the maturity indicators, and we showed areas where improvements can easily be reached. We suggest that use of standard schema for metadata and the presence of specific attributes in registries of repositories could increase FAIRness of datasets.","container-title":"Nanomaterials","DOI":"10.3390/nano10102068","ISSN":"2079-4991","issue":"10","journalAbbreviation":"Nanomaterials","language":"English","note":"number-of-pages: 14\npublisher-place: Basel\npublisher: MDPI\nWeb of Science ID: WOS:000582857200001","page":"2068","source":"Clarivate Analytics Web of Science","title":"A Semi-Automated Workflow for FAIR Maturity Indicators in the Life Sciences","volume":"10","author":[{"family":"Ammar","given":"Ammar"},{"family":"Bonaretti","given":"Serena"},{"family":"Winckers","given":"Laurent"},{"family":"Quik","given":"Joris"},{"family":"Bakker","given":"Martine"},{"family":"Maier","given":"Dieter"},{"family":"Lynch","given":"Iseult"},{"family":"Rijn","given":"Jeaphianne","non-dropping-particle":"van"},{"family":"Willighagen","given":"Egon"}],"issued":{"date-parts":[["2020",10,20]]}}},{"id":702,"uris":["http://zotero.org/users/10873074/items/7L7HZPCE"],"itemData":{"id":702,"type":"article-journal","abstract":"Findability, Accessibility, Interoperability and Reusability – the FAIR principles – intend to define a minimal set of related but independent and separable guiding principles and practices that enable both machines and humans to find, access, interoperate and re-use data and metadata. The FAIR principles were defined in 2016 in an article by Mark Wilkinson et. al1. FORCE112 and GO FAIR3 provide further information on the principles. The principles have to be considered as inspiring concepts but not strict rules. This means that they may lead to diverse interpretations and ambiguity.\n\n\nTo remedy the proliferation of FAIRness measurements based on different interpretations of the principles, the RDA Working Group “FAIR data maturity model” established in January 2019 aims to develop a common set of core assessment criteria for FAIRness, as an RDA Recommendation. In the course of 2019 and the first half of 2020, the WG established a set of indicators and maturity levels for those indicators.\n\n\nAs a result of the work, a first set of guidelines and a checklist related to the implementation of the indicators were produced, with the objective to further align the guidelines for evaluating FAIRness with the needs of the community.","language":"eng","note":"publisher: Zenodo","source":"Zenodo","title":"FAIR Data Maturity Model. Specification and Guidelines","URL":"https://zenodo.org/records/3909563","author":[{"literal":"RDA FAIR Data Maturity Model Working Group"}],"accessed":{"date-parts":[["2025",7,25]]},"issued":{"date-parts":[["2020",6,25]]}}},{"id":677,"uris":["http://zotero.org/users/10873074/items/AEH4PADS"],"itemData":{"id":677,"type":"article-journal","abstract":"The current rise of Open Science and Reproducibility in the Life Sciences requires the creation of rich, machine-actionable metadata in order to better share and reuse biological digital resources such as datasets, bioinformatics tools, training materials, etc. For this purpose, FAIR principles have been defined for both data and metadata and adopted by large communities, leading to the definition of specific metrics. However, automatic FAIRness assessment is still difficult because computational evaluations frequently require technical expertise and can be time-consuming. As a first step to address these issues, we propose FAIR-Checker, a web-based tool to assess the FAIRness of metadata presented by digital resources. FAIR-Checker offers two main facets: a “Check” module providing a thorough metadata evaluation and recommendations, and an “Inspect” module which assists users in improving metadata quality and therefore the FAIRness of their resource. FAIR-Checker leverages Semantic Web standards and technologies such as SPARQL queries and SHACL constraints to automatically assess FAIR metrics. Users are notified of missing, necessary, or recommended metadata for various resource categories. We evaluate FAIR-Checker in the context of improving the FAIRification of individual resources, through better metadata, as well as analyzing the FAIRness of more than 25 thousand bioinformatics software descriptions.","container-title":"Journal of Biomedical Semantics","DOI":"10.1186/s13326-023-00289-5","ISSN":"2041-1480","issue":"1","journalAbbreviation":"Journal of Biomedical Semantics","page":"7","source":"BioMed Central","title":"FAIR-Checker: supporting digital resource findability and reuse with Knowledge Graphs and Semantic Web standards","title-short":"FAIR-Checker","volume":"14","author":[{"family":"Gaignard","given":"Alban"},{"family":"Rosnet","given":"Thomas"},{"family":"De Lamotte","given":"Frédéric"},{"family":"Lefort","given":"Vincent"},{"family":"Devignes","given":"Marie-Dominique"}],"issued":{"date-parts":[["2023",7,1]]}}},{"id":743,"uris":["http://zotero.org/users/10873074/items/9W2B6S2J"],"itemData":{"id":743,"type":"report","abstract":"In this specification (v0.8) we present 17 revised minimum viable metrics to systematically measure the extent to which research data objects are FAIR. This is a major revision of the FAIRsFAIR metrics in response to a variety of publications analysing the FAIRsFAIR and other metrics as well as on feedback given by the user community. Further, experiences from developing discipline specific metrics have been taken into account.","language":"eng","note":"DOI: 10.5281/zenodo.15045911","publisher":"Zenodo","source":"Zenodo","title":"FAIRsFAIR Data Object Assessment Metrics","URL":"https://zenodo.org/records/15045911","author":[{"family":"Huber","given":"Robert"}],"accessed":{"date-parts":[["2025",7,29]]},"issued":{"date-parts":[["2025",3,18]]}}}],"schema":"https://github.com/citation-style-language/schema/raw/master/csl-citation.json"}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 xml:space="preserve">(pvz. Clarke </w:t>
      </w:r>
      <w:r w:rsidR="00476E39">
        <w:rPr>
          <w:rFonts w:ascii="Times New Roman" w:hAnsi="Times New Roman" w:cs="Times New Roman"/>
        </w:rPr>
        <w:t>et al</w:t>
      </w:r>
      <w:r w:rsidRPr="2E260C7A">
        <w:rPr>
          <w:rFonts w:ascii="Times New Roman" w:hAnsi="Times New Roman" w:cs="Times New Roman"/>
        </w:rPr>
        <w:t xml:space="preserve">., 2019; Ammar </w:t>
      </w:r>
      <w:r w:rsidR="00476E39">
        <w:rPr>
          <w:rFonts w:ascii="Times New Roman" w:hAnsi="Times New Roman" w:cs="Times New Roman"/>
        </w:rPr>
        <w:t>et al</w:t>
      </w:r>
      <w:r w:rsidRPr="2E260C7A">
        <w:rPr>
          <w:rFonts w:ascii="Times New Roman" w:hAnsi="Times New Roman" w:cs="Times New Roman"/>
        </w:rPr>
        <w:t xml:space="preserve">., 2020; RDA FAIR Data Maturity Model Working Group, 2020; Gaignard </w:t>
      </w:r>
      <w:r w:rsidR="00476E39">
        <w:rPr>
          <w:rFonts w:ascii="Times New Roman" w:hAnsi="Times New Roman" w:cs="Times New Roman"/>
        </w:rPr>
        <w:t>et al</w:t>
      </w:r>
      <w:r w:rsidRPr="2E260C7A">
        <w:rPr>
          <w:rFonts w:ascii="Times New Roman" w:hAnsi="Times New Roman" w:cs="Times New Roman"/>
        </w:rPr>
        <w:t>., 2023; Huber, 2025;</w:t>
      </w:r>
      <w:r w:rsidRPr="2E260C7A">
        <w:rPr>
          <w:rFonts w:ascii="Times New Roman" w:hAnsi="Times New Roman" w:cs="Times New Roman"/>
        </w:rPr>
        <w:fldChar w:fldCharType="end"/>
      </w:r>
      <w:r w:rsidRPr="2E260C7A">
        <w:rPr>
          <w:rFonts w:ascii="Times New Roman" w:hAnsi="Times New Roman" w:cs="Times New Roman"/>
        </w:rPr>
        <w:t xml:space="preserve"> </w:t>
      </w:r>
      <w:hyperlink r:id="rId35">
        <w:r w:rsidRPr="2E260C7A">
          <w:rPr>
            <w:rStyle w:val="Hipersaitas"/>
            <w:rFonts w:ascii="Times New Roman" w:hAnsi="Times New Roman" w:cs="Times New Roman"/>
            <w:color w:val="000000" w:themeColor="text1"/>
          </w:rPr>
          <w:t>F-UJI</w:t>
        </w:r>
      </w:hyperlink>
      <w:r w:rsidRPr="2E260C7A">
        <w:rPr>
          <w:rFonts w:ascii="Times New Roman" w:hAnsi="Times New Roman" w:cs="Times New Roman"/>
        </w:rPr>
        <w:t>). FAIR principų atitiktį racionaliau matuoti ne binariškai („taip“ / „ne“), bet laipsniškai, todėl sudėtingesni vertinimo metodai rezultatą išreiškia konkrečiais skaitiniais rodikliais. Ta</w:t>
      </w:r>
      <w:r w:rsidR="00476E39">
        <w:rPr>
          <w:rFonts w:ascii="Times New Roman" w:hAnsi="Times New Roman" w:cs="Times New Roman"/>
        </w:rPr>
        <w:t>i</w:t>
      </w:r>
      <w:r w:rsidRPr="2E260C7A">
        <w:rPr>
          <w:rFonts w:ascii="Times New Roman" w:hAnsi="Times New Roman" w:cs="Times New Roman"/>
        </w:rPr>
        <w:t xml:space="preserve">p pat dažnu atveju, be teorinio metodikos aprašymo, siūlomi ir programiniai įrankiai, leidžiantys tą metodiką automatizuotai pritaikyti praktikoje. </w:t>
      </w:r>
    </w:p>
    <w:p w:rsidRPr="00BB081A" w:rsidR="00C703D3" w:rsidP="3C1418B1" w:rsidRDefault="00C703D3" w14:paraId="72A633B4" w14:textId="77777777">
      <w:pPr>
        <w:rPr>
          <w:rFonts w:ascii="Times New Roman" w:hAnsi="Times New Roman" w:cs="Times New Roman"/>
        </w:rPr>
      </w:pPr>
    </w:p>
    <w:p w:rsidRPr="00715830" w:rsidR="00BD026C" w:rsidP="3C1418B1" w:rsidRDefault="00BD026C" w14:paraId="5F6606BF" w14:textId="77777777">
      <w:pPr>
        <w:rPr>
          <w:rFonts w:ascii="Times New Roman" w:hAnsi="Times New Roman" w:cs="Times New Roman"/>
          <w:b/>
          <w:bCs/>
        </w:rPr>
      </w:pPr>
      <w:r w:rsidRPr="2E260C7A">
        <w:rPr>
          <w:rFonts w:ascii="Times New Roman" w:hAnsi="Times New Roman" w:cs="Times New Roman"/>
          <w:b/>
          <w:bCs/>
        </w:rPr>
        <w:t>Su FAIR principais susiję tarptautiniai projektai ir informaciniai ištekliai</w:t>
      </w:r>
    </w:p>
    <w:p w:rsidRPr="00BB081A" w:rsidR="00BD026C" w:rsidP="3C1418B1" w:rsidRDefault="00BD026C" w14:paraId="681DB636" w14:textId="77777777">
      <w:pPr>
        <w:ind w:firstLine="567"/>
        <w:rPr>
          <w:rFonts w:ascii="Times New Roman" w:hAnsi="Times New Roman" w:cs="Times New Roman"/>
        </w:rPr>
      </w:pPr>
      <w:r w:rsidRPr="2E260C7A">
        <w:rPr>
          <w:rFonts w:ascii="Times New Roman" w:hAnsi="Times New Roman" w:cs="Times New Roman"/>
        </w:rPr>
        <w:t>FAIR principų populiarinimui ir įgyvendinimo sprendimų kūrimui buvo vykdyta įvairių tarptautinių ir regioninių projektų. Didžiausi iš jų – GO FAIR ir FAIRsFAIR. GO FAIR projektas buvo</w:t>
      </w:r>
      <w:r w:rsidRPr="2E260C7A">
        <w:rPr>
          <w:rStyle w:val="Hipersaitas"/>
          <w:rFonts w:ascii="Times New Roman" w:hAnsi="Times New Roman" w:cs="Times New Roman"/>
          <w:color w:val="000000" w:themeColor="text1"/>
        </w:rPr>
        <w:t xml:space="preserve"> </w:t>
      </w:r>
      <w:r w:rsidRPr="2E260C7A">
        <w:rPr>
          <w:rFonts w:ascii="Times New Roman" w:hAnsi="Times New Roman" w:cs="Times New Roman"/>
        </w:rPr>
        <w:t xml:space="preserve">inicijuotas Vokietijos, Prancūzijos ir Nyderlandų Švietimo ir mokslo ministerijų, o vėliau išsiplėtė į kelias kitas šalis. Viena projekto dalis – 2017 m. įsteigta </w:t>
      </w:r>
      <w:hyperlink r:id="rId36">
        <w:r w:rsidRPr="2E260C7A">
          <w:rPr>
            <w:rStyle w:val="Hipersaitas"/>
            <w:rFonts w:ascii="Times New Roman" w:hAnsi="Times New Roman" w:cs="Times New Roman"/>
            <w:color w:val="000000" w:themeColor="text1"/>
          </w:rPr>
          <w:t>GO FAIR iniciatyva</w:t>
        </w:r>
      </w:hyperlink>
      <w:r w:rsidRPr="2E260C7A">
        <w:rPr>
          <w:rFonts w:ascii="Times New Roman" w:hAnsi="Times New Roman" w:cs="Times New Roman"/>
        </w:rPr>
        <w:t xml:space="preserve"> – iki 2022 m. koordinavo metodinės medžiagos bei įrankių, padedančių įgyvendinti FAIR principus, kūrimą, veikiant trimis pagrindinėmis kryptimis: technologijų vystymo („GO Build“ ), kultūros formavimo („GO Change“) ir kompetencijų ugdymo („GO Train“). Greta iniciatyvos įkurtas </w:t>
      </w:r>
      <w:hyperlink r:id="rId37">
        <w:r w:rsidRPr="2E260C7A">
          <w:rPr>
            <w:rStyle w:val="Hipersaitas"/>
            <w:rFonts w:ascii="Times New Roman" w:hAnsi="Times New Roman" w:cs="Times New Roman"/>
            <w:color w:val="000000" w:themeColor="text1"/>
          </w:rPr>
          <w:t>GO FAIR fondas</w:t>
        </w:r>
      </w:hyperlink>
      <w:r w:rsidRPr="2E260C7A">
        <w:rPr>
          <w:rStyle w:val="Hipersaitas"/>
          <w:rFonts w:ascii="Times New Roman" w:hAnsi="Times New Roman" w:cs="Times New Roman"/>
          <w:color w:val="000000" w:themeColor="text1"/>
        </w:rPr>
        <w:t xml:space="preserve"> veiklą vykdo iki šiol. Jis rūpinasi FAIR principų populiarinimu ir principų įgyvendinimo specialistų rengimu bei sertifikavimu. Iš programos „Horizontas 2020“ lėšų </w:t>
      </w:r>
      <w:r w:rsidRPr="2E260C7A">
        <w:rPr>
          <w:rFonts w:ascii="Times New Roman" w:hAnsi="Times New Roman" w:cs="Times New Roman"/>
        </w:rPr>
        <w:t>2019–2022</w:t>
      </w:r>
      <w:r w:rsidRPr="2E260C7A">
        <w:rPr>
          <w:rStyle w:val="Hipersaitas"/>
          <w:rFonts w:ascii="Times New Roman" w:hAnsi="Times New Roman" w:cs="Times New Roman"/>
          <w:color w:val="000000" w:themeColor="text1"/>
        </w:rPr>
        <w:t xml:space="preserve"> finansuoto projekto </w:t>
      </w:r>
      <w:hyperlink r:id="rId38">
        <w:r w:rsidRPr="2E260C7A">
          <w:rPr>
            <w:rStyle w:val="Hipersaitas"/>
            <w:rFonts w:ascii="Times New Roman" w:hAnsi="Times New Roman" w:cs="Times New Roman"/>
            <w:color w:val="000000" w:themeColor="text1"/>
          </w:rPr>
          <w:t>FAIRsFAIR</w:t>
        </w:r>
      </w:hyperlink>
      <w:r w:rsidRPr="2E260C7A">
        <w:rPr>
          <w:rFonts w:ascii="Times New Roman" w:hAnsi="Times New Roman" w:cs="Times New Roman"/>
        </w:rPr>
        <w:t xml:space="preserve"> tikslas buvo skatinti mokslinių tyrimų duomenų valdymą pagal FAIR principus Europoje ir pasiūlyti </w:t>
      </w:r>
      <w:r w:rsidRPr="2E260C7A">
        <w:rPr>
          <w:rFonts w:ascii="Times New Roman" w:hAnsi="Times New Roman" w:cs="Times New Roman"/>
        </w:rPr>
        <w:t xml:space="preserve">praktinių šių principų įgyvendinimo sprendimų, orientuotų į visą mokslinių tyrimų duomenų gyvavimo ciklą. Daugiausia dėmesio projekte buvo skiriama FAIR duomenų kultūros ir gerosios praktikos puoselėjimui. Projekto interneto svetainė vis dar pasiekiama, joje galima rasti </w:t>
      </w:r>
      <w:hyperlink r:id="rId39">
        <w:r w:rsidRPr="2E260C7A">
          <w:rPr>
            <w:rStyle w:val="Hipersaitas"/>
            <w:rFonts w:ascii="Times New Roman" w:hAnsi="Times New Roman" w:cs="Times New Roman"/>
            <w:color w:val="000000" w:themeColor="text1"/>
          </w:rPr>
          <w:t>metodinės medžiagos</w:t>
        </w:r>
      </w:hyperlink>
      <w:r w:rsidRPr="2E260C7A">
        <w:rPr>
          <w:rFonts w:ascii="Times New Roman" w:hAnsi="Times New Roman" w:cs="Times New Roman"/>
        </w:rPr>
        <w:t xml:space="preserve"> bei </w:t>
      </w:r>
      <w:hyperlink r:id="rId40">
        <w:r w:rsidRPr="2E260C7A">
          <w:rPr>
            <w:rStyle w:val="Hipersaitas"/>
            <w:rFonts w:ascii="Times New Roman" w:hAnsi="Times New Roman" w:cs="Times New Roman"/>
            <w:color w:val="000000" w:themeColor="text1"/>
          </w:rPr>
          <w:t>naudingų įrankių</w:t>
        </w:r>
      </w:hyperlink>
      <w:r w:rsidRPr="2E260C7A">
        <w:rPr>
          <w:rFonts w:ascii="Times New Roman" w:hAnsi="Times New Roman" w:cs="Times New Roman"/>
        </w:rPr>
        <w:t xml:space="preserve"> katalogus. Be šių dviejų projektų, paminėtina ir </w:t>
      </w:r>
      <w:hyperlink w:anchor="governance" r:id="rId41">
        <w:r w:rsidRPr="2E260C7A">
          <w:rPr>
            <w:rStyle w:val="Hipersaitas"/>
            <w:rFonts w:ascii="Times New Roman" w:hAnsi="Times New Roman" w:cs="Times New Roman"/>
            <w:color w:val="000000" w:themeColor="text1"/>
          </w:rPr>
          <w:t>FAIRsharing</w:t>
        </w:r>
      </w:hyperlink>
      <w:r w:rsidRPr="2E260C7A">
        <w:rPr>
          <w:rFonts w:ascii="Times New Roman" w:hAnsi="Times New Roman" w:cs="Times New Roman"/>
        </w:rPr>
        <w:t xml:space="preserve"> – bendruomeninė iniciatyva, koordinuojama Oksfordo universiteto mokslininkų. Ji parengė ir prižiūri duomenų ir metaduomenų standartų, duomenų bazių bei kitų su FAIR principu susijusių išteklių </w:t>
      </w:r>
      <w:hyperlink r:id="rId42">
        <w:r w:rsidRPr="2E260C7A">
          <w:rPr>
            <w:rStyle w:val="Hipersaitas"/>
            <w:rFonts w:ascii="Times New Roman" w:hAnsi="Times New Roman" w:cs="Times New Roman"/>
            <w:color w:val="000000" w:themeColor="text1"/>
          </w:rPr>
          <w:t>katalogą</w:t>
        </w:r>
      </w:hyperlink>
      <w:r w:rsidRPr="2E260C7A">
        <w:rPr>
          <w:rFonts w:ascii="Times New Roman" w:hAnsi="Times New Roman" w:cs="Times New Roman"/>
        </w:rPr>
        <w:t xml:space="preserve">. </w:t>
      </w:r>
    </w:p>
    <w:p w:rsidRPr="00BB081A" w:rsidR="00C703D3" w:rsidP="3C1418B1" w:rsidRDefault="00C703D3" w14:paraId="29D01AE8" w14:textId="77777777">
      <w:pPr>
        <w:rPr>
          <w:rFonts w:ascii="Times New Roman" w:hAnsi="Times New Roman" w:cs="Times New Roman"/>
        </w:rPr>
      </w:pPr>
    </w:p>
    <w:p w:rsidRPr="00BB081A" w:rsidR="00BD026C" w:rsidP="3C1418B1" w:rsidRDefault="00BD026C" w14:paraId="7AEEA2FC" w14:textId="77777777">
      <w:pPr>
        <w:rPr>
          <w:rFonts w:ascii="Times New Roman" w:hAnsi="Times New Roman" w:cs="Times New Roman"/>
          <w:b/>
          <w:bCs/>
        </w:rPr>
      </w:pPr>
    </w:p>
    <w:p w:rsidRPr="00BB081A" w:rsidR="00BD026C" w:rsidP="3C1418B1" w:rsidRDefault="30812C3F" w14:paraId="2FEF9BCD" w14:textId="24E241F1">
      <w:pPr>
        <w:rPr>
          <w:rFonts w:ascii="Times New Roman" w:hAnsi="Times New Roman" w:cs="Times New Roman"/>
          <w:b/>
          <w:bCs/>
        </w:rPr>
      </w:pPr>
      <w:r w:rsidRPr="2E260C7A">
        <w:rPr>
          <w:rFonts w:ascii="Times New Roman" w:hAnsi="Times New Roman" w:cs="Times New Roman"/>
          <w:b/>
          <w:bCs/>
        </w:rPr>
        <w:t>FAIR principų suvokimas ir taikymas Lietuvoje – esamos situacijos analizė</w:t>
      </w:r>
    </w:p>
    <w:p w:rsidRPr="00BB081A" w:rsidR="00BD026C" w:rsidP="3C1418B1" w:rsidRDefault="73D0D974" w14:paraId="1638E3DD" w14:textId="608D0E29">
      <w:pPr>
        <w:ind w:firstLine="567"/>
        <w:rPr>
          <w:rFonts w:ascii="Times New Roman" w:hAnsi="Times New Roman" w:cs="Times New Roman"/>
        </w:rPr>
      </w:pPr>
      <w:r w:rsidRPr="2E260C7A">
        <w:rPr>
          <w:rFonts w:ascii="Times New Roman" w:hAnsi="Times New Roman" w:cs="Times New Roman"/>
        </w:rPr>
        <w:t>LMT atliktoje Lietuvos tyrėjų apklausoje, į klausimą, ar jiems aiškūs ir suprantami FAIR principų reikalavimai, tyrėjų atsakymai susiskirstė į tris apylyges grupes: 79 iš 232 respondentų pripažino reikalavimų nesuprantantys, 79 teigė, kad juos supranta iš dalies, o 74 patvirtino juos pilnai suprantantys (</w:t>
      </w:r>
      <w:r w:rsidRPr="00476E39">
        <w:rPr>
          <w:rFonts w:ascii="Times New Roman" w:hAnsi="Times New Roman" w:cs="Times New Roman"/>
          <w:highlight w:val="yellow"/>
        </w:rPr>
        <w:t>žr. 1 lentelę</w:t>
      </w:r>
      <w:r w:rsidRPr="2E260C7A">
        <w:rPr>
          <w:rFonts w:ascii="Times New Roman" w:hAnsi="Times New Roman" w:cs="Times New Roman"/>
        </w:rPr>
        <w:t xml:space="preserve">). Taigi, galima pasidžiaugti, kad trečdalis apklaustųjų jau yra neblogai susipažinę su FAIR principais. </w:t>
      </w:r>
      <w:r w:rsidRPr="2E260C7A" w:rsidR="3D6036DD">
        <w:rPr>
          <w:rFonts w:ascii="Times New Roman" w:hAnsi="Times New Roman" w:cs="Times New Roman"/>
        </w:rPr>
        <w:t xml:space="preserve">Šis rezultatas atrodo ypač gerai, atsižvelgiant į tai, kad, remiantis LMT vykdytos </w:t>
      </w:r>
      <w:r w:rsidRPr="2E260C7A" w:rsidR="2757A3E6">
        <w:rPr>
          <w:rFonts w:ascii="Times New Roman" w:hAnsi="Times New Roman" w:cs="Times New Roman"/>
        </w:rPr>
        <w:t>Lietuvos MSI</w:t>
      </w:r>
      <w:r w:rsidRPr="2E260C7A" w:rsidR="3D6036DD">
        <w:rPr>
          <w:rFonts w:ascii="Times New Roman" w:hAnsi="Times New Roman" w:cs="Times New Roman"/>
        </w:rPr>
        <w:t xml:space="preserve"> apklausos </w:t>
      </w:r>
      <w:r w:rsidRPr="2E260C7A" w:rsidR="51ABE678">
        <w:rPr>
          <w:rFonts w:ascii="Times New Roman" w:hAnsi="Times New Roman" w:cs="Times New Roman"/>
        </w:rPr>
        <w:t xml:space="preserve">rezultatais, </w:t>
      </w:r>
      <w:r w:rsidRPr="2E260C7A" w:rsidR="53A8B499">
        <w:rPr>
          <w:rFonts w:ascii="Times New Roman" w:hAnsi="Times New Roman" w:cs="Times New Roman"/>
        </w:rPr>
        <w:t xml:space="preserve">iš 22 apklausoje dalyvavusių institucijų tik </w:t>
      </w:r>
      <w:r w:rsidRPr="2E260C7A" w:rsidR="6EC34D7B">
        <w:rPr>
          <w:rFonts w:ascii="Times New Roman" w:hAnsi="Times New Roman" w:cs="Times New Roman"/>
        </w:rPr>
        <w:t>7</w:t>
      </w:r>
      <w:r w:rsidRPr="2E260C7A" w:rsidR="53A8B499">
        <w:rPr>
          <w:rFonts w:ascii="Times New Roman" w:hAnsi="Times New Roman" w:cs="Times New Roman"/>
        </w:rPr>
        <w:t xml:space="preserve"> </w:t>
      </w:r>
      <w:r w:rsidRPr="2E260C7A" w:rsidR="45C5FD34">
        <w:rPr>
          <w:rFonts w:ascii="Times New Roman" w:hAnsi="Times New Roman" w:cs="Times New Roman"/>
        </w:rPr>
        <w:t xml:space="preserve">apskritai </w:t>
      </w:r>
      <w:r w:rsidRPr="2E260C7A" w:rsidR="53A8B499">
        <w:rPr>
          <w:rFonts w:ascii="Times New Roman" w:hAnsi="Times New Roman" w:cs="Times New Roman"/>
        </w:rPr>
        <w:t>siūlo</w:t>
      </w:r>
      <w:r w:rsidRPr="2E260C7A" w:rsidR="4ACFCA29">
        <w:rPr>
          <w:rFonts w:ascii="Times New Roman" w:hAnsi="Times New Roman" w:cs="Times New Roman"/>
        </w:rPr>
        <w:t xml:space="preserve"> specializuotus</w:t>
      </w:r>
      <w:r w:rsidRPr="2E260C7A" w:rsidR="53A8B499">
        <w:rPr>
          <w:rFonts w:ascii="Times New Roman" w:hAnsi="Times New Roman" w:cs="Times New Roman"/>
        </w:rPr>
        <w:t xml:space="preserve"> mokymus ar informacinius renginius MTD valdymo tema</w:t>
      </w:r>
      <w:r w:rsidRPr="2E260C7A" w:rsidR="28BED628">
        <w:rPr>
          <w:rFonts w:ascii="Times New Roman" w:hAnsi="Times New Roman" w:cs="Times New Roman"/>
        </w:rPr>
        <w:t xml:space="preserve"> (</w:t>
      </w:r>
      <w:r w:rsidRPr="00476E39" w:rsidR="28BED628">
        <w:rPr>
          <w:rFonts w:ascii="Times New Roman" w:hAnsi="Times New Roman" w:cs="Times New Roman"/>
          <w:highlight w:val="yellow"/>
        </w:rPr>
        <w:t>žr. 4.2 skyrių</w:t>
      </w:r>
      <w:r w:rsidRPr="2E260C7A" w:rsidR="28BED628">
        <w:rPr>
          <w:rFonts w:ascii="Times New Roman" w:hAnsi="Times New Roman" w:cs="Times New Roman"/>
        </w:rPr>
        <w:t>)</w:t>
      </w:r>
      <w:r w:rsidRPr="2E260C7A" w:rsidR="310D4FAF">
        <w:rPr>
          <w:rFonts w:ascii="Times New Roman" w:hAnsi="Times New Roman" w:cs="Times New Roman"/>
        </w:rPr>
        <w:t xml:space="preserve">. Tikėtina, </w:t>
      </w:r>
      <w:r w:rsidRPr="2E260C7A" w:rsidR="4BDCB885">
        <w:rPr>
          <w:rFonts w:ascii="Times New Roman" w:hAnsi="Times New Roman" w:cs="Times New Roman"/>
        </w:rPr>
        <w:t xml:space="preserve">kad tokius mokymus </w:t>
      </w:r>
      <w:r w:rsidRPr="2E260C7A" w:rsidR="310D4FAF">
        <w:rPr>
          <w:rFonts w:ascii="Times New Roman" w:hAnsi="Times New Roman" w:cs="Times New Roman"/>
        </w:rPr>
        <w:t>pradėjus</w:t>
      </w:r>
      <w:r w:rsidRPr="2E260C7A" w:rsidR="184C5431">
        <w:rPr>
          <w:rFonts w:ascii="Times New Roman" w:hAnsi="Times New Roman" w:cs="Times New Roman"/>
        </w:rPr>
        <w:t xml:space="preserve"> siūlyti ir kitose MSI, FAIR principų žinomumo procentas Lietuvos tyrėjų tarp</w:t>
      </w:r>
      <w:r w:rsidRPr="2E260C7A" w:rsidR="6E18282B">
        <w:rPr>
          <w:rFonts w:ascii="Times New Roman" w:hAnsi="Times New Roman" w:cs="Times New Roman"/>
        </w:rPr>
        <w:t>e</w:t>
      </w:r>
      <w:r w:rsidRPr="2E260C7A" w:rsidR="184C5431">
        <w:rPr>
          <w:rFonts w:ascii="Times New Roman" w:hAnsi="Times New Roman" w:cs="Times New Roman"/>
        </w:rPr>
        <w:t xml:space="preserve"> taptų dar aukštesnis. </w:t>
      </w:r>
    </w:p>
    <w:p w:rsidR="00BD026C" w:rsidP="3C1418B1" w:rsidRDefault="00BD026C" w14:paraId="1F8A4757" w14:textId="15239F0B">
      <w:pPr>
        <w:ind w:firstLine="567"/>
        <w:rPr>
          <w:rFonts w:ascii="Times New Roman" w:hAnsi="Times New Roman" w:cs="Times New Roman"/>
        </w:rPr>
      </w:pPr>
      <w:r w:rsidRPr="2E260C7A">
        <w:rPr>
          <w:rFonts w:ascii="Times New Roman" w:hAnsi="Times New Roman" w:cs="Times New Roman"/>
        </w:rPr>
        <w:t>Dar kitoks vaizdas susidaro pažvelgus į praktinio FAIR principų taikymo paplitimą Lietuvoje. Išsamų arba dalinį susipažinimą su FAIR principais deklaravusius respondentus (N = 153) paklausus, ar ir kuriuos iš FAIR principų taiko savo pačių duomenims, tik ketvirtadalis iš jų nurodė, kad jų duomenys atitinka visus keturis principus, maždaug pusė nurodė, kad jų duomenys atitinka vieną ar kelis iš keturių principų, o likęs ketvirtadalis nurodė, kad jų duomenys FAIR principų neatitinka (</w:t>
      </w:r>
      <w:r w:rsidRPr="00476E39">
        <w:rPr>
          <w:rFonts w:ascii="Times New Roman" w:hAnsi="Times New Roman" w:cs="Times New Roman"/>
          <w:highlight w:val="yellow"/>
        </w:rPr>
        <w:t>žr. 2 lentelę</w:t>
      </w:r>
      <w:r w:rsidRPr="2E260C7A">
        <w:rPr>
          <w:rFonts w:ascii="Times New Roman" w:hAnsi="Times New Roman" w:cs="Times New Roman"/>
        </w:rPr>
        <w:t>). Galima konstatuoti, kad ne visi susipažinusieji su FAIR principų reikalavimais bent dalinai juos taiko savo duomenų valdymui, ir tik ketvirtadalis jų įgyvendina visus keturis principus. Dažniausiai taikomas pakartotinio panaudojamumo (R) principas (jį taiko 56,86% respondentų). Po jo sekančius pasiekiamumo (A) ir surandamumo (F) principus taiko tik šiek tiek mažesnis skaičius respondentų (atitinkamai 55,56% ir 52,29%). Mažiausiai (39,87%), atsakiusiųjų nurodė įgyvendinantys sąveikumo (I) principą (</w:t>
      </w:r>
      <w:r w:rsidRPr="00476E39">
        <w:rPr>
          <w:rFonts w:ascii="Times New Roman" w:hAnsi="Times New Roman" w:cs="Times New Roman"/>
          <w:highlight w:val="yellow"/>
        </w:rPr>
        <w:t>žr. 3 lentelę</w:t>
      </w:r>
      <w:r w:rsidRPr="2E260C7A">
        <w:rPr>
          <w:rFonts w:ascii="Times New Roman" w:hAnsi="Times New Roman" w:cs="Times New Roman"/>
        </w:rPr>
        <w:t>).</w:t>
      </w:r>
    </w:p>
    <w:p w:rsidRPr="00BB081A" w:rsidR="00A1730D" w:rsidP="3C1418B1" w:rsidRDefault="00A1730D" w14:paraId="18A23BA7" w14:textId="77777777">
      <w:pPr>
        <w:ind w:firstLine="567"/>
        <w:rPr>
          <w:rFonts w:ascii="Times New Roman" w:hAnsi="Times New Roman" w:cs="Times New Roman"/>
        </w:rPr>
      </w:pPr>
    </w:p>
    <w:tbl>
      <w:tblPr>
        <w:tblW w:w="9639" w:type="dxa"/>
        <w:tblCellMar>
          <w:top w:w="15" w:type="dxa"/>
          <w:bottom w:w="15" w:type="dxa"/>
        </w:tblCellMar>
        <w:tblLook w:val="04A0" w:firstRow="1" w:lastRow="0" w:firstColumn="1" w:lastColumn="0" w:noHBand="0" w:noVBand="1"/>
      </w:tblPr>
      <w:tblGrid>
        <w:gridCol w:w="6946"/>
        <w:gridCol w:w="2693"/>
      </w:tblGrid>
      <w:tr w:rsidRPr="00BB081A" w:rsidR="009B36F8" w:rsidTr="2E260C7A" w14:paraId="5AC80B8E" w14:textId="77777777">
        <w:trPr>
          <w:trHeight w:val="300"/>
        </w:trPr>
        <w:tc>
          <w:tcPr>
            <w:tcW w:w="6946" w:type="dxa"/>
            <w:tcBorders>
              <w:top w:val="nil"/>
              <w:left w:val="nil"/>
              <w:bottom w:val="nil"/>
              <w:right w:val="nil"/>
            </w:tcBorders>
            <w:shd w:val="clear" w:color="auto" w:fill="70AD47" w:themeFill="accent6"/>
            <w:noWrap/>
            <w:vAlign w:val="bottom"/>
            <w:hideMark/>
          </w:tcPr>
          <w:p w:rsidRPr="00BB081A" w:rsidR="00BD026C" w:rsidP="007A6193" w:rsidRDefault="00BD026C" w14:paraId="16DF94F9" w14:textId="77777777">
            <w:pPr>
              <w:rPr>
                <w:rFonts w:ascii="Times New Roman" w:hAnsi="Times New Roman" w:cs="Times New Roman"/>
                <w:b/>
                <w:bCs/>
              </w:rPr>
            </w:pPr>
            <w:r w:rsidRPr="2E260C7A">
              <w:rPr>
                <w:rFonts w:ascii="Times New Roman" w:hAnsi="Times New Roman" w:cs="Times New Roman"/>
                <w:b/>
                <w:bCs/>
              </w:rPr>
              <w:t>Ar Jums aiškūs ir suprantami FAIR principų reikalavimai?</w:t>
            </w:r>
          </w:p>
        </w:tc>
        <w:tc>
          <w:tcPr>
            <w:tcW w:w="2693" w:type="dxa"/>
            <w:tcBorders>
              <w:top w:val="nil"/>
              <w:left w:val="nil"/>
              <w:bottom w:val="nil"/>
              <w:right w:val="nil"/>
            </w:tcBorders>
            <w:shd w:val="clear" w:color="auto" w:fill="70AD47" w:themeFill="accent6"/>
            <w:noWrap/>
            <w:vAlign w:val="bottom"/>
            <w:hideMark/>
          </w:tcPr>
          <w:p w:rsidRPr="00BB081A" w:rsidR="00BD026C" w:rsidP="007A6193" w:rsidRDefault="00BD026C" w14:paraId="1A62C90F" w14:textId="77777777">
            <w:pPr>
              <w:rPr>
                <w:rFonts w:ascii="Times New Roman" w:hAnsi="Times New Roman" w:cs="Times New Roman"/>
                <w:b/>
                <w:bCs/>
              </w:rPr>
            </w:pPr>
            <w:r w:rsidRPr="2E260C7A">
              <w:rPr>
                <w:rFonts w:ascii="Times New Roman" w:hAnsi="Times New Roman" w:cs="Times New Roman"/>
                <w:b/>
                <w:bCs/>
              </w:rPr>
              <w:t>Atsakymų skaičius</w:t>
            </w:r>
          </w:p>
        </w:tc>
      </w:tr>
      <w:tr w:rsidRPr="00BB081A" w:rsidR="009B36F8" w:rsidTr="2E260C7A" w14:paraId="2A37505B" w14:textId="77777777">
        <w:trPr>
          <w:trHeight w:val="300"/>
        </w:trPr>
        <w:tc>
          <w:tcPr>
            <w:tcW w:w="6946" w:type="dxa"/>
            <w:tcBorders>
              <w:top w:val="nil"/>
              <w:left w:val="nil"/>
              <w:bottom w:val="nil"/>
              <w:right w:val="nil"/>
            </w:tcBorders>
            <w:shd w:val="clear" w:color="auto" w:fill="E2EFDA"/>
            <w:noWrap/>
            <w:vAlign w:val="bottom"/>
            <w:hideMark/>
          </w:tcPr>
          <w:p w:rsidRPr="00BB081A" w:rsidR="00BD026C" w:rsidP="007A6193" w:rsidRDefault="00BD026C" w14:paraId="47702EE3" w14:textId="77777777">
            <w:pPr>
              <w:rPr>
                <w:rFonts w:ascii="Times New Roman" w:hAnsi="Times New Roman" w:cs="Times New Roman"/>
              </w:rPr>
            </w:pPr>
            <w:r w:rsidRPr="2E260C7A">
              <w:rPr>
                <w:rFonts w:ascii="Times New Roman" w:hAnsi="Times New Roman" w:cs="Times New Roman"/>
              </w:rPr>
              <w:t>Ne</w:t>
            </w:r>
          </w:p>
        </w:tc>
        <w:tc>
          <w:tcPr>
            <w:tcW w:w="2693" w:type="dxa"/>
            <w:tcBorders>
              <w:top w:val="nil"/>
              <w:left w:val="nil"/>
              <w:bottom w:val="nil"/>
              <w:right w:val="nil"/>
            </w:tcBorders>
            <w:shd w:val="clear" w:color="auto" w:fill="E2EFDA"/>
            <w:noWrap/>
            <w:vAlign w:val="bottom"/>
            <w:hideMark/>
          </w:tcPr>
          <w:p w:rsidRPr="00BB081A" w:rsidR="00BD026C" w:rsidP="007A6193" w:rsidRDefault="00BD026C" w14:paraId="35C38E50" w14:textId="77777777">
            <w:pPr>
              <w:rPr>
                <w:rFonts w:ascii="Times New Roman" w:hAnsi="Times New Roman" w:cs="Times New Roman"/>
              </w:rPr>
            </w:pPr>
            <w:r w:rsidRPr="2E260C7A">
              <w:rPr>
                <w:rFonts w:ascii="Times New Roman" w:hAnsi="Times New Roman" w:cs="Times New Roman"/>
              </w:rPr>
              <w:t>79</w:t>
            </w:r>
          </w:p>
        </w:tc>
      </w:tr>
      <w:tr w:rsidRPr="00BB081A" w:rsidR="009B36F8" w:rsidTr="2E260C7A" w14:paraId="242876DC" w14:textId="77777777">
        <w:trPr>
          <w:trHeight w:val="300"/>
        </w:trPr>
        <w:tc>
          <w:tcPr>
            <w:tcW w:w="6946" w:type="dxa"/>
            <w:tcBorders>
              <w:top w:val="nil"/>
              <w:left w:val="nil"/>
              <w:bottom w:val="nil"/>
              <w:right w:val="nil"/>
            </w:tcBorders>
            <w:noWrap/>
            <w:vAlign w:val="bottom"/>
            <w:hideMark/>
          </w:tcPr>
          <w:p w:rsidRPr="00BB081A" w:rsidR="00BD026C" w:rsidP="007A6193" w:rsidRDefault="00BD026C" w14:paraId="27127CDD" w14:textId="77777777">
            <w:pPr>
              <w:rPr>
                <w:rFonts w:ascii="Times New Roman" w:hAnsi="Times New Roman" w:cs="Times New Roman"/>
              </w:rPr>
            </w:pPr>
            <w:r w:rsidRPr="2E260C7A">
              <w:rPr>
                <w:rFonts w:ascii="Times New Roman" w:hAnsi="Times New Roman" w:cs="Times New Roman"/>
              </w:rPr>
              <w:t>Iš dalies</w:t>
            </w:r>
          </w:p>
        </w:tc>
        <w:tc>
          <w:tcPr>
            <w:tcW w:w="2693" w:type="dxa"/>
            <w:tcBorders>
              <w:top w:val="nil"/>
              <w:left w:val="nil"/>
              <w:bottom w:val="nil"/>
              <w:right w:val="nil"/>
            </w:tcBorders>
            <w:noWrap/>
            <w:vAlign w:val="bottom"/>
            <w:hideMark/>
          </w:tcPr>
          <w:p w:rsidRPr="00BB081A" w:rsidR="00BD026C" w:rsidP="007A6193" w:rsidRDefault="00BD026C" w14:paraId="0B4D00E8" w14:textId="77777777">
            <w:pPr>
              <w:rPr>
                <w:rFonts w:ascii="Times New Roman" w:hAnsi="Times New Roman" w:cs="Times New Roman"/>
              </w:rPr>
            </w:pPr>
            <w:r w:rsidRPr="2E260C7A">
              <w:rPr>
                <w:rFonts w:ascii="Times New Roman" w:hAnsi="Times New Roman" w:cs="Times New Roman"/>
              </w:rPr>
              <w:t>79</w:t>
            </w:r>
          </w:p>
        </w:tc>
      </w:tr>
      <w:tr w:rsidRPr="00BB081A" w:rsidR="009B36F8" w:rsidTr="2E260C7A" w14:paraId="4DD95FF5" w14:textId="77777777">
        <w:trPr>
          <w:trHeight w:val="300"/>
        </w:trPr>
        <w:tc>
          <w:tcPr>
            <w:tcW w:w="6946" w:type="dxa"/>
            <w:tcBorders>
              <w:top w:val="nil"/>
              <w:left w:val="nil"/>
              <w:bottom w:val="nil"/>
              <w:right w:val="nil"/>
            </w:tcBorders>
            <w:shd w:val="clear" w:color="auto" w:fill="E2EFDA"/>
            <w:noWrap/>
            <w:vAlign w:val="bottom"/>
            <w:hideMark/>
          </w:tcPr>
          <w:p w:rsidRPr="00BB081A" w:rsidR="00BD026C" w:rsidP="007A6193" w:rsidRDefault="00BD026C" w14:paraId="3F64A0B3" w14:textId="77777777">
            <w:pPr>
              <w:rPr>
                <w:rFonts w:ascii="Times New Roman" w:hAnsi="Times New Roman" w:cs="Times New Roman"/>
                <w:b/>
                <w:bCs/>
              </w:rPr>
            </w:pPr>
            <w:r w:rsidRPr="2E260C7A">
              <w:rPr>
                <w:rFonts w:ascii="Times New Roman" w:hAnsi="Times New Roman" w:cs="Times New Roman"/>
                <w:b/>
                <w:bCs/>
              </w:rPr>
              <w:t>Taip</w:t>
            </w:r>
          </w:p>
        </w:tc>
        <w:tc>
          <w:tcPr>
            <w:tcW w:w="2693" w:type="dxa"/>
            <w:tcBorders>
              <w:top w:val="nil"/>
              <w:left w:val="nil"/>
              <w:bottom w:val="nil"/>
              <w:right w:val="nil"/>
            </w:tcBorders>
            <w:shd w:val="clear" w:color="auto" w:fill="E2EFDA"/>
            <w:noWrap/>
            <w:vAlign w:val="bottom"/>
            <w:hideMark/>
          </w:tcPr>
          <w:p w:rsidRPr="00BB081A" w:rsidR="00BD026C" w:rsidP="007A6193" w:rsidRDefault="00BD026C" w14:paraId="1275D782" w14:textId="77777777">
            <w:pPr>
              <w:rPr>
                <w:rFonts w:ascii="Times New Roman" w:hAnsi="Times New Roman" w:cs="Times New Roman"/>
                <w:b/>
                <w:bCs/>
              </w:rPr>
            </w:pPr>
            <w:r w:rsidRPr="2E260C7A">
              <w:rPr>
                <w:rFonts w:ascii="Times New Roman" w:hAnsi="Times New Roman" w:cs="Times New Roman"/>
                <w:b/>
                <w:bCs/>
              </w:rPr>
              <w:t>74</w:t>
            </w:r>
          </w:p>
        </w:tc>
      </w:tr>
    </w:tbl>
    <w:p w:rsidRPr="00BB081A" w:rsidR="00BD026C" w:rsidP="007A6193" w:rsidRDefault="00BD026C" w14:paraId="274309A8" w14:textId="77777777">
      <w:pPr>
        <w:rPr>
          <w:rFonts w:ascii="Times New Roman" w:hAnsi="Times New Roman" w:cs="Times New Roman"/>
          <w:b/>
          <w:bCs/>
        </w:rPr>
      </w:pPr>
      <w:r w:rsidRPr="2E260C7A">
        <w:rPr>
          <w:rFonts w:ascii="Times New Roman" w:hAnsi="Times New Roman" w:cs="Times New Roman"/>
          <w:b/>
          <w:bCs/>
        </w:rPr>
        <w:t>1 lentelė: FAIR principų reikalavimų supratimas Lietuvos tyrėjų tarpe</w:t>
      </w:r>
    </w:p>
    <w:p w:rsidRPr="00BB081A" w:rsidR="00BD026C" w:rsidP="007A6193" w:rsidRDefault="00BD026C" w14:paraId="51D628BA" w14:textId="77777777">
      <w:pPr>
        <w:rPr>
          <w:rFonts w:ascii="Times New Roman" w:hAnsi="Times New Roman" w:cs="Times New Roman"/>
        </w:rPr>
      </w:pPr>
    </w:p>
    <w:tbl>
      <w:tblPr>
        <w:tblW w:w="9639" w:type="dxa"/>
        <w:tblCellMar>
          <w:top w:w="15" w:type="dxa"/>
          <w:bottom w:w="15" w:type="dxa"/>
        </w:tblCellMar>
        <w:tblLook w:val="04A0" w:firstRow="1" w:lastRow="0" w:firstColumn="1" w:lastColumn="0" w:noHBand="0" w:noVBand="1"/>
      </w:tblPr>
      <w:tblGrid>
        <w:gridCol w:w="3969"/>
        <w:gridCol w:w="1985"/>
        <w:gridCol w:w="3685"/>
      </w:tblGrid>
      <w:tr w:rsidRPr="00BB081A" w:rsidR="009B36F8" w:rsidTr="2E260C7A" w14:paraId="578468B2" w14:textId="77777777">
        <w:trPr>
          <w:trHeight w:val="300"/>
        </w:trPr>
        <w:tc>
          <w:tcPr>
            <w:tcW w:w="3969" w:type="dxa"/>
            <w:tcBorders>
              <w:top w:val="nil"/>
              <w:left w:val="nil"/>
              <w:bottom w:val="nil"/>
              <w:right w:val="nil"/>
            </w:tcBorders>
            <w:shd w:val="clear" w:color="auto" w:fill="70AD47" w:themeFill="accent6"/>
            <w:noWrap/>
            <w:vAlign w:val="bottom"/>
            <w:hideMark/>
          </w:tcPr>
          <w:p w:rsidRPr="00BB081A" w:rsidR="00BD026C" w:rsidP="007A6193" w:rsidRDefault="00BD026C" w14:paraId="1FE55857" w14:textId="77777777">
            <w:pPr>
              <w:rPr>
                <w:rFonts w:ascii="Times New Roman" w:hAnsi="Times New Roman" w:cs="Times New Roman"/>
                <w:b/>
                <w:bCs/>
              </w:rPr>
            </w:pPr>
            <w:r w:rsidRPr="2E260C7A">
              <w:rPr>
                <w:rFonts w:ascii="Times New Roman" w:hAnsi="Times New Roman" w:cs="Times New Roman"/>
                <w:b/>
                <w:bCs/>
              </w:rPr>
              <w:t>Įgyvendintų FAIR principų dalis</w:t>
            </w:r>
          </w:p>
        </w:tc>
        <w:tc>
          <w:tcPr>
            <w:tcW w:w="1985" w:type="dxa"/>
            <w:tcBorders>
              <w:top w:val="nil"/>
              <w:left w:val="nil"/>
              <w:bottom w:val="nil"/>
              <w:right w:val="nil"/>
            </w:tcBorders>
            <w:shd w:val="clear" w:color="auto" w:fill="70AD47" w:themeFill="accent6"/>
            <w:noWrap/>
            <w:vAlign w:val="bottom"/>
            <w:hideMark/>
          </w:tcPr>
          <w:p w:rsidRPr="00BB081A" w:rsidR="00BD026C" w:rsidP="007A6193" w:rsidRDefault="00BD026C" w14:paraId="3C7AC33E" w14:textId="77777777">
            <w:pPr>
              <w:rPr>
                <w:rFonts w:ascii="Times New Roman" w:hAnsi="Times New Roman" w:cs="Times New Roman"/>
                <w:b/>
                <w:bCs/>
              </w:rPr>
            </w:pPr>
            <w:r w:rsidRPr="2E260C7A">
              <w:rPr>
                <w:rFonts w:ascii="Times New Roman" w:hAnsi="Times New Roman" w:cs="Times New Roman"/>
                <w:b/>
                <w:bCs/>
              </w:rPr>
              <w:t>Atsakymų skaičius</w:t>
            </w:r>
          </w:p>
        </w:tc>
        <w:tc>
          <w:tcPr>
            <w:tcW w:w="3685" w:type="dxa"/>
            <w:tcBorders>
              <w:top w:val="nil"/>
              <w:left w:val="nil"/>
              <w:bottom w:val="nil"/>
              <w:right w:val="nil"/>
            </w:tcBorders>
            <w:shd w:val="clear" w:color="auto" w:fill="70AD47" w:themeFill="accent6"/>
            <w:noWrap/>
            <w:vAlign w:val="bottom"/>
            <w:hideMark/>
          </w:tcPr>
          <w:p w:rsidRPr="00BB081A" w:rsidR="00BD026C" w:rsidP="007A6193" w:rsidRDefault="00BD026C" w14:paraId="4CA0FFDC" w14:textId="77777777">
            <w:pPr>
              <w:rPr>
                <w:rFonts w:ascii="Times New Roman" w:hAnsi="Times New Roman" w:cs="Times New Roman"/>
                <w:b/>
                <w:bCs/>
                <w:lang w:val="it-IT"/>
              </w:rPr>
            </w:pPr>
            <w:r w:rsidRPr="2E260C7A">
              <w:rPr>
                <w:rFonts w:ascii="Times New Roman" w:hAnsi="Times New Roman" w:cs="Times New Roman"/>
                <w:b/>
                <w:bCs/>
              </w:rPr>
              <w:t>Procentinė dalis nuo visų atsakiusiųjų (N = 153)</w:t>
            </w:r>
          </w:p>
        </w:tc>
      </w:tr>
      <w:tr w:rsidRPr="00BB081A" w:rsidR="009B36F8" w:rsidTr="2E260C7A" w14:paraId="752AA47C" w14:textId="77777777">
        <w:trPr>
          <w:trHeight w:val="300"/>
        </w:trPr>
        <w:tc>
          <w:tcPr>
            <w:tcW w:w="3969" w:type="dxa"/>
            <w:tcBorders>
              <w:top w:val="nil"/>
              <w:left w:val="nil"/>
              <w:bottom w:val="nil"/>
              <w:right w:val="nil"/>
            </w:tcBorders>
            <w:shd w:val="clear" w:color="auto" w:fill="E2EFDA"/>
            <w:noWrap/>
            <w:vAlign w:val="bottom"/>
            <w:hideMark/>
          </w:tcPr>
          <w:p w:rsidRPr="00BB081A" w:rsidR="00BD026C" w:rsidP="007A6193" w:rsidRDefault="00BD026C" w14:paraId="0DB16356" w14:textId="77777777">
            <w:pPr>
              <w:rPr>
                <w:rFonts w:ascii="Times New Roman" w:hAnsi="Times New Roman" w:cs="Times New Roman"/>
              </w:rPr>
            </w:pPr>
            <w:r w:rsidRPr="2E260C7A">
              <w:rPr>
                <w:rFonts w:ascii="Times New Roman" w:hAnsi="Times New Roman" w:cs="Times New Roman"/>
              </w:rPr>
              <w:t>Visi 4 principai</w:t>
            </w:r>
          </w:p>
        </w:tc>
        <w:tc>
          <w:tcPr>
            <w:tcW w:w="1985" w:type="dxa"/>
            <w:tcBorders>
              <w:top w:val="nil"/>
              <w:left w:val="nil"/>
              <w:bottom w:val="nil"/>
              <w:right w:val="nil"/>
            </w:tcBorders>
            <w:shd w:val="clear" w:color="auto" w:fill="E2EFDA"/>
            <w:noWrap/>
            <w:vAlign w:val="bottom"/>
            <w:hideMark/>
          </w:tcPr>
          <w:p w:rsidRPr="00BB081A" w:rsidR="00BD026C" w:rsidP="007A6193" w:rsidRDefault="00BD026C" w14:paraId="693C9895" w14:textId="77777777">
            <w:pPr>
              <w:rPr>
                <w:rFonts w:ascii="Times New Roman" w:hAnsi="Times New Roman" w:cs="Times New Roman"/>
              </w:rPr>
            </w:pPr>
            <w:r w:rsidRPr="2E260C7A">
              <w:rPr>
                <w:rFonts w:ascii="Times New Roman" w:hAnsi="Times New Roman" w:cs="Times New Roman"/>
              </w:rPr>
              <w:t>38</w:t>
            </w:r>
          </w:p>
        </w:tc>
        <w:tc>
          <w:tcPr>
            <w:tcW w:w="3685" w:type="dxa"/>
            <w:tcBorders>
              <w:top w:val="nil"/>
              <w:left w:val="nil"/>
              <w:bottom w:val="nil"/>
              <w:right w:val="nil"/>
            </w:tcBorders>
            <w:shd w:val="clear" w:color="auto" w:fill="E2EFDA"/>
            <w:noWrap/>
            <w:vAlign w:val="bottom"/>
            <w:hideMark/>
          </w:tcPr>
          <w:p w:rsidRPr="00BB081A" w:rsidR="00BD026C" w:rsidP="007A6193" w:rsidRDefault="00BD026C" w14:paraId="54B66AC3" w14:textId="05A8C82E">
            <w:pPr>
              <w:rPr>
                <w:rFonts w:ascii="Times New Roman" w:hAnsi="Times New Roman" w:cs="Times New Roman"/>
              </w:rPr>
            </w:pPr>
            <w:r w:rsidRPr="2E260C7A">
              <w:rPr>
                <w:rFonts w:ascii="Times New Roman" w:hAnsi="Times New Roman" w:cs="Times New Roman"/>
              </w:rPr>
              <w:t>24</w:t>
            </w:r>
            <w:r w:rsidRPr="2E260C7A" w:rsidR="0ED65BF0">
              <w:rPr>
                <w:rFonts w:ascii="Times New Roman" w:hAnsi="Times New Roman" w:cs="Times New Roman"/>
              </w:rPr>
              <w:t>,</w:t>
            </w:r>
            <w:r w:rsidRPr="2E260C7A">
              <w:rPr>
                <w:rFonts w:ascii="Times New Roman" w:hAnsi="Times New Roman" w:cs="Times New Roman"/>
              </w:rPr>
              <w:t>84%</w:t>
            </w:r>
          </w:p>
        </w:tc>
      </w:tr>
      <w:tr w:rsidRPr="00BB081A" w:rsidR="009B36F8" w:rsidTr="2E260C7A" w14:paraId="0B847F73" w14:textId="77777777">
        <w:trPr>
          <w:trHeight w:val="300"/>
        </w:trPr>
        <w:tc>
          <w:tcPr>
            <w:tcW w:w="3969" w:type="dxa"/>
            <w:tcBorders>
              <w:top w:val="nil"/>
              <w:left w:val="nil"/>
              <w:bottom w:val="nil"/>
              <w:right w:val="nil"/>
            </w:tcBorders>
            <w:noWrap/>
            <w:vAlign w:val="bottom"/>
            <w:hideMark/>
          </w:tcPr>
          <w:p w:rsidRPr="00BB081A" w:rsidR="00BD026C" w:rsidP="007A6193" w:rsidRDefault="00BD026C" w14:paraId="7FF52D97" w14:textId="77777777">
            <w:pPr>
              <w:rPr>
                <w:rFonts w:ascii="Times New Roman" w:hAnsi="Times New Roman" w:cs="Times New Roman"/>
              </w:rPr>
            </w:pPr>
            <w:r w:rsidRPr="2E260C7A">
              <w:rPr>
                <w:rFonts w:ascii="Times New Roman" w:hAnsi="Times New Roman" w:cs="Times New Roman"/>
              </w:rPr>
              <w:t>FAIR principų netaiko</w:t>
            </w:r>
          </w:p>
        </w:tc>
        <w:tc>
          <w:tcPr>
            <w:tcW w:w="1985" w:type="dxa"/>
            <w:tcBorders>
              <w:top w:val="nil"/>
              <w:left w:val="nil"/>
              <w:bottom w:val="nil"/>
              <w:right w:val="nil"/>
            </w:tcBorders>
            <w:noWrap/>
            <w:vAlign w:val="bottom"/>
            <w:hideMark/>
          </w:tcPr>
          <w:p w:rsidRPr="00BB081A" w:rsidR="00BD026C" w:rsidP="007A6193" w:rsidRDefault="00BD026C" w14:paraId="7BE3067E" w14:textId="7B18079F">
            <w:pPr>
              <w:rPr>
                <w:rFonts w:ascii="Times New Roman" w:hAnsi="Times New Roman" w:cs="Times New Roman"/>
              </w:rPr>
            </w:pPr>
            <w:r w:rsidRPr="2E260C7A">
              <w:rPr>
                <w:rFonts w:ascii="Times New Roman" w:hAnsi="Times New Roman" w:cs="Times New Roman"/>
              </w:rPr>
              <w:t>3</w:t>
            </w:r>
            <w:r w:rsidRPr="2E260C7A" w:rsidR="729BA608">
              <w:rPr>
                <w:rFonts w:ascii="Times New Roman" w:hAnsi="Times New Roman" w:cs="Times New Roman"/>
              </w:rPr>
              <w:t>9</w:t>
            </w:r>
          </w:p>
        </w:tc>
        <w:tc>
          <w:tcPr>
            <w:tcW w:w="3685" w:type="dxa"/>
            <w:tcBorders>
              <w:top w:val="nil"/>
              <w:left w:val="nil"/>
              <w:bottom w:val="nil"/>
              <w:right w:val="nil"/>
            </w:tcBorders>
            <w:noWrap/>
            <w:vAlign w:val="bottom"/>
            <w:hideMark/>
          </w:tcPr>
          <w:p w:rsidRPr="00BB081A" w:rsidR="00BD026C" w:rsidP="007A6193" w:rsidRDefault="00BD026C" w14:paraId="4F7D0DBA" w14:textId="0F98CD5D">
            <w:pPr>
              <w:rPr>
                <w:rFonts w:ascii="Times New Roman" w:hAnsi="Times New Roman" w:cs="Times New Roman"/>
              </w:rPr>
            </w:pPr>
            <w:r w:rsidRPr="2E260C7A">
              <w:rPr>
                <w:rFonts w:ascii="Times New Roman" w:hAnsi="Times New Roman" w:cs="Times New Roman"/>
              </w:rPr>
              <w:t>2</w:t>
            </w:r>
            <w:r w:rsidRPr="2E260C7A" w:rsidR="17F4F639">
              <w:rPr>
                <w:rFonts w:ascii="Times New Roman" w:hAnsi="Times New Roman" w:cs="Times New Roman"/>
              </w:rPr>
              <w:t>5,49</w:t>
            </w:r>
            <w:r w:rsidRPr="2E260C7A">
              <w:rPr>
                <w:rFonts w:ascii="Times New Roman" w:hAnsi="Times New Roman" w:cs="Times New Roman"/>
              </w:rPr>
              <w:t>%</w:t>
            </w:r>
          </w:p>
        </w:tc>
      </w:tr>
      <w:tr w:rsidRPr="00BB081A" w:rsidR="009B36F8" w:rsidTr="2E260C7A" w14:paraId="2C73377F" w14:textId="77777777">
        <w:trPr>
          <w:trHeight w:val="300"/>
        </w:trPr>
        <w:tc>
          <w:tcPr>
            <w:tcW w:w="3969" w:type="dxa"/>
            <w:tcBorders>
              <w:top w:val="nil"/>
              <w:left w:val="nil"/>
              <w:bottom w:val="nil"/>
              <w:right w:val="nil"/>
            </w:tcBorders>
            <w:shd w:val="clear" w:color="auto" w:fill="E2EFDA"/>
            <w:noWrap/>
            <w:vAlign w:val="bottom"/>
            <w:hideMark/>
          </w:tcPr>
          <w:p w:rsidRPr="00BB081A" w:rsidR="00BD026C" w:rsidP="007A6193" w:rsidRDefault="00BD026C" w14:paraId="751A2150" w14:textId="77777777">
            <w:pPr>
              <w:rPr>
                <w:rFonts w:ascii="Times New Roman" w:hAnsi="Times New Roman" w:cs="Times New Roman"/>
              </w:rPr>
            </w:pPr>
            <w:r w:rsidRPr="2E260C7A">
              <w:rPr>
                <w:rFonts w:ascii="Times New Roman" w:hAnsi="Times New Roman" w:cs="Times New Roman"/>
              </w:rPr>
              <w:t>3 iš 4 principų</w:t>
            </w:r>
          </w:p>
        </w:tc>
        <w:tc>
          <w:tcPr>
            <w:tcW w:w="1985" w:type="dxa"/>
            <w:tcBorders>
              <w:top w:val="nil"/>
              <w:left w:val="nil"/>
              <w:bottom w:val="nil"/>
              <w:right w:val="nil"/>
            </w:tcBorders>
            <w:shd w:val="clear" w:color="auto" w:fill="E2EFDA"/>
            <w:noWrap/>
            <w:vAlign w:val="bottom"/>
            <w:hideMark/>
          </w:tcPr>
          <w:p w:rsidRPr="00BB081A" w:rsidR="00BD026C" w:rsidP="007A6193" w:rsidRDefault="00BD026C" w14:paraId="067CDF4B" w14:textId="77777777">
            <w:pPr>
              <w:rPr>
                <w:rFonts w:ascii="Times New Roman" w:hAnsi="Times New Roman" w:cs="Times New Roman"/>
              </w:rPr>
            </w:pPr>
            <w:r w:rsidRPr="2E260C7A">
              <w:rPr>
                <w:rFonts w:ascii="Times New Roman" w:hAnsi="Times New Roman" w:cs="Times New Roman"/>
              </w:rPr>
              <w:t>28</w:t>
            </w:r>
          </w:p>
        </w:tc>
        <w:tc>
          <w:tcPr>
            <w:tcW w:w="3685" w:type="dxa"/>
            <w:tcBorders>
              <w:top w:val="nil"/>
              <w:left w:val="nil"/>
              <w:bottom w:val="nil"/>
              <w:right w:val="nil"/>
            </w:tcBorders>
            <w:shd w:val="clear" w:color="auto" w:fill="E2EFDA"/>
            <w:noWrap/>
            <w:vAlign w:val="bottom"/>
            <w:hideMark/>
          </w:tcPr>
          <w:p w:rsidRPr="00BB081A" w:rsidR="00BD026C" w:rsidP="007A6193" w:rsidRDefault="00BD026C" w14:paraId="7F8F0301" w14:textId="7B6648A5">
            <w:pPr>
              <w:rPr>
                <w:rFonts w:ascii="Times New Roman" w:hAnsi="Times New Roman" w:cs="Times New Roman"/>
              </w:rPr>
            </w:pPr>
            <w:r w:rsidRPr="2E260C7A">
              <w:rPr>
                <w:rFonts w:ascii="Times New Roman" w:hAnsi="Times New Roman" w:cs="Times New Roman"/>
              </w:rPr>
              <w:t>18</w:t>
            </w:r>
            <w:r w:rsidRPr="2E260C7A" w:rsidR="03E5E37B">
              <w:rPr>
                <w:rFonts w:ascii="Times New Roman" w:hAnsi="Times New Roman" w:cs="Times New Roman"/>
              </w:rPr>
              <w:t>,</w:t>
            </w:r>
            <w:r w:rsidRPr="2E260C7A">
              <w:rPr>
                <w:rFonts w:ascii="Times New Roman" w:hAnsi="Times New Roman" w:cs="Times New Roman"/>
              </w:rPr>
              <w:t>30%</w:t>
            </w:r>
          </w:p>
        </w:tc>
      </w:tr>
      <w:tr w:rsidRPr="00BB081A" w:rsidR="009B36F8" w:rsidTr="2E260C7A" w14:paraId="41EAC430" w14:textId="77777777">
        <w:trPr>
          <w:trHeight w:val="300"/>
        </w:trPr>
        <w:tc>
          <w:tcPr>
            <w:tcW w:w="3969" w:type="dxa"/>
            <w:tcBorders>
              <w:top w:val="nil"/>
              <w:left w:val="nil"/>
              <w:bottom w:val="nil"/>
              <w:right w:val="nil"/>
            </w:tcBorders>
            <w:noWrap/>
            <w:vAlign w:val="bottom"/>
            <w:hideMark/>
          </w:tcPr>
          <w:p w:rsidRPr="00BB081A" w:rsidR="00BD026C" w:rsidP="007A6193" w:rsidRDefault="00BD026C" w14:paraId="5B24DFD2" w14:textId="77777777">
            <w:pPr>
              <w:rPr>
                <w:rFonts w:ascii="Times New Roman" w:hAnsi="Times New Roman" w:cs="Times New Roman"/>
              </w:rPr>
            </w:pPr>
            <w:r w:rsidRPr="2E260C7A">
              <w:rPr>
                <w:rFonts w:ascii="Times New Roman" w:hAnsi="Times New Roman" w:cs="Times New Roman"/>
              </w:rPr>
              <w:t>2 iš 4 principų</w:t>
            </w:r>
          </w:p>
        </w:tc>
        <w:tc>
          <w:tcPr>
            <w:tcW w:w="1985" w:type="dxa"/>
            <w:tcBorders>
              <w:top w:val="nil"/>
              <w:left w:val="nil"/>
              <w:bottom w:val="nil"/>
              <w:right w:val="nil"/>
            </w:tcBorders>
            <w:noWrap/>
            <w:vAlign w:val="bottom"/>
            <w:hideMark/>
          </w:tcPr>
          <w:p w:rsidRPr="00BB081A" w:rsidR="00BD026C" w:rsidP="007A6193" w:rsidRDefault="00BD026C" w14:paraId="30AB6F94" w14:textId="77777777">
            <w:pPr>
              <w:rPr>
                <w:rFonts w:ascii="Times New Roman" w:hAnsi="Times New Roman" w:cs="Times New Roman"/>
              </w:rPr>
            </w:pPr>
            <w:r w:rsidRPr="2E260C7A">
              <w:rPr>
                <w:rFonts w:ascii="Times New Roman" w:hAnsi="Times New Roman" w:cs="Times New Roman"/>
              </w:rPr>
              <w:t>27</w:t>
            </w:r>
          </w:p>
        </w:tc>
        <w:tc>
          <w:tcPr>
            <w:tcW w:w="3685" w:type="dxa"/>
            <w:tcBorders>
              <w:top w:val="nil"/>
              <w:left w:val="nil"/>
              <w:bottom w:val="nil"/>
              <w:right w:val="nil"/>
            </w:tcBorders>
            <w:noWrap/>
            <w:vAlign w:val="bottom"/>
            <w:hideMark/>
          </w:tcPr>
          <w:p w:rsidRPr="00BB081A" w:rsidR="00BD026C" w:rsidP="007A6193" w:rsidRDefault="00BD026C" w14:paraId="3BE45702" w14:textId="57F85F24">
            <w:pPr>
              <w:rPr>
                <w:rFonts w:ascii="Times New Roman" w:hAnsi="Times New Roman" w:cs="Times New Roman"/>
              </w:rPr>
            </w:pPr>
            <w:r w:rsidRPr="2E260C7A">
              <w:rPr>
                <w:rFonts w:ascii="Times New Roman" w:hAnsi="Times New Roman" w:cs="Times New Roman"/>
              </w:rPr>
              <w:t>17</w:t>
            </w:r>
            <w:r w:rsidRPr="2E260C7A" w:rsidR="384D5527">
              <w:rPr>
                <w:rFonts w:ascii="Times New Roman" w:hAnsi="Times New Roman" w:cs="Times New Roman"/>
              </w:rPr>
              <w:t>,</w:t>
            </w:r>
            <w:r w:rsidRPr="2E260C7A">
              <w:rPr>
                <w:rFonts w:ascii="Times New Roman" w:hAnsi="Times New Roman" w:cs="Times New Roman"/>
              </w:rPr>
              <w:t>65%</w:t>
            </w:r>
          </w:p>
        </w:tc>
      </w:tr>
      <w:tr w:rsidRPr="00BB081A" w:rsidR="009B36F8" w:rsidTr="2E260C7A" w14:paraId="5F7B1EFD" w14:textId="77777777">
        <w:trPr>
          <w:trHeight w:val="300"/>
        </w:trPr>
        <w:tc>
          <w:tcPr>
            <w:tcW w:w="3969" w:type="dxa"/>
            <w:tcBorders>
              <w:top w:val="nil"/>
              <w:left w:val="nil"/>
              <w:bottom w:val="nil"/>
              <w:right w:val="nil"/>
            </w:tcBorders>
            <w:shd w:val="clear" w:color="auto" w:fill="E2EFDA"/>
            <w:noWrap/>
            <w:vAlign w:val="bottom"/>
            <w:hideMark/>
          </w:tcPr>
          <w:p w:rsidRPr="00BB081A" w:rsidR="00BD026C" w:rsidP="007A6193" w:rsidRDefault="00BD026C" w14:paraId="667544D2" w14:textId="77777777">
            <w:pPr>
              <w:rPr>
                <w:rFonts w:ascii="Times New Roman" w:hAnsi="Times New Roman" w:cs="Times New Roman"/>
              </w:rPr>
            </w:pPr>
            <w:r w:rsidRPr="2E260C7A">
              <w:rPr>
                <w:rFonts w:ascii="Times New Roman" w:hAnsi="Times New Roman" w:cs="Times New Roman"/>
              </w:rPr>
              <w:t>1 iš 4 principų</w:t>
            </w:r>
          </w:p>
        </w:tc>
        <w:tc>
          <w:tcPr>
            <w:tcW w:w="1985" w:type="dxa"/>
            <w:tcBorders>
              <w:top w:val="nil"/>
              <w:left w:val="nil"/>
              <w:bottom w:val="nil"/>
              <w:right w:val="nil"/>
            </w:tcBorders>
            <w:shd w:val="clear" w:color="auto" w:fill="E2EFDA"/>
            <w:noWrap/>
            <w:vAlign w:val="bottom"/>
            <w:hideMark/>
          </w:tcPr>
          <w:p w:rsidRPr="00BB081A" w:rsidR="00BD026C" w:rsidP="007A6193" w:rsidRDefault="00BD026C" w14:paraId="3BDE0EE5" w14:textId="77777777">
            <w:pPr>
              <w:rPr>
                <w:rFonts w:ascii="Times New Roman" w:hAnsi="Times New Roman" w:cs="Times New Roman"/>
              </w:rPr>
            </w:pPr>
            <w:r w:rsidRPr="2E260C7A">
              <w:rPr>
                <w:rFonts w:ascii="Times New Roman" w:hAnsi="Times New Roman" w:cs="Times New Roman"/>
              </w:rPr>
              <w:t>23</w:t>
            </w:r>
          </w:p>
        </w:tc>
        <w:tc>
          <w:tcPr>
            <w:tcW w:w="3685" w:type="dxa"/>
            <w:tcBorders>
              <w:top w:val="nil"/>
              <w:left w:val="nil"/>
              <w:bottom w:val="nil"/>
              <w:right w:val="nil"/>
            </w:tcBorders>
            <w:shd w:val="clear" w:color="auto" w:fill="E2EFDA"/>
            <w:noWrap/>
            <w:vAlign w:val="bottom"/>
            <w:hideMark/>
          </w:tcPr>
          <w:p w:rsidRPr="00BB081A" w:rsidR="00BD026C" w:rsidP="007A6193" w:rsidRDefault="00BD026C" w14:paraId="50EE4287" w14:textId="0119ED7B">
            <w:pPr>
              <w:rPr>
                <w:rFonts w:ascii="Times New Roman" w:hAnsi="Times New Roman" w:cs="Times New Roman"/>
              </w:rPr>
            </w:pPr>
            <w:r w:rsidRPr="2E260C7A">
              <w:rPr>
                <w:rFonts w:ascii="Times New Roman" w:hAnsi="Times New Roman" w:cs="Times New Roman"/>
              </w:rPr>
              <w:t>15</w:t>
            </w:r>
            <w:r w:rsidRPr="2E260C7A" w:rsidR="53550F8D">
              <w:rPr>
                <w:rFonts w:ascii="Times New Roman" w:hAnsi="Times New Roman" w:cs="Times New Roman"/>
              </w:rPr>
              <w:t>,</w:t>
            </w:r>
            <w:r w:rsidRPr="2E260C7A">
              <w:rPr>
                <w:rFonts w:ascii="Times New Roman" w:hAnsi="Times New Roman" w:cs="Times New Roman"/>
              </w:rPr>
              <w:t>03%</w:t>
            </w:r>
          </w:p>
        </w:tc>
      </w:tr>
    </w:tbl>
    <w:p w:rsidRPr="00BB081A" w:rsidR="00BD026C" w:rsidP="007A6193" w:rsidRDefault="00BD026C" w14:paraId="1160C9F9" w14:textId="77777777">
      <w:pPr>
        <w:rPr>
          <w:rFonts w:ascii="Times New Roman" w:hAnsi="Times New Roman" w:cs="Times New Roman"/>
          <w:b/>
          <w:bCs/>
        </w:rPr>
      </w:pPr>
      <w:r w:rsidRPr="2E260C7A">
        <w:rPr>
          <w:rFonts w:ascii="Times New Roman" w:hAnsi="Times New Roman" w:cs="Times New Roman"/>
          <w:b/>
          <w:bCs/>
        </w:rPr>
        <w:t>2 lentelė: FAIR principų taikymas Lietuvos tyrėjų tarpe</w:t>
      </w:r>
    </w:p>
    <w:p w:rsidRPr="00BB081A" w:rsidR="00BD026C" w:rsidP="007A6193" w:rsidRDefault="00BD026C" w14:paraId="493104D0" w14:textId="77777777">
      <w:pPr>
        <w:rPr>
          <w:rFonts w:ascii="Times New Roman" w:hAnsi="Times New Roman" w:cs="Times New Roman"/>
        </w:rPr>
      </w:pPr>
    </w:p>
    <w:tbl>
      <w:tblPr>
        <w:tblW w:w="9735" w:type="dxa"/>
        <w:tblCellMar>
          <w:top w:w="15" w:type="dxa"/>
          <w:bottom w:w="15" w:type="dxa"/>
        </w:tblCellMar>
        <w:tblLook w:val="04A0" w:firstRow="1" w:lastRow="0" w:firstColumn="1" w:lastColumn="0" w:noHBand="0" w:noVBand="1"/>
      </w:tblPr>
      <w:tblGrid>
        <w:gridCol w:w="4425"/>
        <w:gridCol w:w="2383"/>
        <w:gridCol w:w="2927"/>
      </w:tblGrid>
      <w:tr w:rsidRPr="00BB081A" w:rsidR="009B36F8" w:rsidTr="2E260C7A" w14:paraId="2CC67D87" w14:textId="77777777">
        <w:trPr>
          <w:trHeight w:val="300"/>
        </w:trPr>
        <w:tc>
          <w:tcPr>
            <w:tcW w:w="4425" w:type="dxa"/>
            <w:tcBorders>
              <w:top w:val="nil"/>
              <w:left w:val="nil"/>
              <w:bottom w:val="nil"/>
              <w:right w:val="nil"/>
            </w:tcBorders>
            <w:shd w:val="clear" w:color="auto" w:fill="70AD47" w:themeFill="accent6"/>
            <w:noWrap/>
            <w:vAlign w:val="bottom"/>
            <w:hideMark/>
          </w:tcPr>
          <w:p w:rsidRPr="00BB081A" w:rsidR="00BD026C" w:rsidP="007A6193" w:rsidRDefault="00BD026C" w14:paraId="7892719B" w14:textId="77777777">
            <w:pPr>
              <w:rPr>
                <w:rFonts w:ascii="Times New Roman" w:hAnsi="Times New Roman" w:cs="Times New Roman"/>
                <w:b/>
                <w:bCs/>
              </w:rPr>
            </w:pPr>
            <w:r w:rsidRPr="2E260C7A">
              <w:rPr>
                <w:rFonts w:ascii="Times New Roman" w:hAnsi="Times New Roman" w:cs="Times New Roman"/>
                <w:b/>
                <w:bCs/>
              </w:rPr>
              <w:t>FAIR principas</w:t>
            </w:r>
          </w:p>
        </w:tc>
        <w:tc>
          <w:tcPr>
            <w:tcW w:w="2383" w:type="dxa"/>
            <w:tcBorders>
              <w:top w:val="nil"/>
              <w:left w:val="nil"/>
              <w:bottom w:val="nil"/>
              <w:right w:val="nil"/>
            </w:tcBorders>
            <w:shd w:val="clear" w:color="auto" w:fill="70AD47" w:themeFill="accent6"/>
            <w:noWrap/>
            <w:vAlign w:val="bottom"/>
            <w:hideMark/>
          </w:tcPr>
          <w:p w:rsidRPr="00BB081A" w:rsidR="00BD026C" w:rsidP="007A6193" w:rsidRDefault="00BD026C" w14:paraId="251D438B" w14:textId="77777777">
            <w:pPr>
              <w:rPr>
                <w:rFonts w:ascii="Times New Roman" w:hAnsi="Times New Roman" w:cs="Times New Roman"/>
                <w:b/>
                <w:bCs/>
              </w:rPr>
            </w:pPr>
            <w:r w:rsidRPr="2E260C7A">
              <w:rPr>
                <w:rFonts w:ascii="Times New Roman" w:hAnsi="Times New Roman" w:cs="Times New Roman"/>
                <w:b/>
                <w:bCs/>
              </w:rPr>
              <w:t>Jį taikančių respondentų skaičius</w:t>
            </w:r>
          </w:p>
        </w:tc>
        <w:tc>
          <w:tcPr>
            <w:tcW w:w="2927" w:type="dxa"/>
            <w:tcBorders>
              <w:top w:val="nil"/>
              <w:left w:val="nil"/>
              <w:bottom w:val="nil"/>
              <w:right w:val="nil"/>
            </w:tcBorders>
            <w:shd w:val="clear" w:color="auto" w:fill="70AD47" w:themeFill="accent6"/>
            <w:vAlign w:val="bottom"/>
          </w:tcPr>
          <w:p w:rsidRPr="00BB081A" w:rsidR="00BD026C" w:rsidP="007A6193" w:rsidRDefault="00BD026C" w14:paraId="6EB4E51D" w14:textId="77777777">
            <w:pPr>
              <w:rPr>
                <w:rFonts w:ascii="Times New Roman" w:hAnsi="Times New Roman" w:cs="Times New Roman"/>
                <w:b/>
                <w:bCs/>
                <w:lang w:val="it-IT"/>
              </w:rPr>
            </w:pPr>
            <w:r w:rsidRPr="2E260C7A">
              <w:rPr>
                <w:rFonts w:ascii="Times New Roman" w:hAnsi="Times New Roman" w:cs="Times New Roman"/>
                <w:b/>
                <w:bCs/>
              </w:rPr>
              <w:t>Procentinė dalis nuo visų atsakiusiųjų (N = 153)</w:t>
            </w:r>
          </w:p>
        </w:tc>
      </w:tr>
      <w:tr w:rsidRPr="00BB081A" w:rsidR="009B36F8" w:rsidTr="2E260C7A" w14:paraId="258CABDB" w14:textId="77777777">
        <w:trPr>
          <w:trHeight w:val="300"/>
        </w:trPr>
        <w:tc>
          <w:tcPr>
            <w:tcW w:w="4425" w:type="dxa"/>
            <w:tcBorders>
              <w:top w:val="nil"/>
              <w:left w:val="nil"/>
              <w:bottom w:val="nil"/>
              <w:right w:val="nil"/>
            </w:tcBorders>
            <w:shd w:val="clear" w:color="auto" w:fill="E2EFDA"/>
            <w:noWrap/>
            <w:vAlign w:val="bottom"/>
            <w:hideMark/>
          </w:tcPr>
          <w:p w:rsidRPr="00BB081A" w:rsidR="00BD026C" w:rsidP="007A6193" w:rsidRDefault="00BD026C" w14:paraId="55CA5E69" w14:textId="77777777">
            <w:pPr>
              <w:rPr>
                <w:rFonts w:ascii="Times New Roman" w:hAnsi="Times New Roman" w:cs="Times New Roman"/>
                <w:lang w:val="it-IT"/>
              </w:rPr>
            </w:pPr>
            <w:r w:rsidRPr="2E260C7A">
              <w:rPr>
                <w:rFonts w:ascii="Times New Roman" w:hAnsi="Times New Roman" w:cs="Times New Roman"/>
              </w:rPr>
              <w:t>Duomenys yra pakartotinai panaudojami (R)</w:t>
            </w:r>
          </w:p>
        </w:tc>
        <w:tc>
          <w:tcPr>
            <w:tcW w:w="2383" w:type="dxa"/>
            <w:tcBorders>
              <w:top w:val="nil"/>
              <w:left w:val="nil"/>
              <w:bottom w:val="nil"/>
              <w:right w:val="nil"/>
            </w:tcBorders>
            <w:shd w:val="clear" w:color="auto" w:fill="E2EFDA"/>
            <w:noWrap/>
            <w:vAlign w:val="bottom"/>
            <w:hideMark/>
          </w:tcPr>
          <w:p w:rsidRPr="00BB081A" w:rsidR="00BD026C" w:rsidP="007A6193" w:rsidRDefault="00BD026C" w14:paraId="4F94CF17" w14:textId="77777777">
            <w:pPr>
              <w:rPr>
                <w:rFonts w:ascii="Times New Roman" w:hAnsi="Times New Roman" w:cs="Times New Roman"/>
              </w:rPr>
            </w:pPr>
            <w:r w:rsidRPr="2E260C7A">
              <w:rPr>
                <w:rFonts w:ascii="Times New Roman" w:hAnsi="Times New Roman" w:cs="Times New Roman"/>
              </w:rPr>
              <w:t>87</w:t>
            </w:r>
          </w:p>
        </w:tc>
        <w:tc>
          <w:tcPr>
            <w:tcW w:w="2927" w:type="dxa"/>
            <w:tcBorders>
              <w:top w:val="nil"/>
              <w:left w:val="nil"/>
              <w:bottom w:val="nil"/>
              <w:right w:val="nil"/>
            </w:tcBorders>
            <w:shd w:val="clear" w:color="auto" w:fill="E2EFDA"/>
            <w:vAlign w:val="bottom"/>
          </w:tcPr>
          <w:p w:rsidRPr="00BB081A" w:rsidR="00BD026C" w:rsidP="007A6193" w:rsidRDefault="00BD026C" w14:paraId="1AD9833E" w14:textId="77777777">
            <w:pPr>
              <w:rPr>
                <w:rFonts w:ascii="Times New Roman" w:hAnsi="Times New Roman" w:cs="Times New Roman"/>
              </w:rPr>
            </w:pPr>
            <w:r w:rsidRPr="2E260C7A">
              <w:rPr>
                <w:rFonts w:ascii="Times New Roman" w:hAnsi="Times New Roman" w:eastAsia="Calibri" w:cs="Times New Roman"/>
              </w:rPr>
              <w:t>56,86%</w:t>
            </w:r>
          </w:p>
        </w:tc>
      </w:tr>
      <w:tr w:rsidRPr="00BB081A" w:rsidR="009B36F8" w:rsidTr="2E260C7A" w14:paraId="5DAD8B3D" w14:textId="77777777">
        <w:trPr>
          <w:trHeight w:val="300"/>
        </w:trPr>
        <w:tc>
          <w:tcPr>
            <w:tcW w:w="4425" w:type="dxa"/>
            <w:tcBorders>
              <w:top w:val="nil"/>
              <w:left w:val="nil"/>
              <w:bottom w:val="nil"/>
              <w:right w:val="nil"/>
            </w:tcBorders>
            <w:noWrap/>
            <w:vAlign w:val="bottom"/>
            <w:hideMark/>
          </w:tcPr>
          <w:p w:rsidRPr="00BB081A" w:rsidR="00BD026C" w:rsidP="007A6193" w:rsidRDefault="00BD026C" w14:paraId="20A9AB3B" w14:textId="77777777">
            <w:pPr>
              <w:rPr>
                <w:rFonts w:ascii="Times New Roman" w:hAnsi="Times New Roman" w:cs="Times New Roman"/>
              </w:rPr>
            </w:pPr>
            <w:r w:rsidRPr="2E260C7A">
              <w:rPr>
                <w:rFonts w:ascii="Times New Roman" w:hAnsi="Times New Roman" w:cs="Times New Roman"/>
              </w:rPr>
              <w:t>Duomenys yra pasiekiami (A)</w:t>
            </w:r>
          </w:p>
        </w:tc>
        <w:tc>
          <w:tcPr>
            <w:tcW w:w="2383" w:type="dxa"/>
            <w:tcBorders>
              <w:top w:val="nil"/>
              <w:left w:val="nil"/>
              <w:bottom w:val="nil"/>
              <w:right w:val="nil"/>
            </w:tcBorders>
            <w:noWrap/>
            <w:vAlign w:val="bottom"/>
            <w:hideMark/>
          </w:tcPr>
          <w:p w:rsidRPr="00BB081A" w:rsidR="00BD026C" w:rsidP="007A6193" w:rsidRDefault="00BD026C" w14:paraId="281AB287" w14:textId="77777777">
            <w:pPr>
              <w:rPr>
                <w:rFonts w:ascii="Times New Roman" w:hAnsi="Times New Roman" w:cs="Times New Roman"/>
              </w:rPr>
            </w:pPr>
            <w:r w:rsidRPr="2E260C7A">
              <w:rPr>
                <w:rFonts w:ascii="Times New Roman" w:hAnsi="Times New Roman" w:cs="Times New Roman"/>
              </w:rPr>
              <w:t>85</w:t>
            </w:r>
          </w:p>
        </w:tc>
        <w:tc>
          <w:tcPr>
            <w:tcW w:w="2927" w:type="dxa"/>
            <w:tcBorders>
              <w:top w:val="nil"/>
              <w:left w:val="nil"/>
              <w:bottom w:val="nil"/>
              <w:right w:val="nil"/>
            </w:tcBorders>
            <w:vAlign w:val="bottom"/>
          </w:tcPr>
          <w:p w:rsidRPr="00BB081A" w:rsidR="00BD026C" w:rsidP="007A6193" w:rsidRDefault="00BD026C" w14:paraId="233FB272" w14:textId="77777777">
            <w:pPr>
              <w:rPr>
                <w:rFonts w:ascii="Times New Roman" w:hAnsi="Times New Roman" w:cs="Times New Roman"/>
              </w:rPr>
            </w:pPr>
            <w:r w:rsidRPr="2E260C7A">
              <w:rPr>
                <w:rFonts w:ascii="Times New Roman" w:hAnsi="Times New Roman" w:eastAsia="Calibri" w:cs="Times New Roman"/>
              </w:rPr>
              <w:t>55,56%</w:t>
            </w:r>
          </w:p>
        </w:tc>
      </w:tr>
      <w:tr w:rsidRPr="00BB081A" w:rsidR="009B36F8" w:rsidTr="2E260C7A" w14:paraId="7CDA41C2" w14:textId="77777777">
        <w:trPr>
          <w:trHeight w:val="300"/>
        </w:trPr>
        <w:tc>
          <w:tcPr>
            <w:tcW w:w="4425" w:type="dxa"/>
            <w:tcBorders>
              <w:top w:val="nil"/>
              <w:left w:val="nil"/>
              <w:bottom w:val="nil"/>
              <w:right w:val="nil"/>
            </w:tcBorders>
            <w:shd w:val="clear" w:color="auto" w:fill="E2EFDA"/>
            <w:noWrap/>
            <w:vAlign w:val="bottom"/>
            <w:hideMark/>
          </w:tcPr>
          <w:p w:rsidRPr="00BB081A" w:rsidR="00BD026C" w:rsidP="007A6193" w:rsidRDefault="00BD026C" w14:paraId="65C39C78" w14:textId="77777777">
            <w:pPr>
              <w:rPr>
                <w:rFonts w:ascii="Times New Roman" w:hAnsi="Times New Roman" w:cs="Times New Roman"/>
              </w:rPr>
            </w:pPr>
            <w:r w:rsidRPr="2E260C7A">
              <w:rPr>
                <w:rFonts w:ascii="Times New Roman" w:hAnsi="Times New Roman" w:cs="Times New Roman"/>
              </w:rPr>
              <w:t>Duomenys yra surandami (F)</w:t>
            </w:r>
          </w:p>
        </w:tc>
        <w:tc>
          <w:tcPr>
            <w:tcW w:w="2383" w:type="dxa"/>
            <w:tcBorders>
              <w:top w:val="nil"/>
              <w:left w:val="nil"/>
              <w:bottom w:val="nil"/>
              <w:right w:val="nil"/>
            </w:tcBorders>
            <w:shd w:val="clear" w:color="auto" w:fill="E2EFDA"/>
            <w:noWrap/>
            <w:vAlign w:val="bottom"/>
            <w:hideMark/>
          </w:tcPr>
          <w:p w:rsidRPr="00BB081A" w:rsidR="00BD026C" w:rsidP="007A6193" w:rsidRDefault="00BD026C" w14:paraId="1C56845C" w14:textId="77777777">
            <w:pPr>
              <w:rPr>
                <w:rFonts w:ascii="Times New Roman" w:hAnsi="Times New Roman" w:cs="Times New Roman"/>
              </w:rPr>
            </w:pPr>
            <w:r w:rsidRPr="2E260C7A">
              <w:rPr>
                <w:rFonts w:ascii="Times New Roman" w:hAnsi="Times New Roman" w:cs="Times New Roman"/>
              </w:rPr>
              <w:t>80</w:t>
            </w:r>
          </w:p>
        </w:tc>
        <w:tc>
          <w:tcPr>
            <w:tcW w:w="2927" w:type="dxa"/>
            <w:tcBorders>
              <w:top w:val="nil"/>
              <w:left w:val="nil"/>
              <w:bottom w:val="nil"/>
              <w:right w:val="nil"/>
            </w:tcBorders>
            <w:shd w:val="clear" w:color="auto" w:fill="E2EFDA"/>
            <w:vAlign w:val="bottom"/>
          </w:tcPr>
          <w:p w:rsidRPr="00BB081A" w:rsidR="00BD026C" w:rsidP="007A6193" w:rsidRDefault="00BD026C" w14:paraId="3E206BF4" w14:textId="77777777">
            <w:pPr>
              <w:rPr>
                <w:rFonts w:ascii="Times New Roman" w:hAnsi="Times New Roman" w:cs="Times New Roman"/>
              </w:rPr>
            </w:pPr>
            <w:r w:rsidRPr="2E260C7A">
              <w:rPr>
                <w:rFonts w:ascii="Times New Roman" w:hAnsi="Times New Roman" w:eastAsia="Calibri" w:cs="Times New Roman"/>
              </w:rPr>
              <w:t>52,29%</w:t>
            </w:r>
          </w:p>
        </w:tc>
      </w:tr>
      <w:tr w:rsidRPr="00BB081A" w:rsidR="009B36F8" w:rsidTr="2E260C7A" w14:paraId="1A8A8C01" w14:textId="77777777">
        <w:trPr>
          <w:trHeight w:val="300"/>
        </w:trPr>
        <w:tc>
          <w:tcPr>
            <w:tcW w:w="4425" w:type="dxa"/>
            <w:tcBorders>
              <w:top w:val="nil"/>
              <w:left w:val="nil"/>
              <w:bottom w:val="nil"/>
              <w:right w:val="nil"/>
            </w:tcBorders>
            <w:noWrap/>
            <w:vAlign w:val="bottom"/>
            <w:hideMark/>
          </w:tcPr>
          <w:p w:rsidRPr="00BB081A" w:rsidR="00BD026C" w:rsidP="007A6193" w:rsidRDefault="00BD026C" w14:paraId="5C19B2AD" w14:textId="77777777">
            <w:pPr>
              <w:rPr>
                <w:rFonts w:ascii="Times New Roman" w:hAnsi="Times New Roman" w:cs="Times New Roman"/>
                <w:lang w:val="it-IT"/>
              </w:rPr>
            </w:pPr>
            <w:r w:rsidRPr="2E260C7A">
              <w:rPr>
                <w:rFonts w:ascii="Times New Roman" w:hAnsi="Times New Roman" w:cs="Times New Roman"/>
              </w:rPr>
              <w:t>Duomenys yra sąveikūs (I)</w:t>
            </w:r>
          </w:p>
        </w:tc>
        <w:tc>
          <w:tcPr>
            <w:tcW w:w="2383" w:type="dxa"/>
            <w:tcBorders>
              <w:top w:val="nil"/>
              <w:left w:val="nil"/>
              <w:bottom w:val="nil"/>
              <w:right w:val="nil"/>
            </w:tcBorders>
            <w:noWrap/>
            <w:vAlign w:val="bottom"/>
            <w:hideMark/>
          </w:tcPr>
          <w:p w:rsidRPr="00BB081A" w:rsidR="00BD026C" w:rsidP="007A6193" w:rsidRDefault="00BD026C" w14:paraId="60E872C8" w14:textId="77777777">
            <w:pPr>
              <w:rPr>
                <w:rFonts w:ascii="Times New Roman" w:hAnsi="Times New Roman" w:cs="Times New Roman"/>
              </w:rPr>
            </w:pPr>
            <w:commentRangeStart w:id="321"/>
            <w:r w:rsidRPr="2E260C7A">
              <w:rPr>
                <w:rFonts w:ascii="Times New Roman" w:hAnsi="Times New Roman" w:cs="Times New Roman"/>
              </w:rPr>
              <w:t>61</w:t>
            </w:r>
          </w:p>
        </w:tc>
        <w:tc>
          <w:tcPr>
            <w:tcW w:w="2927" w:type="dxa"/>
            <w:tcBorders>
              <w:top w:val="nil"/>
              <w:left w:val="nil"/>
              <w:bottom w:val="nil"/>
              <w:right w:val="nil"/>
            </w:tcBorders>
            <w:vAlign w:val="bottom"/>
          </w:tcPr>
          <w:p w:rsidRPr="00BB081A" w:rsidR="00BD026C" w:rsidP="007A6193" w:rsidRDefault="00BD026C" w14:paraId="50885DFD" w14:textId="77777777">
            <w:pPr>
              <w:rPr>
                <w:rFonts w:ascii="Times New Roman" w:hAnsi="Times New Roman" w:cs="Times New Roman"/>
              </w:rPr>
            </w:pPr>
            <w:r w:rsidRPr="2E260C7A">
              <w:rPr>
                <w:rFonts w:ascii="Times New Roman" w:hAnsi="Times New Roman" w:eastAsia="Calibri" w:cs="Times New Roman"/>
              </w:rPr>
              <w:t>39,87%</w:t>
            </w:r>
            <w:commentRangeEnd w:id="321"/>
            <w:r w:rsidRPr="00BB081A">
              <w:rPr>
                <w:rStyle w:val="Komentaronuoroda"/>
                <w:rFonts w:ascii="Times New Roman" w:hAnsi="Times New Roman" w:cs="Times New Roman"/>
                <w:sz w:val="24"/>
                <w:szCs w:val="24"/>
              </w:rPr>
              <w:commentReference w:id="321"/>
            </w:r>
          </w:p>
        </w:tc>
      </w:tr>
    </w:tbl>
    <w:p w:rsidR="00A1730D" w:rsidP="007A6193" w:rsidRDefault="73D0D974" w14:paraId="32B2B94B" w14:textId="0FD3FE6D">
      <w:pPr>
        <w:rPr>
          <w:rFonts w:ascii="Times New Roman" w:hAnsi="Times New Roman" w:cs="Times New Roman"/>
          <w:b/>
          <w:bCs/>
        </w:rPr>
      </w:pPr>
      <w:r w:rsidRPr="2E260C7A">
        <w:rPr>
          <w:rFonts w:ascii="Times New Roman" w:hAnsi="Times New Roman" w:cs="Times New Roman"/>
          <w:b/>
          <w:bCs/>
        </w:rPr>
        <w:t>3 lentelė: FAIR principų įgyvendinimo lygis Lietuvos tyrėjų tarpe</w:t>
      </w:r>
    </w:p>
    <w:p w:rsidR="00A1730D" w:rsidP="007A6193" w:rsidRDefault="00A1730D" w14:paraId="4ABEB6FD" w14:textId="77777777">
      <w:pPr>
        <w:rPr>
          <w:rFonts w:ascii="Times New Roman" w:hAnsi="Times New Roman" w:cs="Times New Roman"/>
          <w:b/>
          <w:bCs/>
        </w:rPr>
      </w:pPr>
    </w:p>
    <w:p w:rsidRPr="00BB081A" w:rsidR="00BD026C" w:rsidP="007A6193" w:rsidRDefault="00BD026C" w14:paraId="1E479386" w14:textId="14C9DAC6">
      <w:pPr>
        <w:rPr>
          <w:rFonts w:ascii="Times New Roman" w:hAnsi="Times New Roman" w:cs="Times New Roman"/>
        </w:rPr>
      </w:pPr>
    </w:p>
    <w:p w:rsidRPr="00510A43" w:rsidR="001F1E8F" w:rsidP="002C0FBD" w:rsidRDefault="7EF00713" w14:paraId="41E75938" w14:textId="2E97DF66">
      <w:pPr>
        <w:rPr>
          <w:rFonts w:ascii="Times New Roman" w:hAnsi="Times New Roman" w:cs="Times New Roman"/>
          <w:b/>
          <w:bCs/>
        </w:rPr>
      </w:pPr>
      <w:r w:rsidRPr="00510A43">
        <w:rPr>
          <w:rFonts w:ascii="Times New Roman" w:hAnsi="Times New Roman" w:cs="Times New Roman"/>
          <w:b/>
          <w:bCs/>
        </w:rPr>
        <w:t>CARE</w:t>
      </w:r>
      <w:r w:rsidRPr="00510A43" w:rsidR="61BDBF0E">
        <w:rPr>
          <w:rFonts w:ascii="Times New Roman" w:hAnsi="Times New Roman" w:cs="Times New Roman"/>
          <w:b/>
          <w:bCs/>
        </w:rPr>
        <w:t xml:space="preserve"> ir</w:t>
      </w:r>
      <w:r w:rsidRPr="00510A43">
        <w:rPr>
          <w:rFonts w:ascii="Times New Roman" w:hAnsi="Times New Roman" w:cs="Times New Roman"/>
          <w:b/>
          <w:bCs/>
        </w:rPr>
        <w:t xml:space="preserve"> TRUST principai </w:t>
      </w:r>
    </w:p>
    <w:p w:rsidR="77121C33" w:rsidP="6F3D20FB" w:rsidRDefault="22D2477D" w14:paraId="10A710C3" w14:textId="03C1F81C">
      <w:pPr>
        <w:ind w:firstLine="567"/>
        <w:rPr>
          <w:rFonts w:ascii="Times New Roman" w:hAnsi="Times New Roman" w:cs="Times New Roman"/>
        </w:rPr>
      </w:pPr>
      <w:r w:rsidRPr="2E260C7A">
        <w:rPr>
          <w:rFonts w:ascii="Times New Roman" w:hAnsi="Times New Roman" w:cs="Times New Roman"/>
        </w:rPr>
        <w:t>Nors ES moksl</w:t>
      </w:r>
      <w:r w:rsidRPr="2E260C7A" w:rsidR="1F68531A">
        <w:rPr>
          <w:rFonts w:ascii="Times New Roman" w:hAnsi="Times New Roman" w:cs="Times New Roman"/>
        </w:rPr>
        <w:t xml:space="preserve">o politika ir EOSC vadovaujasi visų pirma FAIR principais, egzistuoja ir </w:t>
      </w:r>
      <w:r w:rsidRPr="2E260C7A" w:rsidR="02C9CD7B">
        <w:rPr>
          <w:rFonts w:ascii="Times New Roman" w:hAnsi="Times New Roman" w:cs="Times New Roman"/>
        </w:rPr>
        <w:t xml:space="preserve">keletas </w:t>
      </w:r>
      <w:r w:rsidRPr="2E260C7A" w:rsidR="1F68531A">
        <w:rPr>
          <w:rFonts w:ascii="Times New Roman" w:hAnsi="Times New Roman" w:cs="Times New Roman"/>
        </w:rPr>
        <w:t>kitų pri</w:t>
      </w:r>
      <w:r w:rsidRPr="2E260C7A" w:rsidR="774566C3">
        <w:rPr>
          <w:rFonts w:ascii="Times New Roman" w:hAnsi="Times New Roman" w:cs="Times New Roman"/>
        </w:rPr>
        <w:t>ncipų</w:t>
      </w:r>
      <w:r w:rsidRPr="2E260C7A" w:rsidR="0AEC60EF">
        <w:rPr>
          <w:rFonts w:ascii="Times New Roman" w:hAnsi="Times New Roman" w:cs="Times New Roman"/>
        </w:rPr>
        <w:t xml:space="preserve"> ar kokybės sertifikavimo schemų</w:t>
      </w:r>
      <w:r w:rsidRPr="2E260C7A" w:rsidR="774566C3">
        <w:rPr>
          <w:rFonts w:ascii="Times New Roman" w:hAnsi="Times New Roman" w:cs="Times New Roman"/>
        </w:rPr>
        <w:t>, į kuriuos būtų naudinga atsižvelgti, kuriant nacionalinę MTD ekosistemą.</w:t>
      </w:r>
      <w:r w:rsidRPr="2E260C7A" w:rsidR="6D68B415">
        <w:rPr>
          <w:rFonts w:ascii="Times New Roman" w:hAnsi="Times New Roman" w:cs="Times New Roman"/>
        </w:rPr>
        <w:t xml:space="preserve"> Nemažai </w:t>
      </w:r>
      <w:r w:rsidRPr="2E260C7A" w:rsidR="4F4D15F6">
        <w:rPr>
          <w:rFonts w:ascii="Times New Roman" w:hAnsi="Times New Roman" w:cs="Times New Roman"/>
        </w:rPr>
        <w:t>jų buvo sumanyti kaip FAIR principų papildymas</w:t>
      </w:r>
      <w:r w:rsidRPr="2E260C7A" w:rsidR="50425B36">
        <w:rPr>
          <w:rFonts w:ascii="Times New Roman" w:hAnsi="Times New Roman" w:cs="Times New Roman"/>
        </w:rPr>
        <w:t>: CARE principai duomenimis (Carroll et al., 2020), TRUST principai duomenų talpykloms (Lin et al., 2020), „CoreTrustSeal“ sertifikavimas duomenų talpykloms (</w:t>
      </w:r>
      <w:commentRangeStart w:id="322"/>
      <w:r w:rsidRPr="2E260C7A" w:rsidR="50425B36">
        <w:rPr>
          <w:rFonts w:ascii="Times New Roman" w:hAnsi="Times New Roman" w:cs="Times New Roman"/>
        </w:rPr>
        <w:t xml:space="preserve">CoreTrustSeal Board, </w:t>
      </w:r>
      <w:commentRangeEnd w:id="322"/>
      <w:r w:rsidRPr="2E260C7A" w:rsidR="00510A43">
        <w:rPr>
          <w:rStyle w:val="Komentaronuoroda"/>
          <w:rFonts w:ascii="Times New Roman" w:hAnsi="Times New Roman" w:cs="Times New Roman"/>
          <w:sz w:val="24"/>
          <w:szCs w:val="24"/>
        </w:rPr>
        <w:commentReference w:id="322"/>
      </w:r>
      <w:r w:rsidRPr="2E260C7A" w:rsidR="50425B36">
        <w:rPr>
          <w:rFonts w:ascii="Times New Roman" w:hAnsi="Times New Roman" w:cs="Times New Roman"/>
        </w:rPr>
        <w:t>2016), FIDELIS projekto Skaidrių ir patikimų talpyklų charakteristikų matrica (TTRAMatrix) (</w:t>
      </w:r>
      <w:commentRangeStart w:id="323"/>
      <w:r w:rsidRPr="2E260C7A" w:rsidR="50425B36">
        <w:rPr>
          <w:rFonts w:ascii="Times New Roman" w:hAnsi="Times New Roman" w:cs="Times New Roman"/>
        </w:rPr>
        <w:t>L'Hours et al. 2025</w:t>
      </w:r>
      <w:commentRangeEnd w:id="323"/>
      <w:r w:rsidRPr="2E260C7A" w:rsidR="00510A43">
        <w:rPr>
          <w:rStyle w:val="Komentaronuoroda"/>
          <w:rFonts w:ascii="Times New Roman" w:hAnsi="Times New Roman" w:cs="Times New Roman"/>
          <w:sz w:val="24"/>
          <w:szCs w:val="24"/>
        </w:rPr>
        <w:commentReference w:id="323"/>
      </w:r>
      <w:r w:rsidRPr="2E260C7A" w:rsidR="50425B36">
        <w:rPr>
          <w:rFonts w:ascii="Times New Roman" w:hAnsi="Times New Roman" w:cs="Times New Roman"/>
        </w:rPr>
        <w:t>) ir pan.</w:t>
      </w:r>
    </w:p>
    <w:p w:rsidR="34FF5B0D" w:rsidP="6F3D20FB" w:rsidRDefault="774566C3" w14:paraId="39803C1D" w14:textId="2E77B92E">
      <w:pPr>
        <w:ind w:firstLine="567"/>
        <w:rPr>
          <w:rFonts w:ascii="Times New Roman" w:hAnsi="Times New Roman" w:cs="Times New Roman"/>
        </w:rPr>
      </w:pPr>
      <w:r w:rsidRPr="2E260C7A">
        <w:rPr>
          <w:rFonts w:ascii="Times New Roman" w:hAnsi="Times New Roman" w:cs="Times New Roman"/>
        </w:rPr>
        <w:t>Toliau aptariami CARE principai duomenims ir TRUST principai duomenų talpykloms.</w:t>
      </w:r>
    </w:p>
    <w:p w:rsidR="00A1730D" w:rsidP="6F3D20FB" w:rsidRDefault="47A08DC6" w14:paraId="434A93AB" w14:textId="77777777">
      <w:pPr>
        <w:ind w:firstLine="567"/>
        <w:rPr>
          <w:rFonts w:ascii="Times New Roman" w:hAnsi="Times New Roman" w:cs="Times New Roman"/>
        </w:rPr>
      </w:pPr>
      <w:r w:rsidRPr="2E260C7A">
        <w:rPr>
          <w:rFonts w:ascii="Times New Roman" w:hAnsi="Times New Roman" w:cs="Times New Roman"/>
        </w:rPr>
        <w:t>FAIR principų (Wilkinson et al., 2016) paskelbimas sujudino tyrimų duomenų valdymo pasaulį ir, viena vertus, paskatino ieškoti praktinių sprendimų, kaip juos įgyvendinti (</w:t>
      </w:r>
      <w:commentRangeStart w:id="324"/>
      <w:r w:rsidRPr="2E260C7A">
        <w:rPr>
          <w:rFonts w:ascii="Times New Roman" w:hAnsi="Times New Roman" w:cs="Times New Roman"/>
        </w:rPr>
        <w:t>FAIR Data Maturity Model Working Group, 2020; Bailo et al., 2020; Cabrera et al., 2020; Ngakan et al., 2025)</w:t>
      </w:r>
      <w:commentRangeEnd w:id="324"/>
      <w:r w:rsidRPr="2E260C7A" w:rsidR="00510A43">
        <w:rPr>
          <w:rStyle w:val="Komentaronuoroda"/>
          <w:rFonts w:ascii="Times New Roman" w:hAnsi="Times New Roman" w:cs="Times New Roman"/>
          <w:sz w:val="24"/>
          <w:szCs w:val="24"/>
        </w:rPr>
        <w:commentReference w:id="324"/>
      </w:r>
      <w:r w:rsidRPr="2E260C7A">
        <w:rPr>
          <w:rFonts w:ascii="Times New Roman" w:hAnsi="Times New Roman" w:cs="Times New Roman"/>
        </w:rPr>
        <w:t xml:space="preserve">, kita vertus, inicijavo svarbius susijusius procesus, kurių metu buvo sukurti (arba išplėtoti) papildomi su duomenų valdymu susiję principai, tvarkos ir taisyklės: CARE principai duomenimis (Carroll et al., 2020), TRUST principai duomenų talpykloms (Lin et al., 2020), „CoreTrustSeal“ sertifikavimas duomenų talpykloms (CoreTrustSeal Board, 2016), FIDELIS projekto Skaidrių ir patikimų talpyklų charakteristikų matrica (TTRAMatrix) (L'Hours et al. 2025) ir pan. </w:t>
      </w:r>
    </w:p>
    <w:p w:rsidR="001F1E8F" w:rsidP="6F3D20FB" w:rsidRDefault="47A08DC6" w14:paraId="39D4658D" w14:textId="263F051A">
      <w:pPr>
        <w:ind w:firstLine="567"/>
        <w:rPr>
          <w:rFonts w:ascii="Times New Roman" w:hAnsi="Times New Roman" w:cs="Times New Roman"/>
        </w:rPr>
      </w:pPr>
      <w:r w:rsidRPr="2E260C7A">
        <w:rPr>
          <w:rFonts w:ascii="Times New Roman" w:hAnsi="Times New Roman" w:cs="Times New Roman"/>
        </w:rPr>
        <w:t>Toliau aptariami CARE principai duomenims ir TRUST principai duomenų talpyklo</w:t>
      </w:r>
      <w:r w:rsidRPr="2E260C7A" w:rsidR="0D7CF7BF">
        <w:rPr>
          <w:rFonts w:ascii="Times New Roman" w:hAnsi="Times New Roman" w:cs="Times New Roman"/>
        </w:rPr>
        <w:t>m</w:t>
      </w:r>
      <w:r w:rsidRPr="2E260C7A">
        <w:rPr>
          <w:rFonts w:ascii="Times New Roman" w:hAnsi="Times New Roman" w:cs="Times New Roman"/>
        </w:rPr>
        <w:t>s</w:t>
      </w:r>
      <w:r w:rsidRPr="2E260C7A" w:rsidR="7B97CB5C">
        <w:rPr>
          <w:rFonts w:ascii="Times New Roman" w:hAnsi="Times New Roman" w:cs="Times New Roman"/>
        </w:rPr>
        <w:t>.</w:t>
      </w:r>
      <w:r w:rsidRPr="2E260C7A">
        <w:rPr>
          <w:rFonts w:ascii="Times New Roman" w:hAnsi="Times New Roman" w:cs="Times New Roman"/>
        </w:rPr>
        <w:t xml:space="preserve"> </w:t>
      </w:r>
    </w:p>
    <w:p w:rsidRPr="00BB081A" w:rsidR="00A1730D" w:rsidP="6F3D20FB" w:rsidRDefault="00A1730D" w14:paraId="4C1BFB0B" w14:textId="77777777">
      <w:pPr>
        <w:ind w:firstLine="567"/>
        <w:rPr>
          <w:rFonts w:ascii="Times New Roman" w:hAnsi="Times New Roman" w:cs="Times New Roman"/>
        </w:rPr>
      </w:pPr>
    </w:p>
    <w:p w:rsidRPr="00BB081A" w:rsidR="001F1E8F" w:rsidP="002C0FBD" w:rsidRDefault="00510A43" w14:paraId="2448B282" w14:textId="32D16B49">
      <w:pPr>
        <w:pStyle w:val="Antrat3"/>
      </w:pPr>
      <w:bookmarkStart w:name="_Toc225450976" w:id="325"/>
      <w:r>
        <w:t>2</w:t>
      </w:r>
      <w:r w:rsidR="002C0FBD">
        <w:t xml:space="preserve">.2.2. </w:t>
      </w:r>
      <w:r w:rsidR="001F1E8F">
        <w:t>CARE principai duomenims</w:t>
      </w:r>
      <w:bookmarkEnd w:id="325"/>
    </w:p>
    <w:p w:rsidRPr="00955FC3" w:rsidR="001F1E8F" w:rsidP="00A1730D" w:rsidRDefault="001F1E8F" w14:paraId="13F4E85E" w14:textId="77777777">
      <w:pPr>
        <w:ind w:firstLine="567"/>
        <w:rPr>
          <w:rFonts w:ascii="Times New Roman" w:hAnsi="Times New Roman" w:cs="Times New Roman"/>
        </w:rPr>
      </w:pPr>
      <w:r w:rsidRPr="2E260C7A">
        <w:rPr>
          <w:rFonts w:ascii="Times New Roman" w:hAnsi="Times New Roman" w:cs="Times New Roman"/>
        </w:rPr>
        <w:t>CARE principai duomenims buvo pradėti kurti 2018 m. Tarptautinės duomenų savaitės praktiniame seminare „Vietinių bendruomenių duomenų suvereniteto principai jų duomenų valdymui“, kuris organizuotas kartu su Tyrimų duomenų aljanso Tarptautine vietinių bendruomenių duomenų suvereniteto interesų grupe. Principai buvo išdėstyti straipsnyje „The CARE Principles for Indigenous Data Governance“ (Carroll et al., 2020), ir koncentravosi ties vietinių bendruomenių (čiabuvių) teisėmis pačioms kontroliuoti duomenis apie save siekiant gerovės ir lygybės. Šiuo metu linkstama į tai, kad šie principai gali būti aktualūs ne tik konkrečių vietinių bendruomenių (čiabuvių) duomenims, bet ir kitų (ypač nedidelių) kultūrinių bendruomenių (pvz., Lietuvos ar jos regionų) duomenims (</w:t>
      </w:r>
      <w:commentRangeStart w:id="326"/>
      <w:r w:rsidRPr="2E260C7A">
        <w:rPr>
          <w:rFonts w:ascii="Times New Roman" w:hAnsi="Times New Roman" w:cs="Times New Roman"/>
        </w:rPr>
        <w:t>O’Brien et al., 2024).</w:t>
      </w:r>
      <w:commentRangeEnd w:id="326"/>
      <w:r w:rsidRPr="00955FC3" w:rsidR="000B39BD">
        <w:rPr>
          <w:rStyle w:val="Komentaronuoroda"/>
          <w:rFonts w:ascii="Times New Roman" w:hAnsi="Times New Roman" w:cs="Times New Roman"/>
          <w:sz w:val="24"/>
          <w:szCs w:val="24"/>
        </w:rPr>
        <w:commentReference w:id="326"/>
      </w:r>
    </w:p>
    <w:p w:rsidRPr="00955FC3" w:rsidR="001F1E8F" w:rsidP="00A1730D" w:rsidRDefault="001F1E8F" w14:paraId="35830809" w14:textId="77777777">
      <w:pPr>
        <w:ind w:firstLine="567"/>
        <w:rPr>
          <w:rFonts w:ascii="Times New Roman" w:hAnsi="Times New Roman" w:cs="Times New Roman"/>
        </w:rPr>
      </w:pPr>
      <w:r w:rsidRPr="2E260C7A">
        <w:rPr>
          <w:rFonts w:ascii="Times New Roman" w:hAnsi="Times New Roman" w:cs="Times New Roman"/>
        </w:rPr>
        <w:t xml:space="preserve">Vietinių bendruomenių (čiabuvių) duomenys CARE principuose apima (Carroll et al., 2020: 3): 1) informaciją ir žinias apie aplinką, teritorijas, dangų, išteklius ir ne žmones (gyvūnus ir pan.), su kuriais vietinių bendruomenių atstovai palaiko kokius nors santykius; 2) informaciją apie atskirus vietinių bendruomenių asmenis, įskaitant administracinius, surašymo, sveikatos, socialinius, prekybos ir verslo duomenis; 3) informaciją ir žinias apie vietines bendruomenes kaip kolektyvus, įskaitant tradicinę ir kultūrinę informaciją, žodinę </w:t>
      </w:r>
      <w:r w:rsidRPr="2E260C7A">
        <w:rPr>
          <w:rFonts w:ascii="Times New Roman" w:hAnsi="Times New Roman" w:cs="Times New Roman"/>
        </w:rPr>
        <w:t>istoriją, informaciją apie protėvius ir klanus, kultūrai svarbias vietoves, pasakojimus ir kultūrinius artefaktus.</w:t>
      </w:r>
    </w:p>
    <w:p w:rsidRPr="00955FC3" w:rsidR="00A1730D" w:rsidP="00A1730D" w:rsidRDefault="00A1730D" w14:paraId="3E083C9E" w14:textId="77777777">
      <w:pPr>
        <w:ind w:firstLine="567"/>
        <w:rPr>
          <w:rFonts w:ascii="Times New Roman" w:hAnsi="Times New Roman" w:cs="Times New Roman"/>
        </w:rPr>
      </w:pPr>
    </w:p>
    <w:p w:rsidRPr="00955FC3" w:rsidR="001F1E8F" w:rsidP="6F3D20FB" w:rsidRDefault="47A08DC6" w14:paraId="7ED80959" w14:textId="77777777">
      <w:pPr>
        <w:rPr>
          <w:rFonts w:ascii="Times New Roman" w:hAnsi="Times New Roman" w:cs="Times New Roman"/>
          <w:b/>
          <w:bCs/>
        </w:rPr>
      </w:pPr>
      <w:r w:rsidRPr="2E260C7A">
        <w:rPr>
          <w:rFonts w:ascii="Times New Roman" w:hAnsi="Times New Roman" w:cs="Times New Roman"/>
          <w:b/>
          <w:bCs/>
        </w:rPr>
        <w:t>CARE principų esmė ir aktualumas</w:t>
      </w:r>
    </w:p>
    <w:p w:rsidRPr="00BB081A" w:rsidR="001F1E8F" w:rsidP="6F3D20FB" w:rsidRDefault="47A08DC6" w14:paraId="40EB917F" w14:textId="77777777">
      <w:pPr>
        <w:ind w:firstLine="567"/>
        <w:rPr>
          <w:rFonts w:ascii="Times New Roman" w:hAnsi="Times New Roman" w:cs="Times New Roman"/>
        </w:rPr>
      </w:pPr>
      <w:r w:rsidRPr="6F3D20FB">
        <w:rPr>
          <w:rStyle w:val="Grietas"/>
          <w:rFonts w:ascii="Times New Roman" w:hAnsi="Times New Roman" w:cs="Times New Roman"/>
          <w:b w:val="0"/>
          <w:bCs w:val="0"/>
          <w:color w:val="000000" w:themeColor="text1"/>
        </w:rPr>
        <w:t>CARE principai yra orientuoti ne į technologijas, o į žmones, jų interesus ir duomenų naudojimo tikslus. Todėl jie</w:t>
      </w:r>
      <w:r w:rsidRPr="6F3D20FB">
        <w:rPr>
          <w:rFonts w:ascii="Times New Roman" w:hAnsi="Times New Roman" w:cs="Times New Roman"/>
        </w:rPr>
        <w:t xml:space="preserve"> nėra alternatyva FAIR principams, o juos papildo. Jie apibrėžia bendro pobūdžio principus, taikytinus mokslinių tyrimų, valdžios institucijų ir organizacijų duomenų valdymo aplinkose (Carroll et al., 2020, p. 5, žr. </w:t>
      </w:r>
      <w:r w:rsidRPr="6F3D20FB">
        <w:rPr>
          <w:rFonts w:ascii="Times New Roman" w:hAnsi="Times New Roman" w:cs="Times New Roman"/>
          <w:shd w:val="clear" w:color="auto" w:fill="FFFF00"/>
        </w:rPr>
        <w:t xml:space="preserve">X </w:t>
      </w:r>
      <w:r w:rsidRPr="6F3D20FB">
        <w:rPr>
          <w:rFonts w:ascii="Times New Roman" w:hAnsi="Times New Roman" w:cs="Times New Roman"/>
        </w:rPr>
        <w:t>pav.):</w:t>
      </w:r>
    </w:p>
    <w:p w:rsidRPr="00A1730D" w:rsidR="001F1E8F" w:rsidP="6F3D20FB" w:rsidRDefault="47A08DC6" w14:paraId="283979D9" w14:textId="77777777">
      <w:pPr>
        <w:pStyle w:val="Sraopastraipa"/>
        <w:numPr>
          <w:ilvl w:val="0"/>
          <w:numId w:val="15"/>
        </w:numPr>
        <w:rPr>
          <w:rFonts w:ascii="Times New Roman" w:hAnsi="Times New Roman" w:cs="Times New Roman"/>
        </w:rPr>
      </w:pPr>
      <w:r w:rsidRPr="2E260C7A">
        <w:rPr>
          <w:rFonts w:ascii="Times New Roman" w:hAnsi="Times New Roman" w:cs="Times New Roman"/>
          <w:b/>
          <w:bCs/>
          <w:i/>
          <w:iCs/>
        </w:rPr>
        <w:t>Kolektyvinė nauda</w:t>
      </w:r>
      <w:r w:rsidRPr="2E260C7A">
        <w:rPr>
          <w:rFonts w:ascii="Times New Roman" w:hAnsi="Times New Roman" w:cs="Times New Roman"/>
        </w:rPr>
        <w:t xml:space="preserve"> (C): duomenys turi kurti naudą vietinėms bendruomenėms ir prisidėti prie jų savivaldos, gerovės, paslaugų gerinimo, inovacijų.</w:t>
      </w:r>
    </w:p>
    <w:p w:rsidRPr="00A1730D" w:rsidR="001F1E8F" w:rsidP="6F3D20FB" w:rsidRDefault="47A08DC6" w14:paraId="400442F6" w14:textId="77777777">
      <w:pPr>
        <w:pStyle w:val="Sraopastraipa"/>
        <w:numPr>
          <w:ilvl w:val="0"/>
          <w:numId w:val="15"/>
        </w:numPr>
        <w:rPr>
          <w:rFonts w:ascii="Times New Roman" w:hAnsi="Times New Roman" w:cs="Times New Roman"/>
        </w:rPr>
      </w:pPr>
      <w:r w:rsidRPr="2E260C7A">
        <w:rPr>
          <w:rFonts w:ascii="Times New Roman" w:hAnsi="Times New Roman" w:cs="Times New Roman"/>
          <w:b/>
          <w:bCs/>
          <w:i/>
          <w:iCs/>
        </w:rPr>
        <w:t>Teisė kontroliuoti</w:t>
      </w:r>
      <w:r w:rsidRPr="2E260C7A">
        <w:rPr>
          <w:rFonts w:ascii="Times New Roman" w:hAnsi="Times New Roman" w:cs="Times New Roman"/>
        </w:rPr>
        <w:t xml:space="preserve"> (A): vietinės bendruomenės turi teisę nustatyti duomenų prieigos, naudojimo ir saugojimo sąlygas.</w:t>
      </w:r>
    </w:p>
    <w:p w:rsidRPr="00A1730D" w:rsidR="001F1E8F" w:rsidP="6F3D20FB" w:rsidRDefault="47A08DC6" w14:paraId="7E89BBFE" w14:textId="77777777">
      <w:pPr>
        <w:pStyle w:val="Sraopastraipa"/>
        <w:numPr>
          <w:ilvl w:val="0"/>
          <w:numId w:val="15"/>
        </w:numPr>
        <w:rPr>
          <w:rFonts w:ascii="Times New Roman" w:hAnsi="Times New Roman" w:cs="Times New Roman"/>
        </w:rPr>
      </w:pPr>
      <w:r w:rsidRPr="2E260C7A">
        <w:rPr>
          <w:rFonts w:ascii="Times New Roman" w:hAnsi="Times New Roman" w:cs="Times New Roman"/>
          <w:b/>
          <w:bCs/>
          <w:i/>
          <w:iCs/>
        </w:rPr>
        <w:t xml:space="preserve">Atsakomybė </w:t>
      </w:r>
      <w:r w:rsidRPr="2E260C7A">
        <w:rPr>
          <w:rFonts w:ascii="Times New Roman" w:hAnsi="Times New Roman" w:cs="Times New Roman"/>
        </w:rPr>
        <w:t>(R): duomenų naudotojai turi įsipareigoti gerbti vietos bendruomenių teises, kultūrą, stiprinti jų gebėjimus naudoti duomenis keliant vietinių bendrovių gerovę.</w:t>
      </w:r>
    </w:p>
    <w:p w:rsidRPr="00A1730D" w:rsidR="001F1E8F" w:rsidP="6F3D20FB" w:rsidRDefault="47A08DC6" w14:paraId="04FDFD4F" w14:textId="77777777">
      <w:pPr>
        <w:pStyle w:val="Sraopastraipa"/>
        <w:numPr>
          <w:ilvl w:val="0"/>
          <w:numId w:val="15"/>
        </w:numPr>
        <w:rPr>
          <w:rFonts w:ascii="Times New Roman" w:hAnsi="Times New Roman" w:cs="Times New Roman"/>
        </w:rPr>
      </w:pPr>
      <w:r w:rsidRPr="2E260C7A">
        <w:rPr>
          <w:rFonts w:ascii="Times New Roman" w:hAnsi="Times New Roman" w:cs="Times New Roman"/>
          <w:b/>
          <w:bCs/>
          <w:i/>
          <w:iCs/>
        </w:rPr>
        <w:t>Etika</w:t>
      </w:r>
      <w:r w:rsidRPr="2E260C7A">
        <w:rPr>
          <w:rFonts w:ascii="Times New Roman" w:hAnsi="Times New Roman" w:cs="Times New Roman"/>
        </w:rPr>
        <w:t xml:space="preserve"> (E): duomenų naudojimas turi būti etiškas, nedaryti žalos, būti suderintas su vietinių bendruomenių vertybėmis ir gerovės plėtra.</w:t>
      </w:r>
    </w:p>
    <w:p w:rsidRPr="00BB081A" w:rsidR="001F1E8F" w:rsidP="6F3D20FB" w:rsidRDefault="47A08DC6" w14:paraId="1EEB60BF" w14:textId="1A70A98A">
      <w:pPr>
        <w:ind w:firstLine="567"/>
        <w:rPr>
          <w:rFonts w:ascii="Times New Roman" w:hAnsi="Times New Roman" w:cs="Times New Roman"/>
        </w:rPr>
      </w:pPr>
      <w:r w:rsidRPr="2E260C7A">
        <w:rPr>
          <w:rFonts w:ascii="Times New Roman" w:hAnsi="Times New Roman" w:cs="Times New Roman"/>
        </w:rPr>
        <w:t>Taigi CARE principai papildo FAIR principus pridėdami socialinius, kultūrinius ir etinius aspektus prie duomenų valdymo sampratos ir užtikrina, kad atvirojo mokslas praktikos būtų etiškos bei teisingos. CARE principai aktualūs ne tik vietinių bendruomenių (čiabuvių) kontekste, bet ir kitoms bendruomenėms, siekiančioms kolektyvinių, su jomis susijusių duomenų teisių apsaugos:</w:t>
      </w:r>
      <w:r w:rsidRPr="2E260C7A">
        <w:rPr>
          <w:rStyle w:val="Grietas"/>
          <w:rFonts w:ascii="Times New Roman" w:hAnsi="Times New Roman" w:cs="Times New Roman"/>
          <w:color w:val="000000" w:themeColor="text1"/>
        </w:rPr>
        <w:t xml:space="preserve"> </w:t>
      </w:r>
      <w:r w:rsidRPr="2E260C7A">
        <w:rPr>
          <w:rStyle w:val="Grietas"/>
          <w:rFonts w:ascii="Times New Roman" w:hAnsi="Times New Roman" w:cs="Times New Roman"/>
          <w:b w:val="0"/>
          <w:bCs w:val="0"/>
          <w:color w:val="000000" w:themeColor="text1"/>
        </w:rPr>
        <w:t>etninėms mažumoms, religinėms bendruomenėms, istorinėms bendruomenėms (pvz., regioninėms tapatybėms, vietinių tradicijų paveldui), ar skaitmeninėms bendruomenėms, kurių duomenys gali būti jautrūs. CARE principų laikymasis skatina atsakingą duomenų rinkimą, lygiavertę partnerystę su bendruomenėmis, duomenų grįžtamąją vertę, jautrių duomenų apsaugą, o tai atliepia Lietuvos bioetikos, kultūros paveldo ir duomenų apsaugos reglamentavimą.</w:t>
      </w:r>
      <w:r w:rsidRPr="2E260C7A">
        <w:rPr>
          <w:rStyle w:val="Grietas"/>
          <w:rFonts w:ascii="Times New Roman" w:hAnsi="Times New Roman" w:cs="Times New Roman"/>
          <w:color w:val="000000" w:themeColor="text1"/>
        </w:rPr>
        <w:t xml:space="preserve"> </w:t>
      </w:r>
      <w:r w:rsidRPr="2E260C7A">
        <w:rPr>
          <w:rFonts w:ascii="Times New Roman" w:hAnsi="Times New Roman" w:cs="Times New Roman"/>
        </w:rPr>
        <w:t xml:space="preserve">CARE principų laikymasis taip pat užtikrina, kad atviri duomenys netaptų nauja duomenų kolonizacijos forma, </w:t>
      </w:r>
      <w:r w:rsidRPr="2E260C7A" w:rsidR="52BDEE09">
        <w:rPr>
          <w:rFonts w:ascii="Times New Roman" w:hAnsi="Times New Roman" w:cs="Times New Roman"/>
        </w:rPr>
        <w:t xml:space="preserve">kai dominuoja anglų kalba, </w:t>
      </w:r>
      <w:r w:rsidRPr="2E260C7A">
        <w:rPr>
          <w:rFonts w:ascii="Times New Roman" w:hAnsi="Times New Roman" w:cs="Times New Roman"/>
        </w:rPr>
        <w:t>bet prisidėtų prie teisingumo ir partnerysčių skatinimo.</w:t>
      </w:r>
    </w:p>
    <w:p w:rsidR="001F1E8F" w:rsidP="6F3D20FB" w:rsidRDefault="47A08DC6" w14:paraId="46EB36D5" w14:textId="421D4C2C">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Lietuvos mokslininkai jau dabar naudoja duomenis, kurie patenka į CARE reglamentavimo sritį: jūrų ir vandenynų duomenis, genominius duomenis, antropologinius rinkinius, muziejų artefaktus. Šiose srityse CARE taikymas jau yra privalomas arba rekomenduojamas tarptautiniuose projektuose. Taigi CARE principų laikymasis padidina institucinį pasirengimą laikytis tarptautinių etinių standartų, kurie bus svarbūs jungiantis į EOSC</w:t>
      </w:r>
      <w:r w:rsidRPr="2E260C7A" w:rsidR="17B6BCC7">
        <w:rPr>
          <w:rStyle w:val="Grietas"/>
          <w:rFonts w:ascii="Times New Roman" w:hAnsi="Times New Roman" w:cs="Times New Roman"/>
          <w:b w:val="0"/>
          <w:bCs w:val="0"/>
          <w:color w:val="000000" w:themeColor="text1"/>
        </w:rPr>
        <w:t>.</w:t>
      </w:r>
    </w:p>
    <w:p w:rsidRPr="00BB081A" w:rsidR="00A1730D" w:rsidP="6F3D20FB" w:rsidRDefault="00A1730D" w14:paraId="1102A198" w14:textId="77777777">
      <w:pPr>
        <w:ind w:firstLine="567"/>
        <w:rPr>
          <w:rStyle w:val="Grietas"/>
          <w:rFonts w:ascii="Times New Roman" w:hAnsi="Times New Roman" w:cs="Times New Roman"/>
          <w:b w:val="0"/>
          <w:bCs w:val="0"/>
          <w:color w:val="000000" w:themeColor="text1"/>
        </w:rPr>
      </w:pPr>
    </w:p>
    <w:p w:rsidRPr="00A1730D" w:rsidR="001F1E8F" w:rsidP="6F3D20FB" w:rsidRDefault="47A08DC6" w14:paraId="48A3731A" w14:textId="77777777">
      <w:pPr>
        <w:rPr>
          <w:rFonts w:ascii="Times New Roman" w:hAnsi="Times New Roman" w:cs="Times New Roman"/>
        </w:rPr>
      </w:pPr>
      <w:r w:rsidRPr="2E260C7A">
        <w:rPr>
          <w:rStyle w:val="Grietas"/>
          <w:rFonts w:ascii="Times New Roman" w:hAnsi="Times New Roman" w:cs="Times New Roman"/>
          <w:color w:val="000000" w:themeColor="text1"/>
        </w:rPr>
        <w:t>CARE principų svarba EOSC kontekste</w:t>
      </w:r>
    </w:p>
    <w:p w:rsidRPr="00BB081A" w:rsidR="001F1E8F" w:rsidP="6F3D20FB" w:rsidRDefault="47A08DC6" w14:paraId="41839199" w14:textId="77777777">
      <w:pPr>
        <w:ind w:firstLine="567"/>
        <w:rPr>
          <w:rFonts w:ascii="Times New Roman" w:hAnsi="Times New Roman" w:cs="Times New Roman"/>
          <w:b/>
          <w:bCs/>
        </w:rPr>
      </w:pPr>
      <w:r w:rsidRPr="2E260C7A">
        <w:rPr>
          <w:rStyle w:val="Grietas"/>
          <w:rFonts w:ascii="Times New Roman" w:hAnsi="Times New Roman" w:cs="Times New Roman"/>
          <w:b w:val="0"/>
          <w:bCs w:val="0"/>
          <w:color w:val="000000" w:themeColor="text1"/>
        </w:rPr>
        <w:t>EOSC vis labiau orientuojasi į atsakingą duomenų valdymą ir socialinį poveikį, taigi CARE principai tiesiogiai papildo šiuos tikslus. FAIR principų (kaip pagrindinio EOSC ekosistemos kūrimo komponento) kontekste CARE principų integracija vertinama kaip būtina norint kurti etiškai tvarius duomenų ekosistemų standartus. Daugelis EOSC rekomendacijų skatina įtraukti teisių turėtojų valdymo mechanizmus, kuriuos CARE principai dar aiškiau ir tiksliau apibrėžia (pvz., prieigos kontrolės).</w:t>
      </w:r>
    </w:p>
    <w:p w:rsidRPr="00BB081A" w:rsidR="001F1E8F" w:rsidP="6F3D20FB" w:rsidRDefault="47A08DC6" w14:paraId="6F757CA9" w14:textId="77777777">
      <w:pPr>
        <w:ind w:firstLine="567"/>
        <w:rPr>
          <w:rFonts w:ascii="Times New Roman" w:hAnsi="Times New Roman" w:cs="Times New Roman"/>
          <w:b/>
          <w:bCs/>
        </w:rPr>
      </w:pPr>
      <w:r w:rsidRPr="2E260C7A">
        <w:rPr>
          <w:rStyle w:val="Grietas"/>
          <w:rFonts w:ascii="Times New Roman" w:hAnsi="Times New Roman" w:cs="Times New Roman"/>
          <w:b w:val="0"/>
          <w:bCs w:val="0"/>
          <w:color w:val="000000" w:themeColor="text1"/>
        </w:rPr>
        <w:t>CARE principai svarbiausi šiose integravimosi į EOSC srityse:</w:t>
      </w:r>
    </w:p>
    <w:p w:rsidRPr="00A1730D" w:rsidR="001F1E8F" w:rsidP="6F3D20FB" w:rsidRDefault="47A08DC6" w14:paraId="093C56AF" w14:textId="77777777">
      <w:pPr>
        <w:pStyle w:val="Sraopastraipa"/>
        <w:numPr>
          <w:ilvl w:val="0"/>
          <w:numId w:val="16"/>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Metaduomenų praplėtimas vietinio konteksto (vietinėms bendruomenėms svarbiomis) žymomis ir nuorodomis (duomenų kilmė).</w:t>
      </w:r>
    </w:p>
    <w:p w:rsidRPr="00955FC3" w:rsidR="001F1E8F" w:rsidP="6F3D20FB" w:rsidRDefault="47A08DC6" w14:paraId="6AD631A4" w14:textId="77777777">
      <w:pPr>
        <w:pStyle w:val="Sraopastraipa"/>
        <w:numPr>
          <w:ilvl w:val="0"/>
          <w:numId w:val="16"/>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Prieigos valdymo instrumentai (embargai, ribotos prieigos modeliai).</w:t>
      </w:r>
    </w:p>
    <w:p w:rsidRPr="00955FC3" w:rsidR="001F1E8F" w:rsidP="6F3D20FB" w:rsidRDefault="47A08DC6" w14:paraId="363B5804" w14:textId="77777777">
      <w:pPr>
        <w:pStyle w:val="Sraopastraipa"/>
        <w:numPr>
          <w:ilvl w:val="0"/>
          <w:numId w:val="16"/>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Duomenų kilmės fiksavimas ir skaidri komunikacija.</w:t>
      </w:r>
    </w:p>
    <w:p w:rsidRPr="00A1730D" w:rsidR="001F1E8F" w:rsidP="6F3D20FB" w:rsidRDefault="47A08DC6" w14:paraId="1DAC5976" w14:textId="77777777">
      <w:pPr>
        <w:pStyle w:val="Sraopastraipa"/>
        <w:numPr>
          <w:ilvl w:val="0"/>
          <w:numId w:val="16"/>
        </w:numPr>
        <w:rPr>
          <w:rFonts w:ascii="Times New Roman" w:hAnsi="Times New Roman" w:cs="Times New Roman"/>
          <w:b/>
          <w:bCs/>
        </w:rPr>
      </w:pPr>
      <w:r w:rsidRPr="2E260C7A">
        <w:rPr>
          <w:rStyle w:val="Grietas"/>
          <w:rFonts w:ascii="Times New Roman" w:hAnsi="Times New Roman" w:cs="Times New Roman"/>
          <w:b w:val="0"/>
          <w:bCs w:val="0"/>
          <w:color w:val="000000" w:themeColor="text1"/>
        </w:rPr>
        <w:t>CARE principų įtraukimas į EOSC sąveikumo sistemą.</w:t>
      </w:r>
    </w:p>
    <w:p w:rsidRPr="00A1730D" w:rsidR="001F1E8F" w:rsidP="6F3D20FB" w:rsidRDefault="47A08DC6" w14:paraId="77F0CCB2" w14:textId="77777777">
      <w:pPr>
        <w:pStyle w:val="Sraopastraipa"/>
        <w:numPr>
          <w:ilvl w:val="0"/>
          <w:numId w:val="16"/>
        </w:numPr>
        <w:rPr>
          <w:del w:author="mindaugas.sarpis@cern.ch" w:date="2026-03-30T07:04:47.489Z" w16du:dateUtc="2026-03-30T07:04:47.489Z" w:id="1244415967"/>
          <w:rStyle w:val="Grietas"/>
          <w:rFonts w:ascii="Times New Roman" w:hAnsi="Times New Roman" w:cs="Times New Roman"/>
        </w:rPr>
      </w:pPr>
      <w:r w:rsidRPr="392D3DFA" w:rsidR="41BC3F26">
        <w:rPr>
          <w:rStyle w:val="Grietas"/>
          <w:rFonts w:ascii="Times New Roman" w:hAnsi="Times New Roman" w:cs="Times New Roman"/>
          <w:b w:val="0"/>
          <w:bCs w:val="0"/>
          <w:color w:val="000000" w:themeColor="text1" w:themeTint="FF" w:themeShade="FF"/>
        </w:rPr>
        <w:t>CARE principų integracija į EOSC dar nėra baigta, tačiau pasaulinės duomenų organizacijos (RDA, GIDA) ją aktyviai formuoja.</w:t>
      </w:r>
    </w:p>
    <w:p w:rsidRPr="00A1730D" w:rsidR="00A1730D" w:rsidP="392D3DFA" w:rsidRDefault="00A1730D" w14:paraId="43E433ED" w14:textId="77777777">
      <w:pPr>
        <w:pStyle w:val="prastasis"/>
        <w:ind w:left="0"/>
        <w:rPr>
          <w:rFonts w:ascii="Times New Roman" w:hAnsi="Times New Roman" w:cs="Times New Roman"/>
          <w:b w:val="1"/>
          <w:bCs w:val="1"/>
        </w:rPr>
        <w:pPrChange w:author="mindaugas.sarpis@cern.ch" w:date="2026-03-30T07:04:47.116Z">
          <w:pPr>
            <w:pStyle w:val="Sraopastraipa"/>
            <w:numPr>
              <w:ilvl w:val="0"/>
              <w:numId w:val="16"/>
            </w:numPr>
          </w:pPr>
        </w:pPrChange>
      </w:pPr>
    </w:p>
    <w:p w:rsidRPr="00BB081A" w:rsidR="001F1E8F" w:rsidP="007A6193" w:rsidRDefault="001F1E8F" w14:paraId="6BE9B7C8" w14:textId="77777777">
      <w:pPr>
        <w:rPr>
          <w:rFonts w:ascii="Times New Roman" w:hAnsi="Times New Roman" w:cs="Times New Roman"/>
        </w:rPr>
      </w:pPr>
      <w:r>
        <w:rPr>
          <w:noProof/>
        </w:rPr>
        <w:drawing>
          <wp:inline distT="0" distB="0" distL="0" distR="0" wp14:anchorId="1EFB88D0" wp14:editId="239F541F">
            <wp:extent cx="4453255" cy="60121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3"/>
                    <a:stretch>
                      <a:fillRect/>
                    </a:stretch>
                  </pic:blipFill>
                  <pic:spPr bwMode="auto">
                    <a:xfrm>
                      <a:off x="0" y="0"/>
                      <a:ext cx="4453255" cy="6012180"/>
                    </a:xfrm>
                    <a:prstGeom prst="rect">
                      <a:avLst/>
                    </a:prstGeom>
                  </pic:spPr>
                </pic:pic>
              </a:graphicData>
            </a:graphic>
          </wp:inline>
        </w:drawing>
      </w:r>
    </w:p>
    <w:p w:rsidRPr="00BB081A" w:rsidR="001F1E8F" w:rsidP="007A6193" w:rsidRDefault="001F1E8F" w14:paraId="003C5BE3" w14:textId="77777777">
      <w:pPr>
        <w:rPr>
          <w:rFonts w:ascii="Times New Roman" w:hAnsi="Times New Roman" w:cs="Times New Roman"/>
        </w:rPr>
      </w:pPr>
      <w:r w:rsidRPr="00BB081A" w:rsidR="6B6C1D2A">
        <w:rPr>
          <w:rFonts w:ascii="Times New Roman" w:hAnsi="Times New Roman" w:cs="Times New Roman"/>
          <w:b w:val="1"/>
          <w:bCs w:val="1"/>
          <w:shd w:val="clear" w:color="auto" w:fill="FFFF00"/>
        </w:rPr>
        <w:t>X</w:t>
      </w:r>
      <w:r w:rsidRPr="00BB081A" w:rsidR="6B6C1D2A">
        <w:rPr>
          <w:rFonts w:ascii="Times New Roman" w:hAnsi="Times New Roman" w:cs="Times New Roman"/>
          <w:b w:val="1"/>
          <w:bCs w:val="1"/>
        </w:rPr>
        <w:t xml:space="preserve"> </w:t>
      </w:r>
      <w:commentRangeStart w:id="327"/>
      <w:commentRangeStart w:id="194353207"/>
      <w:r w:rsidRPr="00BB081A" w:rsidR="6B6C1D2A">
        <w:rPr>
          <w:rFonts w:ascii="Times New Roman" w:hAnsi="Times New Roman" w:cs="Times New Roman"/>
          <w:b w:val="1"/>
          <w:bCs w:val="1"/>
        </w:rPr>
        <w:t xml:space="preserve">pav. </w:t>
      </w:r>
      <w:commentRangeEnd w:id="327"/>
      <w:r w:rsidRPr="00BB081A" w:rsidR="00B9452B">
        <w:rPr>
          <w:rStyle w:val="Komentaronuoroda"/>
          <w:rFonts w:ascii="Times New Roman" w:hAnsi="Times New Roman" w:cs="Times New Roman"/>
          <w:b/>
          <w:bCs/>
          <w:sz w:val="24"/>
          <w:szCs w:val="24"/>
        </w:rPr>
        <w:commentReference w:id="327"/>
      </w:r>
      <w:commentRangeEnd w:id="194353207"/>
      <w:r>
        <w:rPr>
          <w:rStyle w:val="CommentReference"/>
        </w:rPr>
        <w:commentReference w:id="194353207"/>
      </w:r>
      <w:r w:rsidRPr="00BB081A" w:rsidR="6B6C1D2A">
        <w:rPr>
          <w:rFonts w:ascii="Times New Roman" w:hAnsi="Times New Roman" w:cs="Times New Roman"/>
          <w:b w:val="1"/>
          <w:bCs w:val="1"/>
        </w:rPr>
        <w:t>CARE principai vietinių bendruomenių duomenų valdymui.</w:t>
      </w:r>
      <w:r w:rsidRPr="00BB081A">
        <w:rPr>
          <w:rFonts w:ascii="Times New Roman" w:hAnsi="Times New Roman" w:cs="Times New Roman"/>
        </w:rPr>
        <w:br/>
      </w:r>
      <w:r w:rsidRPr="00BB081A" w:rsidR="6B6C1D2A">
        <w:rPr>
          <w:rFonts w:ascii="Times New Roman" w:hAnsi="Times New Roman" w:cs="Times New Roman"/>
        </w:rPr>
        <w:t>Šaltinis: Carroll et al., 2020, p. 5.</w:t>
      </w:r>
    </w:p>
    <w:p w:rsidRPr="002C0FBD" w:rsidR="001F1E8F" w:rsidP="2E260C7A" w:rsidRDefault="001F1E8F" w14:paraId="0BF77379" w14:textId="448A8884">
      <w:pPr>
        <w:pStyle w:val="Antrat3"/>
        <w:rPr>
          <w:rStyle w:val="Grietas"/>
          <w:b w:val="1"/>
          <w:bCs w:val="1"/>
        </w:rPr>
      </w:pPr>
      <w:commentRangeStart w:id="162334300"/>
      <w:ins w:author="mindaugas.sarpis@cern.ch" w:date="2026-03-30T07:08:18.578Z" w16du:dateUtc="2026-03-30T07:08:18.578Z" w:id="774857603">
        <w:r w:rsidR="2E94160A">
          <w:drawing>
            <wp:inline wp14:editId="61963450" wp14:anchorId="2BA2D725">
              <wp:extent cx="5475116" cy="7581900"/>
              <wp:effectExtent l="0" t="0" r="0" b="0"/>
              <wp:docPr id="1770092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092214" name=""/>
                      <pic:cNvPicPr/>
                    </pic:nvPicPr>
                    <pic:blipFill>
                      <a:blip xmlns:r="http://schemas.openxmlformats.org/officeDocument/2006/relationships" r:embed="rId1948497107">
                        <a:extLst>
                          <a:ext uri="{28A0092B-C50C-407E-A947-70E740481C1C}">
                            <a14:useLocalDpi xmlns:a14="http://schemas.microsoft.com/office/drawing/2010/main"/>
                          </a:ext>
                        </a:extLst>
                      </a:blip>
                      <a:stretch>
                        <a:fillRect/>
                      </a:stretch>
                    </pic:blipFill>
                    <pic:spPr>
                      <a:xfrm rot="0">
                        <a:off x="0" y="0"/>
                        <a:ext cx="5475116" cy="7581900"/>
                      </a:xfrm>
                      <a:prstGeom prst="rect">
                        <a:avLst/>
                      </a:prstGeom>
                    </pic:spPr>
                  </pic:pic>
                </a:graphicData>
              </a:graphic>
            </wp:inline>
          </w:drawing>
        </w:r>
      </w:ins>
      <w:commentRangeEnd w:id="162334300"/>
      <w:r>
        <w:rPr>
          <w:rStyle w:val="CommentReference"/>
        </w:rPr>
        <w:commentReference w:id="162334300"/>
      </w:r>
      <w:r>
        <w:br w:type="page"/>
      </w:r>
      <w:bookmarkStart w:name="_Toc225450977" w:id="328"/>
      <w:r w:rsidR="5C350EDC">
        <w:rPr/>
        <w:t>2</w:t>
      </w:r>
      <w:r w:rsidR="21BC66A6">
        <w:rPr/>
        <w:t xml:space="preserve">.2.3. </w:t>
      </w:r>
      <w:r w:rsidRPr="392D3DFA" w:rsidR="6B6C1D2A">
        <w:rPr>
          <w:rStyle w:val="Grietas"/>
          <w:b w:val="1"/>
          <w:bCs w:val="1"/>
        </w:rPr>
        <w:t>TRUST principai talpykloms</w:t>
      </w:r>
      <w:bookmarkEnd w:id="328"/>
    </w:p>
    <w:p w:rsidRPr="00955FC3" w:rsidR="00A1730D" w:rsidP="00A1730D" w:rsidRDefault="001F1E8F" w14:paraId="422E0BE5" w14:textId="77777777">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TRUST</w:t>
      </w:r>
      <w:r w:rsidRPr="2E260C7A">
        <w:rPr>
          <w:rStyle w:val="Grietas"/>
          <w:rFonts w:ascii="Times New Roman" w:hAnsi="Times New Roman" w:cs="Times New Roman"/>
          <w:color w:val="000000" w:themeColor="text1"/>
        </w:rPr>
        <w:t xml:space="preserve"> </w:t>
      </w:r>
      <w:r w:rsidRPr="2E260C7A">
        <w:rPr>
          <w:rFonts w:ascii="Times New Roman" w:hAnsi="Times New Roman" w:cs="Times New Roman"/>
        </w:rPr>
        <w:t>principai duomenų talpykloms buvo pradėti kurti 2019 m. Tyrimų duomenų aljanso 13-ajame plenariniame susitikime, o kūrimą koordinavo Tyrimų duomenų aljanso (ir Pasaulio duomenų sistemos) Skaitmeninių talpyklų sertifikavimo interesų grupė. Principai buvo išdėstyti straipsnyje „The TRUST Principles for digital repositories“ (Lin et al., 2020), ir apibendrino charakteristikas, kuriomis turi pasižymėti patikimos ir gerai valdomos skaitmeninės duomenų talpyklos.</w:t>
      </w:r>
    </w:p>
    <w:p w:rsidRPr="00955FC3" w:rsidR="00A1730D" w:rsidP="00A1730D" w:rsidRDefault="001F1E8F" w14:paraId="1C055A78" w14:textId="77777777">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TRUST principai suteikia aiškų, tarptautinį ir mokslinės bendruomenės priimamą pagrindą duomenų talpykloms. Tai nėra tik gairės — tai strateginė būtinybė norint, kad Lietuvos akademinė bendruomenė būtų visavertė Europos atvirosios mokslo erdvės dalyvė. TRUST principų įgyvendinimas yra bendrasis vardiklis patikimoms talpykloms, padedantis įgyvendinti gerąsias praktikas, užtikrinti duomenų valdymo procesų skaidrumą, patikimumą ir atskaitomybę. Talpyklos, kurios įgyvendina savo veikloje TRUST principus, geriau užtikrina duomenų integralumą, prieinamumą ir ilgalaikį išsaugojimą.</w:t>
      </w:r>
    </w:p>
    <w:p w:rsidRPr="00A1730D" w:rsidR="001F1E8F" w:rsidP="00A1730D" w:rsidRDefault="001F1E8F" w14:paraId="518D67FE" w14:textId="2B83D478">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 xml:space="preserve">Ypač svarbu tai, kad FAIR duomenys gali egzistuoti tik talpyklose, kurios laikosi TRUST principų, nes jie indikuoja tvarią infrastruktūrą, metaduomenų standartų įgyvendinimą, patikimą prieigą prie duomenų ir ilgalaikį jų kuravimą. Be to, TRUST principai užtikrina tinkamą jautrių duomenų tvarkymą (ypač teisinius ir etinius aspektus), ilgalaikį finansinį ir organizacinį tvarumą bei atsižvelgimą į kintančius vartotojų poreikius. Galų gale, TRUST principų laikymasis ir įgyvendinimas yra kelias į talpyklų sertifikavimą (CoreTrustSeal, nestor, ISO16363), nes šie principai yra tiesiogiai susieti su tarptautiniais patikimų skaitmeninių talpyklų (angl. </w:t>
      </w:r>
      <w:r w:rsidRPr="2E260C7A">
        <w:rPr>
          <w:rStyle w:val="Grietas"/>
          <w:rFonts w:ascii="Times New Roman" w:hAnsi="Times New Roman" w:cs="Times New Roman"/>
          <w:b w:val="0"/>
          <w:bCs w:val="0"/>
          <w:i/>
          <w:iCs/>
          <w:color w:val="000000" w:themeColor="text1"/>
        </w:rPr>
        <w:t>Trustworthy Digital Repository</w:t>
      </w:r>
      <w:r w:rsidRPr="2E260C7A">
        <w:rPr>
          <w:rStyle w:val="Grietas"/>
          <w:rFonts w:ascii="Times New Roman" w:hAnsi="Times New Roman" w:cs="Times New Roman"/>
          <w:b w:val="0"/>
          <w:bCs w:val="0"/>
          <w:color w:val="000000" w:themeColor="text1"/>
        </w:rPr>
        <w:t xml:space="preserve">) standartais </w:t>
      </w:r>
      <w:commentRangeStart w:id="329"/>
      <w:r w:rsidRPr="2E260C7A">
        <w:rPr>
          <w:rStyle w:val="Grietas"/>
          <w:rFonts w:ascii="Times New Roman" w:hAnsi="Times New Roman" w:cs="Times New Roman"/>
          <w:b w:val="0"/>
          <w:bCs w:val="0"/>
          <w:color w:val="000000" w:themeColor="text1"/>
        </w:rPr>
        <w:t>(Kleemola</w:t>
      </w:r>
      <w:r w:rsidR="000B39BD">
        <w:rPr>
          <w:rStyle w:val="Grietas"/>
          <w:rFonts w:ascii="Times New Roman" w:hAnsi="Times New Roman" w:cs="Times New Roman"/>
          <w:b w:val="0"/>
          <w:bCs w:val="0"/>
          <w:color w:val="000000" w:themeColor="text1"/>
        </w:rPr>
        <w:t xml:space="preserve"> </w:t>
      </w:r>
      <w:r w:rsidR="000B39BD">
        <w:rPr>
          <w:rStyle w:val="Grietas"/>
          <w:rFonts w:ascii="Times New Roman" w:hAnsi="Times New Roman" w:cs="Times New Roman"/>
          <w:b w:val="0"/>
          <w:bCs w:val="0"/>
          <w:color w:val="000000" w:themeColor="text1"/>
          <w:lang w:val="en-US"/>
        </w:rPr>
        <w:t>&amp;</w:t>
      </w:r>
      <w:r w:rsidRPr="2E260C7A">
        <w:rPr>
          <w:rStyle w:val="Grietas"/>
          <w:rFonts w:ascii="Times New Roman" w:hAnsi="Times New Roman" w:cs="Times New Roman"/>
          <w:b w:val="0"/>
          <w:bCs w:val="0"/>
          <w:color w:val="000000" w:themeColor="text1"/>
        </w:rPr>
        <w:t xml:space="preserve"> Wong, 2025).</w:t>
      </w:r>
      <w:commentRangeEnd w:id="329"/>
      <w:r w:rsidRPr="00A1730D" w:rsidR="000B39BD">
        <w:rPr>
          <w:rStyle w:val="Komentaronuoroda"/>
          <w:rFonts w:ascii="Times New Roman" w:hAnsi="Times New Roman" w:cs="Times New Roman"/>
          <w:color w:val="000000" w:themeColor="text1"/>
          <w:sz w:val="24"/>
          <w:szCs w:val="24"/>
        </w:rPr>
        <w:commentReference w:id="329"/>
      </w:r>
    </w:p>
    <w:p w:rsidR="00A1730D" w:rsidP="2E260C7A" w:rsidRDefault="00A1730D" w14:paraId="1C8724B5" w14:textId="77777777">
      <w:pPr>
        <w:rPr>
          <w:rFonts w:ascii="Times New Roman" w:hAnsi="Times New Roman" w:cs="Times New Roman"/>
          <w:i/>
          <w:iCs/>
        </w:rPr>
      </w:pPr>
    </w:p>
    <w:p w:rsidRPr="00A1730D" w:rsidR="001F1E8F" w:rsidP="007A6193" w:rsidRDefault="001F1E8F" w14:paraId="38DB5124" w14:textId="146C5F0D">
      <w:pPr>
        <w:rPr>
          <w:rFonts w:ascii="Times New Roman" w:hAnsi="Times New Roman" w:cs="Times New Roman"/>
          <w:b/>
          <w:bCs/>
        </w:rPr>
      </w:pPr>
      <w:r w:rsidRPr="2E260C7A">
        <w:rPr>
          <w:rFonts w:ascii="Times New Roman" w:hAnsi="Times New Roman" w:cs="Times New Roman"/>
          <w:b/>
          <w:bCs/>
        </w:rPr>
        <w:t>TRUST principų esmė ir aktualumas</w:t>
      </w:r>
    </w:p>
    <w:p w:rsidR="00A1730D" w:rsidP="6F3D20FB" w:rsidRDefault="47A08DC6" w14:paraId="1027156F" w14:textId="632C93A3">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Nors šiuo metu akademinė bendruomenė yra susitelkusi į FAIR principų įgyvendinimą duomenų kūrimo ir valdymo procesuose, tačiau darosi vis labiau akivaizdu, kad vien FAIR principų neužtenka. FAIR principai kalba apie tai, kokie turi būti duomenys, tačiau šie principai negali būti įgyvendinti be patikimų talpyklų. Pavyzdžiui, CESSDA ERIC infrastruktūra pažymi, kad FAIR principai gali veikti tik tada, kai talpyklos turi tvarią, skaidrią ir technologiškai patikimą infrastruktūrą, o tai yra tiesioginiai TRUST principų reikalavimai (Kleemola</w:t>
      </w:r>
      <w:r w:rsidR="000B39BD">
        <w:rPr>
          <w:rStyle w:val="Grietas"/>
          <w:rFonts w:ascii="Times New Roman" w:hAnsi="Times New Roman" w:cs="Times New Roman"/>
          <w:b w:val="0"/>
          <w:bCs w:val="0"/>
          <w:color w:val="000000" w:themeColor="text1"/>
        </w:rPr>
        <w:t xml:space="preserve"> &amp;</w:t>
      </w:r>
      <w:r w:rsidRPr="2E260C7A">
        <w:rPr>
          <w:rStyle w:val="Grietas"/>
          <w:rFonts w:ascii="Times New Roman" w:hAnsi="Times New Roman" w:cs="Times New Roman"/>
          <w:b w:val="0"/>
          <w:bCs w:val="0"/>
          <w:color w:val="000000" w:themeColor="text1"/>
        </w:rPr>
        <w:t xml:space="preserve"> Wong, 2025).</w:t>
      </w:r>
    </w:p>
    <w:p w:rsidRPr="00BB081A" w:rsidR="001F1E8F" w:rsidP="6F3D20FB" w:rsidRDefault="47A08DC6" w14:paraId="24EFDD71" w14:textId="46F2F84B">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ES siekia, kad FAIR duomenys būtų ne tik tinkamai kuriami, bet ir patikimai saugomi, prieinami ir pakartotinai panaudojami ilgą laiką. Todėl TRUST principai yra esminė EOSC federacinės infrastruktūros dalis, o EOSC mazgams ir paslaugų teikėjams būtina įrodyti patikimumą, skaidrumą ir ilgalaikį finansinį bei organizacinį tvarumą. Šiuo metu Europoje ir pasaulyje egzistuoja didžiulė duomenų fragmentacija, o TRUST principai suteikia galimybę šią fragmentaciją sumažinti, kurti bendrą infrastruktūrą, bendrus vertinimo kriterijus, konfigūruojamus, bet bendrus reikalavimus talpykloms. TRUST principai padeda standartizuoti skirtingų ES šalių ir disciplinų duomenų tvarkymą, gerinti sąveikumą, lengvina duomenų dalijimąsi tarp tyrėjų ir institucijų. Taigi TRUST principai suteikia vieningą standartų sistemą, kurią gali priimti skirtingos šalys, infrastruktūros ir disciplinos.</w:t>
      </w:r>
    </w:p>
    <w:p w:rsidR="00A1730D" w:rsidP="6F3D20FB" w:rsidRDefault="00A1730D" w14:paraId="0470DED6" w14:textId="77777777">
      <w:pPr>
        <w:rPr>
          <w:rStyle w:val="Grietas"/>
          <w:rFonts w:ascii="Times New Roman" w:hAnsi="Times New Roman" w:cs="Times New Roman"/>
          <w:color w:val="000000" w:themeColor="text1"/>
        </w:rPr>
      </w:pPr>
    </w:p>
    <w:p w:rsidRPr="00A1730D" w:rsidR="001F1E8F" w:rsidP="007A6193" w:rsidRDefault="001F1E8F" w14:paraId="210EF26C" w14:textId="466DFC32">
      <w:pPr>
        <w:rPr>
          <w:rStyle w:val="Grietas"/>
          <w:rFonts w:ascii="Times New Roman" w:hAnsi="Times New Roman" w:cs="Times New Roman"/>
          <w:color w:val="000000" w:themeColor="text1"/>
        </w:rPr>
      </w:pPr>
      <w:r w:rsidRPr="2E260C7A">
        <w:rPr>
          <w:rStyle w:val="Grietas"/>
          <w:rFonts w:ascii="Times New Roman" w:hAnsi="Times New Roman" w:cs="Times New Roman"/>
          <w:color w:val="000000" w:themeColor="text1"/>
        </w:rPr>
        <w:t>TRUST principai (</w:t>
      </w:r>
      <w:r w:rsidRPr="2E260C7A">
        <w:rPr>
          <w:rFonts w:ascii="Times New Roman" w:hAnsi="Times New Roman" w:cs="Times New Roman"/>
        </w:rPr>
        <w:t>Lin et al., 2020</w:t>
      </w:r>
      <w:r w:rsidRPr="2E260C7A">
        <w:rPr>
          <w:rStyle w:val="Grietas"/>
          <w:rFonts w:ascii="Times New Roman" w:hAnsi="Times New Roman" w:cs="Times New Roman"/>
          <w:color w:val="000000" w:themeColor="text1"/>
        </w:rPr>
        <w:t>):</w:t>
      </w:r>
    </w:p>
    <w:p w:rsidRPr="00A1730D" w:rsidR="001F1E8F" w:rsidP="004E43A4" w:rsidRDefault="001F1E8F" w14:paraId="5576DFD1" w14:textId="77777777">
      <w:pPr>
        <w:pStyle w:val="Sraopastraipa"/>
        <w:numPr>
          <w:ilvl w:val="0"/>
          <w:numId w:val="17"/>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i/>
          <w:iCs/>
          <w:color w:val="000000" w:themeColor="text1"/>
        </w:rPr>
        <w:t>Skaidrumas</w:t>
      </w:r>
      <w:r w:rsidRPr="2E260C7A">
        <w:rPr>
          <w:rStyle w:val="Grietas"/>
          <w:rFonts w:ascii="Times New Roman" w:hAnsi="Times New Roman" w:cs="Times New Roman"/>
          <w:b w:val="0"/>
          <w:bCs w:val="0"/>
          <w:color w:val="000000" w:themeColor="text1"/>
        </w:rPr>
        <w:t xml:space="preserve"> (T): duomenų talpyklos viešai ir aiškiai pateikia savo misiją, politiką, duomenų naudojimo sąlygas, duomenų saugojimo trukmę, paslaugas bei jautrių duomenų valdymo galimybes.</w:t>
      </w:r>
    </w:p>
    <w:p w:rsidRPr="00A1730D" w:rsidR="001F1E8F" w:rsidP="004E43A4" w:rsidRDefault="001F1E8F" w14:paraId="4C7532CF" w14:textId="77777777">
      <w:pPr>
        <w:pStyle w:val="Sraopastraipa"/>
        <w:numPr>
          <w:ilvl w:val="0"/>
          <w:numId w:val="17"/>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i/>
          <w:iCs/>
          <w:color w:val="000000" w:themeColor="text1"/>
        </w:rPr>
        <w:t>Atsakomybė</w:t>
      </w:r>
      <w:r w:rsidRPr="2E260C7A">
        <w:rPr>
          <w:rStyle w:val="Grietas"/>
          <w:rFonts w:ascii="Times New Roman" w:hAnsi="Times New Roman" w:cs="Times New Roman"/>
          <w:b w:val="0"/>
          <w:bCs w:val="0"/>
          <w:color w:val="000000" w:themeColor="text1"/>
        </w:rPr>
        <w:t xml:space="preserve"> (R): duomenų talpyklos prisiima atsakomybę už duomenų autentiškumą, integralumą, ilgalaikį saugojimą, teises ir jautrių duomenų apsaugą. Tai apima </w:t>
      </w:r>
      <w:r w:rsidRPr="2E260C7A">
        <w:rPr>
          <w:rStyle w:val="Grietas"/>
          <w:rFonts w:ascii="Times New Roman" w:hAnsi="Times New Roman" w:cs="Times New Roman"/>
          <w:b w:val="0"/>
          <w:bCs w:val="0"/>
          <w:color w:val="000000" w:themeColor="text1"/>
        </w:rPr>
        <w:t>metaduomenų standartų laikymąsi, (meta)duomenų kokybės kontrolę ir nuoseklią bei ilgalaikę duomenų priežiūrą.</w:t>
      </w:r>
    </w:p>
    <w:p w:rsidRPr="00A1730D" w:rsidR="001F1E8F" w:rsidP="004E43A4" w:rsidRDefault="001F1E8F" w14:paraId="472B1FE4" w14:textId="77777777">
      <w:pPr>
        <w:pStyle w:val="Sraopastraipa"/>
        <w:numPr>
          <w:ilvl w:val="0"/>
          <w:numId w:val="17"/>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i/>
          <w:iCs/>
          <w:color w:val="000000" w:themeColor="text1"/>
        </w:rPr>
        <w:t>Orientacija į naudotojus</w:t>
      </w:r>
      <w:r w:rsidRPr="2E260C7A">
        <w:rPr>
          <w:rStyle w:val="Grietas"/>
          <w:rFonts w:ascii="Times New Roman" w:hAnsi="Times New Roman" w:cs="Times New Roman"/>
          <w:b w:val="0"/>
          <w:bCs w:val="0"/>
          <w:color w:val="000000" w:themeColor="text1"/>
        </w:rPr>
        <w:t xml:space="preserve"> (U): duomenų talpyklos turi būti įsitvirtinusios savo bendruomenių praktikose ir reaguoti į jų poreikius: užtikrinti duomenų radimą, suprantamumą, grįžtamąjį ryšį, suteikti reikalingus įrankius rasti ir naudoti duomenis.</w:t>
      </w:r>
    </w:p>
    <w:p w:rsidRPr="00A1730D" w:rsidR="001F1E8F" w:rsidP="004E43A4" w:rsidRDefault="001F1E8F" w14:paraId="5C734EDC" w14:textId="77777777">
      <w:pPr>
        <w:pStyle w:val="Sraopastraipa"/>
        <w:numPr>
          <w:ilvl w:val="0"/>
          <w:numId w:val="17"/>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i/>
          <w:iCs/>
          <w:color w:val="000000" w:themeColor="text1"/>
        </w:rPr>
        <w:t>Tvarumas</w:t>
      </w:r>
      <w:r w:rsidRPr="2E260C7A">
        <w:rPr>
          <w:rStyle w:val="Grietas"/>
          <w:rFonts w:ascii="Times New Roman" w:hAnsi="Times New Roman" w:cs="Times New Roman"/>
          <w:b w:val="0"/>
          <w:bCs w:val="0"/>
          <w:color w:val="000000" w:themeColor="text1"/>
        </w:rPr>
        <w:t xml:space="preserve"> (S): turi būti užtikrinamas ilgalaikis ir tinkamas duomenų talpyklų finansavimas ir organizacinis tvarumas, sukurta tinkama dokumentacija, rizikų valdymo, tęstinumo ir perdavimo planai.</w:t>
      </w:r>
    </w:p>
    <w:p w:rsidRPr="00A1730D" w:rsidR="001F1E8F" w:rsidP="004E43A4" w:rsidRDefault="001F1E8F" w14:paraId="4EA53061" w14:textId="77777777">
      <w:pPr>
        <w:pStyle w:val="Sraopastraipa"/>
        <w:numPr>
          <w:ilvl w:val="0"/>
          <w:numId w:val="17"/>
        </w:numPr>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i/>
          <w:iCs/>
          <w:color w:val="000000" w:themeColor="text1"/>
        </w:rPr>
        <w:t>Technologinis pajėgumas</w:t>
      </w:r>
      <w:r w:rsidRPr="2E260C7A">
        <w:rPr>
          <w:rStyle w:val="Grietas"/>
          <w:rFonts w:ascii="Times New Roman" w:hAnsi="Times New Roman" w:cs="Times New Roman"/>
          <w:b w:val="0"/>
          <w:bCs w:val="0"/>
          <w:color w:val="000000" w:themeColor="text1"/>
        </w:rPr>
        <w:t xml:space="preserve"> (T): duomenų talpyklos privalo turėti patikimą technologinę infrastruktūrą, standartus, saugumo priemones, technologinę brandą, palaikyti reikiamus semantinius ir techninius standartus.</w:t>
      </w:r>
    </w:p>
    <w:p w:rsidRPr="00BB081A" w:rsidR="001F1E8F" w:rsidP="00A1730D" w:rsidRDefault="001F1E8F" w14:paraId="323DC6A4" w14:textId="77777777">
      <w:pPr>
        <w:ind w:firstLine="567"/>
        <w:rPr>
          <w:rStyle w:val="Grietas"/>
          <w:rFonts w:ascii="Times New Roman" w:hAnsi="Times New Roman" w:cs="Times New Roman"/>
          <w:b w:val="0"/>
          <w:bCs w:val="0"/>
          <w:color w:val="000000" w:themeColor="text1"/>
        </w:rPr>
      </w:pPr>
      <w:r w:rsidRPr="2E260C7A">
        <w:rPr>
          <w:rStyle w:val="Grietas"/>
          <w:rFonts w:ascii="Times New Roman" w:hAnsi="Times New Roman" w:cs="Times New Roman"/>
          <w:b w:val="0"/>
          <w:bCs w:val="0"/>
          <w:color w:val="000000" w:themeColor="text1"/>
        </w:rPr>
        <w:t>TRUST principų praktinį įgyvendinimą užtikrina įvairios sertifikavimo (pvz., CoreTrustSeal, žr. www.coretrustseal.org) ir patikimų skaitmeninių talpyklų (TDR) iniciatyvos (pvz., FIDELIS, žr. https://eden-fidelis.eu). Čia svarbu paminėti, kad TRUST principų įgyvendinimas yra finansiškai ir organizaciškai brangus (santykinai) procesas. Todėl siekiant Lietuvoje įgyvendinti TRUST principus reikia gerai suplanuoti, kiek ir kokių talpyklų reikia, nes jų tinkamas išlaikymas reikalauja nemažai išteklių. Kita vertus, valstybinis finansavimas ir TRUST principų palaikymas svarbus diegiant ir užtikrinant technologinę talpyklų infrastruktūrą bei jų organizacinį tvarumą (ypač kalbant apie kibernetinį saugumą ir perdavimo politiką).</w:t>
      </w:r>
    </w:p>
    <w:p w:rsidR="00A1730D" w:rsidP="2E260C7A" w:rsidRDefault="00A1730D" w14:paraId="062FEDFC" w14:textId="77777777">
      <w:pPr>
        <w:rPr>
          <w:rStyle w:val="Grietas"/>
          <w:rFonts w:ascii="Times New Roman" w:hAnsi="Times New Roman" w:cs="Times New Roman"/>
          <w:b w:val="0"/>
          <w:bCs w:val="0"/>
          <w:i/>
          <w:iCs/>
          <w:color w:val="000000" w:themeColor="text1"/>
        </w:rPr>
      </w:pPr>
    </w:p>
    <w:p w:rsidRPr="00A1730D" w:rsidR="001F1E8F" w:rsidP="007A6193" w:rsidRDefault="001F1E8F" w14:paraId="06FA4D69" w14:textId="3B88B260">
      <w:pPr>
        <w:rPr>
          <w:rFonts w:ascii="Times New Roman" w:hAnsi="Times New Roman" w:cs="Times New Roman"/>
        </w:rPr>
      </w:pPr>
      <w:r w:rsidRPr="2E260C7A">
        <w:rPr>
          <w:rStyle w:val="Grietas"/>
          <w:rFonts w:ascii="Times New Roman" w:hAnsi="Times New Roman" w:cs="Times New Roman"/>
          <w:color w:val="000000" w:themeColor="text1"/>
        </w:rPr>
        <w:t>TRUST principų svarba EOSC kontekste</w:t>
      </w:r>
    </w:p>
    <w:p w:rsidRPr="00955FC3" w:rsidR="001F1E8F" w:rsidP="00A1730D" w:rsidRDefault="001F1E8F" w14:paraId="4B7861BA" w14:textId="77777777">
      <w:pPr>
        <w:ind w:firstLine="567"/>
        <w:rPr>
          <w:rStyle w:val="Grietas"/>
          <w:rFonts w:ascii="Times New Roman" w:hAnsi="Times New Roman" w:cs="Times New Roman"/>
          <w:b w:val="0"/>
          <w:bCs w:val="0"/>
          <w:color w:val="000000" w:themeColor="text1"/>
          <w:lang w:val="es-ES"/>
        </w:rPr>
      </w:pPr>
      <w:r w:rsidRPr="2E260C7A">
        <w:rPr>
          <w:rStyle w:val="Grietas"/>
          <w:rFonts w:ascii="Times New Roman" w:hAnsi="Times New Roman" w:cs="Times New Roman"/>
          <w:b w:val="0"/>
          <w:bCs w:val="0"/>
          <w:color w:val="000000" w:themeColor="text1"/>
        </w:rPr>
        <w:t>EOSC siekia sukurti patikimą ir sąveikią europinę bendros duomenų prieigos ekosistemą. EOSC federacijos pagrindas – patikimi mazgai, todėl talpyklos, įgyvendinančios TRUST principus, yra natūralūs ir būtini EOSC ekosistemos elementai. TRUST principai garantuoja, kad duomenų paslaugos yra skaidrios, gerai dokumentuotos, technologiškai suderinamos, pritaikytos vartotojų poreikiams ir atitinkančios ilgalaikio saugojimo reikalavimus. O tai yra pagrindiniai reikalavimai, integruojant talpyklas į EOSC federaciją.</w:t>
      </w:r>
    </w:p>
    <w:p w:rsidRPr="00955FC3" w:rsidR="00A1730D" w:rsidP="2E260C7A" w:rsidRDefault="00A1730D" w14:paraId="21A817BA" w14:textId="77777777">
      <w:pPr>
        <w:rPr>
          <w:rStyle w:val="Grietas"/>
          <w:rFonts w:ascii="Times New Roman" w:hAnsi="Times New Roman" w:cs="Times New Roman"/>
          <w:b w:val="0"/>
          <w:bCs w:val="0"/>
          <w:i/>
          <w:iCs/>
          <w:color w:val="000000" w:themeColor="text1"/>
          <w:lang w:val="es-ES"/>
        </w:rPr>
      </w:pPr>
    </w:p>
    <w:p w:rsidRPr="00955FC3" w:rsidR="00A1730D" w:rsidP="4D65AB0A" w:rsidRDefault="7DD0C615" w14:paraId="005BAB39" w14:textId="57C452C4">
      <w:pPr>
        <w:rPr>
          <w:rStyle w:val="Grietas"/>
          <w:rFonts w:ascii="Times New Roman" w:hAnsi="Times New Roman" w:cs="Times New Roman"/>
          <w:color w:val="000000" w:themeColor="text1"/>
        </w:rPr>
      </w:pPr>
      <w:r w:rsidRPr="2E260C7A">
        <w:rPr>
          <w:rStyle w:val="Grietas"/>
          <w:rFonts w:ascii="Times New Roman" w:hAnsi="Times New Roman" w:cs="Times New Roman"/>
          <w:color w:val="000000" w:themeColor="text1"/>
        </w:rPr>
        <w:t>TRUST principų svarba Lietuvos akademinei bendruomenei</w:t>
      </w:r>
    </w:p>
    <w:p w:rsidRPr="00955FC3" w:rsidR="00A1730D" w:rsidP="2E260C7A" w:rsidRDefault="7DD0C615" w14:paraId="09FCC5CA" w14:textId="77777777">
      <w:pPr>
        <w:ind w:firstLine="567"/>
        <w:rPr>
          <w:rStyle w:val="Grietas"/>
          <w:rFonts w:ascii="Times New Roman" w:hAnsi="Times New Roman" w:cs="Times New Roman"/>
          <w:b w:val="0"/>
          <w:bCs w:val="0"/>
          <w:i/>
          <w:iCs/>
          <w:color w:val="000000" w:themeColor="text1"/>
        </w:rPr>
      </w:pPr>
      <w:r w:rsidRPr="2E260C7A">
        <w:rPr>
          <w:rStyle w:val="Grietas"/>
          <w:rFonts w:ascii="Times New Roman" w:hAnsi="Times New Roman" w:cs="Times New Roman"/>
          <w:b w:val="0"/>
          <w:bCs w:val="0"/>
          <w:color w:val="000000" w:themeColor="text1"/>
        </w:rPr>
        <w:t>Visų prima, TRUST principų įgyvendinimas yra svarbi sąlyga kuriant tvarią nacionalinę duomenų valdymo ekosistemą. TRUST principai padeda atliepti poreikį sukurti stabilų, ilgalaikį patikimų nacionalinių duomenų talpyklų finansavimą ir valdymą Lietuvoje, tai ypač aktualu akademinei bendruomenei, kuri susiduria su fragmentuota duomenų laikymo praktika. Lietuvoje dar nėra nei vienos sertifikuotos (taigi TRUST principus visiškai atitinkančios) duomenų talpyklos, ir vos kelios institucijos planuoja sertifikavimą ateityje (remiantis antrojo institucijų tyrimo rezultatais). Todėl Lietuvos nacionalinė politika turėtų ypač akcentuoti TRUST principų įgyvendinimą talpyklose, to naudą ir svarbą.</w:t>
      </w:r>
    </w:p>
    <w:p w:rsidRPr="00955FC3" w:rsidR="00A1730D" w:rsidP="2E260C7A" w:rsidRDefault="7DD0C615" w14:paraId="4F7C9CFC" w14:textId="77777777">
      <w:pPr>
        <w:ind w:firstLine="567"/>
        <w:rPr>
          <w:rStyle w:val="Grietas"/>
          <w:rFonts w:ascii="Times New Roman" w:hAnsi="Times New Roman" w:cs="Times New Roman"/>
          <w:b w:val="0"/>
          <w:bCs w:val="0"/>
          <w:i/>
          <w:iCs/>
          <w:color w:val="000000" w:themeColor="text1"/>
        </w:rPr>
      </w:pPr>
      <w:r w:rsidRPr="2E260C7A">
        <w:rPr>
          <w:rStyle w:val="Grietas"/>
          <w:rFonts w:ascii="Times New Roman" w:hAnsi="Times New Roman" w:cs="Times New Roman"/>
          <w:b w:val="0"/>
          <w:bCs w:val="0"/>
          <w:color w:val="000000" w:themeColor="text1"/>
        </w:rPr>
        <w:t>Ne mažiau svarbu ir tai, kad TRUST principų įgyvendinimas (kurio pagrindinis instrumentas – sertifikavimasis) užtikrina tinkamą Lietuvos talpyklų integraciją į tarptautines infrastruktūras, nes tik patikimos ir tvarios talpyklos gali būti priimamos į tarptautinius tinklus (pavyzdžiui, tokius kaip EOSC). Be to, TRUST principų laikymasis didina Lietuvos mokslinių duomenų matomumą ir naudojimą, nes skaidrūs ir vartotojams suprantami duomenys tampa lengviau randami, interpretuojami ir pakartotinai panaudojami tarptautinėse tyrimų ekosistemose.</w:t>
      </w:r>
    </w:p>
    <w:p w:rsidRPr="00955FC3" w:rsidR="001F1E8F" w:rsidP="2E260C7A" w:rsidRDefault="7DD0C615" w14:paraId="194C4B90" w14:textId="4B7E8336">
      <w:pPr>
        <w:ind w:firstLine="567"/>
        <w:rPr>
          <w:rStyle w:val="Grietas"/>
          <w:rFonts w:ascii="Times New Roman" w:hAnsi="Times New Roman" w:cs="Times New Roman"/>
          <w:b w:val="0"/>
          <w:bCs w:val="0"/>
          <w:i/>
          <w:iCs/>
          <w:color w:val="000000" w:themeColor="text1"/>
          <w:lang w:val="es-ES"/>
        </w:rPr>
      </w:pPr>
      <w:r w:rsidRPr="2E260C7A">
        <w:rPr>
          <w:rStyle w:val="Grietas"/>
          <w:rFonts w:ascii="Times New Roman" w:hAnsi="Times New Roman" w:cs="Times New Roman"/>
          <w:b w:val="0"/>
          <w:bCs w:val="0"/>
          <w:color w:val="000000" w:themeColor="text1"/>
        </w:rPr>
        <w:t xml:space="preserve">Galų gale, TRUST principų įgyvendinimas turėtų stiprinti ir duomenų valdymo kultūrą universitetuose, nes jis padėtų sukurti vientisą sistemą, kuri prisidėtų prie kokybiškesnio duomenų valdymo planavimo, patikimesnio etinių ir teisinių standartų laikymosi bei didesnės atskaitomybės finansuotojams. </w:t>
      </w:r>
    </w:p>
    <w:p w:rsidR="003054D4" w:rsidP="007A6193" w:rsidRDefault="003054D4" w14:paraId="32C5D1DA" w14:textId="77777777">
      <w:pPr>
        <w:rPr>
          <w:rFonts w:ascii="Times New Roman" w:hAnsi="Times New Roman" w:cs="Times New Roman"/>
        </w:rPr>
      </w:pPr>
    </w:p>
    <w:p w:rsidRPr="00715830" w:rsidR="00996DFD" w:rsidP="00996DFD" w:rsidRDefault="000B39BD" w14:paraId="1C83BA4A" w14:textId="781E6095">
      <w:pPr>
        <w:pStyle w:val="Antrat3"/>
      </w:pPr>
      <w:bookmarkStart w:name="_Toc225450978" w:id="330"/>
      <w:r>
        <w:t>2</w:t>
      </w:r>
      <w:r w:rsidR="62664DDB">
        <w:t>.2.4. Apibendrinimas</w:t>
      </w:r>
      <w:bookmarkEnd w:id="330"/>
    </w:p>
    <w:p w:rsidRPr="00955FC3" w:rsidR="00996DFD" w:rsidP="6F3D20FB" w:rsidRDefault="5262EC17" w14:paraId="048E6A86" w14:textId="7862E5D3">
      <w:pPr>
        <w:ind w:firstLine="567"/>
        <w:rPr>
          <w:rFonts w:ascii="Times New Roman" w:hAnsi="Times New Roman" w:cs="Times New Roman"/>
        </w:rPr>
      </w:pPr>
      <w:r w:rsidRPr="2E260C7A">
        <w:rPr>
          <w:rFonts w:ascii="Times New Roman" w:hAnsi="Times New Roman" w:eastAsia="Times New Roman" w:cs="Times New Roman"/>
        </w:rPr>
        <w:t>Atsižvelgiant į FAIR principų svarbą EOSC, ir į jų privalomumą EOSC federacijos nariams, rekomenduojama vystant mokslinių tyrimų duomenų ekosistemą Lietuvoje ir rengiant ją integracijai į EOSC stengtis užtikrinti bent jau minimalų šių principų įgyvendinimo lygį.</w:t>
      </w:r>
      <w:r w:rsidRPr="2E260C7A" w:rsidR="111837B6">
        <w:rPr>
          <w:rFonts w:ascii="Times New Roman" w:hAnsi="Times New Roman" w:cs="Times New Roman"/>
        </w:rPr>
        <w:t xml:space="preserve"> </w:t>
      </w:r>
    </w:p>
    <w:p w:rsidRPr="00955FC3" w:rsidR="00996DFD" w:rsidP="00996DFD" w:rsidRDefault="62664DDB" w14:paraId="66994EA6" w14:textId="103B318E">
      <w:pPr>
        <w:ind w:firstLine="567"/>
        <w:rPr>
          <w:rFonts w:ascii="Times New Roman" w:hAnsi="Times New Roman" w:cs="Times New Roman"/>
        </w:rPr>
      </w:pPr>
      <w:r w:rsidRPr="2E260C7A">
        <w:rPr>
          <w:rFonts w:ascii="Times New Roman" w:hAnsi="Times New Roman" w:cs="Times New Roman"/>
        </w:rPr>
        <w:t xml:space="preserve">Išteklius, reikalingus FAIR principų įgyvendinimui, galima suskirstyti į dvi grupes: technologinius ir žmogiškuosius. Technologijos ypač svarbų vaidmenį vaidina užtikrinant duomenų prieinamumą (A) ir sąveikumą (I), ir yra reikalingos ir įgyvendinant kitus du principus (F ir R). Vis dėlto, pastarųjų dviejų principų įgyvendinimas neįmanomas be žmogaus įsikišimo. Kad būtų užtikrintas duomenų surandamumas (F), duomenų autoriai arba jiems padedantys duomenų prižiūrėtojai turi pateikti kuo išsamesnius metaduomenis. Kad būtų užtikrintas duomenų pakartotinis panaudojamumas (R), duomenų autoriai turi aprašyti duomenų kilmę, suteikti jiems licenciją ir pasirūpinti, kad </w:t>
      </w:r>
      <w:r w:rsidRPr="2E260C7A" w:rsidR="05899E74">
        <w:rPr>
          <w:rFonts w:ascii="Times New Roman" w:hAnsi="Times New Roman" w:cs="Times New Roman"/>
        </w:rPr>
        <w:t>meta</w:t>
      </w:r>
      <w:r w:rsidRPr="2E260C7A">
        <w:rPr>
          <w:rFonts w:ascii="Times New Roman" w:hAnsi="Times New Roman" w:cs="Times New Roman"/>
        </w:rPr>
        <w:t>duomenys būtų pateikti pagal jų dalyko bendruomenės standartus. Norint pasiekti FAIR principų įgyvendinimą nacionaliniu mastu, Lietuvai reikės viena vertus užtikrinti, kad visuose duomenų ekosistemos infrastruktūriniuose komponentuose būtų naudojamos FAIR principams įgyvendinti tinkamos ir tarpusavyje sąveikios technologinės priemonės, kita vertus plėsti duomenis kuriančių tyrėjų ir institucijų duomenų valdymo kompetencijas,</w:t>
      </w:r>
      <w:r w:rsidRPr="2E260C7A" w:rsidR="6496DD7E">
        <w:rPr>
          <w:rFonts w:ascii="Times New Roman" w:hAnsi="Times New Roman" w:cs="Times New Roman"/>
        </w:rPr>
        <w:t xml:space="preserve"> </w:t>
      </w:r>
      <w:r w:rsidRPr="2E260C7A">
        <w:rPr>
          <w:rFonts w:ascii="Times New Roman" w:hAnsi="Times New Roman" w:cs="Times New Roman"/>
        </w:rPr>
        <w:t xml:space="preserve">ir siekti, kad duomenų aprašymas metaduomenimis, identifikatorių bei standartinių licencijų naudojimas ir disciplininėse bendruomenėse priimtų standartų laikymasis taptų neatskiriama mokslinių tyrimų kultūros dalimi. Taip pat prasminga būtų investuoti į duomenų priežiūros specialistų, padėsiančių tyrėjams sutvarkyti duomenis pagal FAIR principus, tinklo sukūrimą. </w:t>
      </w:r>
    </w:p>
    <w:p w:rsidRPr="00955FC3" w:rsidR="00996DFD" w:rsidP="525EBC80" w:rsidRDefault="3AC93426" w14:paraId="6BA12D9A" w14:textId="10CCA60D">
      <w:pPr>
        <w:ind w:firstLine="567"/>
        <w:rPr>
          <w:rFonts w:ascii="Times New Roman" w:hAnsi="Times New Roman" w:eastAsia="Times New Roman" w:cs="Times New Roman"/>
        </w:rPr>
      </w:pPr>
      <w:r w:rsidRPr="2E260C7A">
        <w:rPr>
          <w:rFonts w:ascii="Times New Roman" w:hAnsi="Times New Roman" w:eastAsia="Times New Roman" w:cs="Times New Roman"/>
        </w:rPr>
        <w:t>Kad būtų užtikrintas tvarus FAIR principų laikymasis, svarbu ne vien supažindinti duomenų ekosistemos dalyvius su FAIR principų reikalavimais, bet ir, naudojantis jau egzistuojančiais sprendimais, numatyti konkrečią atitikties šiems principams vertinimo metodiką bei sistemingai ją taikyti.</w:t>
      </w:r>
    </w:p>
    <w:p w:rsidRPr="00955FC3" w:rsidR="00996DFD" w:rsidP="525EBC80" w:rsidRDefault="11150519" w14:paraId="4B8FAE7D" w14:textId="036AF362">
      <w:pPr>
        <w:ind w:firstLine="567"/>
        <w:rPr>
          <w:rFonts w:ascii="Times New Roman" w:hAnsi="Times New Roman" w:eastAsia="Times New Roman" w:cs="Times New Roman"/>
        </w:rPr>
      </w:pPr>
      <w:r w:rsidRPr="2E260C7A">
        <w:rPr>
          <w:rFonts w:ascii="Times New Roman" w:hAnsi="Times New Roman" w:eastAsia="Times New Roman" w:cs="Times New Roman"/>
        </w:rPr>
        <w:t xml:space="preserve">FAIR principus papildo CARE principai, kurie orientuoti ne į technologijas, o į žmones, jų interesus ir duomenų naudojimo tikslus. CARE principų laikymosi užtikrinimas galimas tik </w:t>
      </w:r>
      <w:r w:rsidRPr="2E260C7A" w:rsidR="03452BC2">
        <w:rPr>
          <w:rFonts w:ascii="Times New Roman" w:hAnsi="Times New Roman" w:eastAsia="Times New Roman" w:cs="Times New Roman"/>
        </w:rPr>
        <w:t xml:space="preserve">tinkamai vystant </w:t>
      </w:r>
      <w:r w:rsidRPr="2E260C7A">
        <w:rPr>
          <w:rFonts w:ascii="Times New Roman" w:hAnsi="Times New Roman" w:eastAsia="Times New Roman" w:cs="Times New Roman"/>
        </w:rPr>
        <w:t>duomenis kuriančių tyrėjų ir institucijų duomenų valdymo kompetencijas</w:t>
      </w:r>
      <w:r w:rsidRPr="2E260C7A" w:rsidR="71FCCA95">
        <w:rPr>
          <w:rFonts w:ascii="Times New Roman" w:hAnsi="Times New Roman" w:eastAsia="Times New Roman" w:cs="Times New Roman"/>
        </w:rPr>
        <w:t xml:space="preserve"> bei puoselėjant </w:t>
      </w:r>
      <w:r w:rsidRPr="2E260C7A" w:rsidR="5DAF38B5">
        <w:rPr>
          <w:rFonts w:ascii="Times New Roman" w:hAnsi="Times New Roman" w:eastAsia="Times New Roman" w:cs="Times New Roman"/>
        </w:rPr>
        <w:t xml:space="preserve">etišką </w:t>
      </w:r>
      <w:r w:rsidRPr="2E260C7A" w:rsidR="71FCCA95">
        <w:rPr>
          <w:rFonts w:ascii="Times New Roman" w:hAnsi="Times New Roman" w:eastAsia="Times New Roman" w:cs="Times New Roman"/>
        </w:rPr>
        <w:t xml:space="preserve">duomenų </w:t>
      </w:r>
      <w:r w:rsidRPr="2E260C7A" w:rsidR="7D851619">
        <w:rPr>
          <w:rFonts w:ascii="Times New Roman" w:hAnsi="Times New Roman" w:eastAsia="Times New Roman" w:cs="Times New Roman"/>
        </w:rPr>
        <w:t xml:space="preserve">kūrimo ir naudojimo </w:t>
      </w:r>
      <w:r w:rsidRPr="2E260C7A" w:rsidR="2F0C2EAC">
        <w:rPr>
          <w:rFonts w:ascii="Times New Roman" w:hAnsi="Times New Roman" w:eastAsia="Times New Roman" w:cs="Times New Roman"/>
        </w:rPr>
        <w:t>kultūrą</w:t>
      </w:r>
      <w:r w:rsidRPr="2E260C7A">
        <w:rPr>
          <w:rFonts w:ascii="Times New Roman" w:hAnsi="Times New Roman" w:eastAsia="Times New Roman" w:cs="Times New Roman"/>
        </w:rPr>
        <w:t xml:space="preserve">. </w:t>
      </w:r>
      <w:r w:rsidRPr="2E260C7A" w:rsidR="709D5040">
        <w:rPr>
          <w:rFonts w:ascii="Times New Roman" w:hAnsi="Times New Roman" w:eastAsia="Times New Roman" w:cs="Times New Roman"/>
        </w:rPr>
        <w:t xml:space="preserve">Tai vėlgi susiję </w:t>
      </w:r>
      <w:r w:rsidRPr="2E260C7A" w:rsidR="3F2E7E6F">
        <w:rPr>
          <w:rFonts w:ascii="Times New Roman" w:hAnsi="Times New Roman" w:eastAsia="Times New Roman" w:cs="Times New Roman"/>
        </w:rPr>
        <w:t xml:space="preserve">ir </w:t>
      </w:r>
      <w:r w:rsidRPr="2E260C7A" w:rsidR="709D5040">
        <w:rPr>
          <w:rFonts w:ascii="Times New Roman" w:hAnsi="Times New Roman" w:eastAsia="Times New Roman" w:cs="Times New Roman"/>
        </w:rPr>
        <w:t xml:space="preserve">su </w:t>
      </w:r>
      <w:r w:rsidRPr="2E260C7A">
        <w:rPr>
          <w:rFonts w:ascii="Times New Roman" w:hAnsi="Times New Roman" w:eastAsia="Times New Roman" w:cs="Times New Roman"/>
        </w:rPr>
        <w:t>invest</w:t>
      </w:r>
      <w:r w:rsidRPr="2E260C7A" w:rsidR="3C2D8FCC">
        <w:rPr>
          <w:rFonts w:ascii="Times New Roman" w:hAnsi="Times New Roman" w:eastAsia="Times New Roman" w:cs="Times New Roman"/>
        </w:rPr>
        <w:t>icijomis</w:t>
      </w:r>
      <w:r w:rsidRPr="2E260C7A">
        <w:rPr>
          <w:rFonts w:ascii="Times New Roman" w:hAnsi="Times New Roman" w:eastAsia="Times New Roman" w:cs="Times New Roman"/>
        </w:rPr>
        <w:t xml:space="preserve"> į duomenų </w:t>
      </w:r>
      <w:r w:rsidRPr="2E260C7A" w:rsidR="10591043">
        <w:rPr>
          <w:rFonts w:ascii="Times New Roman" w:hAnsi="Times New Roman" w:eastAsia="Times New Roman" w:cs="Times New Roman"/>
        </w:rPr>
        <w:t xml:space="preserve">valdymo </w:t>
      </w:r>
      <w:r w:rsidRPr="2E260C7A">
        <w:rPr>
          <w:rFonts w:ascii="Times New Roman" w:hAnsi="Times New Roman" w:eastAsia="Times New Roman" w:cs="Times New Roman"/>
        </w:rPr>
        <w:t xml:space="preserve">specialistų </w:t>
      </w:r>
      <w:r w:rsidRPr="2E260C7A" w:rsidR="3F5501E8">
        <w:rPr>
          <w:rFonts w:ascii="Times New Roman" w:hAnsi="Times New Roman" w:eastAsia="Times New Roman" w:cs="Times New Roman"/>
        </w:rPr>
        <w:t>kompetencijų ugdymą</w:t>
      </w:r>
      <w:r w:rsidRPr="2E260C7A">
        <w:rPr>
          <w:rFonts w:ascii="Times New Roman" w:hAnsi="Times New Roman" w:eastAsia="Times New Roman" w:cs="Times New Roman"/>
        </w:rPr>
        <w:t xml:space="preserve">.  </w:t>
      </w:r>
    </w:p>
    <w:p w:rsidRPr="00955FC3" w:rsidR="00996DFD" w:rsidP="525EBC80" w:rsidRDefault="2366CB64" w14:paraId="4B99B62E" w14:textId="040E487D">
      <w:pPr>
        <w:ind w:firstLine="567"/>
        <w:rPr>
          <w:rFonts w:ascii="Times New Roman" w:hAnsi="Times New Roman" w:eastAsia="Times New Roman" w:cs="Times New Roman"/>
        </w:rPr>
      </w:pPr>
      <w:r w:rsidRPr="2E260C7A">
        <w:rPr>
          <w:rFonts w:ascii="Times New Roman" w:hAnsi="Times New Roman" w:eastAsia="Times New Roman" w:cs="Times New Roman"/>
        </w:rPr>
        <w:t>FAIR (ir CARE) principų įgyvendinimo duomenų kūrimo ir valdymo procesuose neužtenka. FAIR principai kalba apie tai, kokie turi būti duomenys, tačiau šie principai negali būti įgyvendinti be patikimų talpyklų. FAIR principus atitinkantys duomenys gali egzistuoti tik talpyklose, kurios laikosi TRUST principų, nes jie indikuoja tvarią infrastruktūrą, metaduomenų standartų įgyvendinimą, patikimą prieigą prie duomenų ir ilgalaikį jų kuravimą.</w:t>
      </w:r>
    </w:p>
    <w:p w:rsidRPr="00955FC3" w:rsidR="00996DFD" w:rsidP="5458FC99" w:rsidRDefault="2366CB64" w14:paraId="55EF6EE1" w14:textId="0C0CCE66">
      <w:pPr>
        <w:ind w:firstLine="567"/>
        <w:rPr>
          <w:rFonts w:ascii="Times New Roman" w:hAnsi="Times New Roman" w:eastAsia="Times New Roman" w:cs="Times New Roman"/>
        </w:rPr>
      </w:pPr>
      <w:r w:rsidRPr="2E260C7A">
        <w:rPr>
          <w:rFonts w:ascii="Times New Roman" w:hAnsi="Times New Roman" w:eastAsia="Times New Roman" w:cs="Times New Roman"/>
        </w:rPr>
        <w:t>ES siekia, kad FAIR duomenys būtų ne tik tinkamai kuriami, bet ir patikimai saugomi, prieinami ir pakartotinai panaudojami ilgą laiką. Todėl TRUST principai yra esminė EOSC federacinės infrastruktūros dalis, o EOSC mazgams ir paslaugų teikėjams būtina įrodyti patikimumą, skaidrumą ir ilgalaikį finansinį bei organizacinį tvarumą. TRUST principai garantuoja, kad duomenų paslaugos yra skaidrios, gerai dokumentuotos, technologiškai suderinamos, pritaikytos vartotojų poreikiams ir atitinkančios ilgalaikio saugojimo reikalavimus. TRUST principai suteikia aiškų, tarptautinį ir mokslinės bendruomenės priimamą pagrindą duomenų talpykloms. Tai nėra tik gairės — tai strateginė būtinybė norint, kad Lietuvos akademinė bendruomenė būtų visavertė Europos atvirosios mokslo erdvės dalyvė. TRUST principų įgyvendinimas turėtų stiprinti ir duomenų valdymo kultūrą universitetuose, nes jis padėtų sukurti vientisą sistemą, kuri prisidėtų prie kokybiškesnio duomenų valdymo planavimo, patikimesnio etinių ir teisinių standartų laikymosi bei didesnės atskaitomybės finansuotojams.</w:t>
      </w:r>
    </w:p>
    <w:p w:rsidRPr="00955FC3" w:rsidR="00996DFD" w:rsidP="6F3D20FB" w:rsidRDefault="2366CB64" w14:paraId="5DD8F8C8" w14:textId="2E5C4AD2">
      <w:pPr>
        <w:ind w:firstLine="567"/>
      </w:pPr>
      <w:r w:rsidRPr="2E260C7A">
        <w:rPr>
          <w:rFonts w:ascii="Times New Roman" w:hAnsi="Times New Roman" w:eastAsia="Times New Roman" w:cs="Times New Roman"/>
        </w:rPr>
        <w:t>TRUST principų praktinį įgyvendinimą užtikrina įvairios sertifikavimo (pvz., CoreTrustSeal, žr. www.coretrustseal.org) ir patikimų skaitmeninių talpyklų (TDR) iniciatyvos (pvz., FIDELIS, žr. https://eden-fidelis.eu). TRUST principų įgyvendinimas yra finansiškai ir organizaciškai brangus (santykinai) procesas. Todėl siekiant Lietuvoje įgyvendinti TRUST principus reikia gerai suplanuoti, kiek ir kokių talpyklų reikia, nes jų tinkamas išlaikymas reikalauja nemažai išteklių. Kita vertus, valstybinis finansavimas ir TRUST principų palaikymas svarbus diegiant ir užtikrinant technologinę talpyklų infrastruktūrą bei jų organizacinį tvarumą (ypač kalbant apie kibernetinį saugumą ir perdavimo politiką).</w:t>
      </w:r>
    </w:p>
    <w:p w:rsidR="001F1E8F" w:rsidP="00171EEB" w:rsidRDefault="001F1E8F" w14:paraId="5A87AF86" w14:textId="6124C6D5">
      <w:pPr>
        <w:pStyle w:val="Antrat2"/>
        <w:rPr>
          <w:rFonts w:ascii="Times New Roman" w:hAnsi="Times New Roman" w:eastAsia="Times New Roman" w:cs="Times New Roman"/>
        </w:rPr>
      </w:pPr>
    </w:p>
    <w:p w:rsidRPr="00955FC3" w:rsidR="00171EEB" w:rsidP="00171EEB" w:rsidRDefault="00171EEB" w14:paraId="358A74DE" w14:textId="77777777">
      <w:pPr>
        <w:rPr>
          <w:rFonts w:ascii="Times New Roman" w:hAnsi="Times New Roman" w:cs="Times New Roman"/>
          <w:lang w:val="es-ES"/>
        </w:rPr>
      </w:pPr>
    </w:p>
    <w:p w:rsidRPr="004F64CE" w:rsidR="00171EEB" w:rsidP="00171EEB" w:rsidRDefault="00171EEB" w14:paraId="1BB23FA5" w14:textId="34966AE3">
      <w:pPr>
        <w:pStyle w:val="Antrat2"/>
        <w:rPr>
          <w:highlight w:val="yellow"/>
        </w:rPr>
      </w:pPr>
      <w:bookmarkStart w:name="_Toc225450979" w:id="331"/>
      <w:r>
        <w:rPr>
          <w:b/>
          <w:bCs/>
        </w:rPr>
        <w:t>2</w:t>
      </w:r>
      <w:r w:rsidRPr="2E260C7A">
        <w:rPr>
          <w:b/>
          <w:bCs/>
        </w:rPr>
        <w:t>.3. Mokslinių duomenų</w:t>
      </w:r>
      <w:r>
        <w:rPr>
          <w:b/>
          <w:bCs/>
        </w:rPr>
        <w:t xml:space="preserve"> tipai ir standartai,</w:t>
      </w:r>
      <w:r w:rsidRPr="2E260C7A">
        <w:rPr>
          <w:b/>
          <w:bCs/>
        </w:rPr>
        <w:t xml:space="preserve"> sąveikumas, valdysena ir tvarkysena</w:t>
      </w:r>
      <w:r>
        <w:rPr>
          <w:b/>
          <w:bCs/>
        </w:rPr>
        <w:t>, duomenų saugyklos</w:t>
      </w:r>
      <w:bookmarkEnd w:id="331"/>
      <w:r>
        <w:t xml:space="preserve"> </w:t>
      </w:r>
    </w:p>
    <w:p w:rsidR="00171EEB" w:rsidP="00171EEB" w:rsidRDefault="00171EEB" w14:paraId="5DB0522C" w14:textId="77777777">
      <w:pPr>
        <w:rPr>
          <w:rFonts w:ascii="Times New Roman" w:hAnsi="Times New Roman" w:cs="Times New Roman"/>
        </w:rPr>
      </w:pPr>
    </w:p>
    <w:p w:rsidRPr="004F64CE" w:rsidR="00171EEB" w:rsidP="00171EEB" w:rsidRDefault="00171EEB" w14:paraId="504D4856" w14:textId="2B65BBD5">
      <w:pPr>
        <w:pStyle w:val="Antrat3"/>
      </w:pPr>
      <w:bookmarkStart w:name="_Toc225450980" w:id="332"/>
      <w:r>
        <w:t>2.</w:t>
      </w:r>
      <w:r>
        <w:rPr>
          <w:lang w:val="en-US"/>
        </w:rPr>
        <w:t>3</w:t>
      </w:r>
      <w:r>
        <w:t>.1. Mokslinių duomenų tipai ir standartai</w:t>
      </w:r>
      <w:bookmarkEnd w:id="332"/>
      <w:r>
        <w:t xml:space="preserve"> </w:t>
      </w:r>
    </w:p>
    <w:p w:rsidR="00171EEB" w:rsidP="00171EEB" w:rsidRDefault="00171EEB" w14:paraId="41408995" w14:textId="1A9F5B20">
      <w:pPr>
        <w:ind w:firstLine="567"/>
        <w:rPr>
          <w:rFonts w:ascii="Times New Roman" w:hAnsi="Times New Roman" w:eastAsia="Liberation Serif" w:cs="Times New Roman"/>
        </w:rPr>
      </w:pPr>
      <w:r w:rsidRPr="2E260C7A">
        <w:rPr>
          <w:rFonts w:ascii="Times New Roman" w:hAnsi="Times New Roman" w:eastAsia="Liberation Serif" w:cs="Times New Roman"/>
        </w:rPr>
        <w:t>Norint užtikrinti duomenų suderinamumą ir pakartotinį panaudojimą, kaip to reikalauja FAIR principai</w:t>
      </w:r>
      <w:r>
        <w:rPr>
          <w:rFonts w:ascii="Times New Roman" w:hAnsi="Times New Roman" w:eastAsia="Liberation Serif" w:cs="Times New Roman"/>
        </w:rPr>
        <w:t xml:space="preserve"> (</w:t>
      </w:r>
      <w:r w:rsidRPr="00FB6E3E">
        <w:rPr>
          <w:rFonts w:ascii="Times New Roman" w:hAnsi="Times New Roman" w:eastAsia="Liberation Serif" w:cs="Times New Roman"/>
          <w:highlight w:val="yellow"/>
        </w:rPr>
        <w:t>žr. skyrius x</w:t>
      </w:r>
      <w:r>
        <w:rPr>
          <w:rFonts w:ascii="Times New Roman" w:hAnsi="Times New Roman" w:eastAsia="Liberation Serif" w:cs="Times New Roman"/>
        </w:rPr>
        <w:t>)</w:t>
      </w:r>
      <w:r w:rsidRPr="2E260C7A">
        <w:rPr>
          <w:rFonts w:ascii="Times New Roman" w:hAnsi="Times New Roman" w:eastAsia="Liberation Serif" w:cs="Times New Roman"/>
        </w:rPr>
        <w:t>, duomenys turi būti pateikti gerai apibrėžtais ir dokumentuotais, pageidautina atvirais, formatais. IT srityje egzistuoja daugybė duomenų ir failų formatų; kaip pavyzdys, dar 1996 metais buvo dokumentuoti apie 100 paplitusių formatų vien grafiniams duomenims kompiuteriuose užrašyti (Murray &amp; vanRyper, 1996). Kai kurie ten minimų formatų (pvz. TIFF, PNG) naudojami mokslo duomenims užrašyti iki šiol. Be to, mokslo tyrimuose naudojamų duomenų formatų skaičius gerokai padidėjo – tą lėmė IT vystyma</w:t>
      </w:r>
      <w:r>
        <w:rPr>
          <w:rFonts w:ascii="Times New Roman" w:hAnsi="Times New Roman" w:eastAsia="Liberation Serif" w:cs="Times New Roman"/>
        </w:rPr>
        <w:t>s</w:t>
      </w:r>
      <w:r w:rsidRPr="2E260C7A">
        <w:rPr>
          <w:rFonts w:ascii="Times New Roman" w:hAnsi="Times New Roman" w:eastAsia="Liberation Serif" w:cs="Times New Roman"/>
        </w:rPr>
        <w:t>is, naujų tyrimo metodų ir kompiuterių programų atsiradimas bei augantis supratimas apie duomenų mainų ir standartizacijos svarbą.</w:t>
      </w:r>
    </w:p>
    <w:p w:rsidRPr="00171EEB" w:rsidR="001572D7" w:rsidP="001572D7" w:rsidRDefault="001572D7" w14:paraId="15F3F895" w14:textId="078A999E">
      <w:pPr>
        <w:ind w:firstLine="567"/>
        <w:rPr>
          <w:rFonts w:ascii="Times New Roman" w:hAnsi="Times New Roman" w:eastAsia="Liberation Serif" w:cs="Times New Roman"/>
        </w:rPr>
      </w:pPr>
      <w:r w:rsidRPr="2E260C7A">
        <w:rPr>
          <w:rFonts w:ascii="Times New Roman" w:hAnsi="Times New Roman" w:eastAsia="Liberation Serif" w:cs="Times New Roman"/>
        </w:rPr>
        <w:t xml:space="preserve">Atskiri duomenų formatai </w:t>
      </w:r>
      <w:r>
        <w:rPr>
          <w:rFonts w:ascii="Times New Roman" w:hAnsi="Times New Roman" w:eastAsia="Liberation Serif" w:cs="Times New Roman"/>
        </w:rPr>
        <w:t xml:space="preserve">yra </w:t>
      </w:r>
      <w:r w:rsidRPr="2E260C7A">
        <w:rPr>
          <w:rFonts w:ascii="Times New Roman" w:hAnsi="Times New Roman" w:eastAsia="Liberation Serif" w:cs="Times New Roman"/>
        </w:rPr>
        <w:t xml:space="preserve">pritaikyti tam tikrų matavimų, skaičiavimų rezultatų arba tam tikros mokslo srities duomenims užrašyti. Gerai specifikuoti duomenų formatai įgalina verifikuoti mokslinių rezultatų duomenis ir palengvina keitimąsi duomenimis bei duomenų publikavimą pagal FAIR principus. Dėl šios priežasties išsami naudojamų duomenų formatų Lietuvoje apžvalga yra naudinga </w:t>
      </w:r>
      <w:r>
        <w:rPr>
          <w:rFonts w:ascii="Times New Roman" w:hAnsi="Times New Roman" w:eastAsia="Liberation Serif" w:cs="Times New Roman"/>
        </w:rPr>
        <w:t>MTD</w:t>
      </w:r>
      <w:r w:rsidRPr="2E260C7A">
        <w:rPr>
          <w:rFonts w:ascii="Times New Roman" w:hAnsi="Times New Roman" w:eastAsia="Liberation Serif" w:cs="Times New Roman"/>
        </w:rPr>
        <w:t xml:space="preserve"> kokybei įvertinti ir Lietuvos institucijų parengtumo lygiui FAIR duomenų mainams nustatyti.</w:t>
      </w:r>
    </w:p>
    <w:p w:rsidR="00171EEB" w:rsidP="00171EEB" w:rsidRDefault="00171EEB" w14:paraId="63EAF0B8" w14:textId="77777777">
      <w:pPr>
        <w:ind w:firstLine="567"/>
        <w:rPr>
          <w:rFonts w:ascii="Times New Roman" w:hAnsi="Times New Roman" w:cs="Times New Roman"/>
        </w:rPr>
      </w:pPr>
      <w:r>
        <w:rPr>
          <w:rFonts w:ascii="Times New Roman" w:hAnsi="Times New Roman" w:cs="Times New Roman"/>
        </w:rPr>
        <w:t xml:space="preserve">Mokslinių duomenų tipai įprastai skirstomi į keturias grupes pagal jų kilmę, rinkimo metodą, apdorojimo etapą ir pagal turinio tipą </w:t>
      </w:r>
      <w:r w:rsidRPr="00B9452B">
        <w:rPr>
          <w:rFonts w:ascii="Times New Roman" w:hAnsi="Times New Roman" w:cs="Times New Roman"/>
          <w:highlight w:val="yellow"/>
        </w:rPr>
        <w:t>(žr. pav. x)</w:t>
      </w:r>
      <w:r>
        <w:rPr>
          <w:rFonts w:ascii="Times New Roman" w:hAnsi="Times New Roman" w:cs="Times New Roman"/>
        </w:rPr>
        <w:t>:</w:t>
      </w:r>
    </w:p>
    <w:p w:rsidR="00171EEB" w:rsidP="00171EEB" w:rsidRDefault="00171EEB" w14:paraId="4721A9A5" w14:textId="77777777">
      <w:pPr>
        <w:rPr>
          <w:rFonts w:ascii="Times New Roman" w:hAnsi="Times New Roman" w:cs="Times New Roman"/>
        </w:rPr>
      </w:pPr>
    </w:p>
    <w:p w:rsidR="00171EEB" w:rsidP="00171EEB" w:rsidRDefault="00171EEB" w14:paraId="48F89376" w14:textId="6D14D0EC">
      <w:pPr>
        <w:rPr>
          <w:rFonts w:ascii="Times New Roman" w:hAnsi="Times New Roman" w:cs="Times New Roman"/>
        </w:rPr>
      </w:pPr>
      <w:r>
        <w:rPr>
          <w:noProof/>
        </w:rPr>
        <w:drawing>
          <wp:inline distT="0" distB="0" distL="0" distR="0" wp14:anchorId="529FD762" wp14:editId="05D9173D">
            <wp:extent cx="5727700" cy="3322600"/>
            <wp:effectExtent l="0" t="0" r="0" b="0"/>
            <wp:docPr id="1905524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375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7700" cy="3322600"/>
                    </a:xfrm>
                    <a:prstGeom prst="rect">
                      <a:avLst/>
                    </a:prstGeom>
                  </pic:spPr>
                </pic:pic>
              </a:graphicData>
            </a:graphic>
          </wp:inline>
        </w:drawing>
      </w:r>
    </w:p>
    <w:p w:rsidRPr="00BB081A" w:rsidR="00171EEB" w:rsidP="00171EEB" w:rsidRDefault="00171EEB" w14:paraId="623BF83B" w14:textId="77777777">
      <w:pPr>
        <w:rPr>
          <w:rFonts w:ascii="Times New Roman" w:hAnsi="Times New Roman" w:cs="Times New Roman"/>
        </w:rPr>
      </w:pPr>
      <w:commentRangeStart w:id="333"/>
      <w:commentRangeStart w:id="334"/>
      <w:r w:rsidRPr="2E260C7A">
        <w:rPr>
          <w:rFonts w:ascii="Times New Roman" w:hAnsi="Times New Roman" w:cs="Times New Roman"/>
        </w:rPr>
        <w:t>(Mindaugas)</w:t>
      </w:r>
      <w:commentRangeEnd w:id="333"/>
      <w:r w:rsidRPr="00BB081A">
        <w:rPr>
          <w:rStyle w:val="Komentaronuoroda"/>
          <w:rFonts w:ascii="Times New Roman" w:hAnsi="Times New Roman" w:cs="Times New Roman"/>
          <w:sz w:val="24"/>
          <w:szCs w:val="24"/>
        </w:rPr>
        <w:commentReference w:id="333"/>
      </w:r>
      <w:commentRangeEnd w:id="334"/>
      <w:r>
        <w:rPr>
          <w:rStyle w:val="CommentReference"/>
        </w:rPr>
        <w:commentReference w:id="334"/>
      </w:r>
    </w:p>
    <w:p w:rsidR="00171EEB" w:rsidP="00171EEB" w:rsidRDefault="00171EEB" w14:paraId="5272BFB0" w14:textId="77777777">
      <w:pPr>
        <w:ind w:firstLine="567"/>
        <w:rPr>
          <w:rFonts w:ascii="Times New Roman" w:hAnsi="Times New Roman" w:cs="Times New Roman"/>
          <w:highlight w:val="yellow"/>
        </w:rPr>
      </w:pPr>
    </w:p>
    <w:p w:rsidR="00171EEB" w:rsidP="00171EEB" w:rsidRDefault="00171EEB" w14:paraId="717600DF" w14:textId="1723C615">
      <w:pPr>
        <w:ind w:firstLine="567"/>
        <w:rPr>
          <w:rFonts w:ascii="Times New Roman" w:hAnsi="Times New Roman" w:cs="Times New Roman"/>
        </w:rPr>
      </w:pPr>
      <w:r w:rsidRPr="00171EEB">
        <w:rPr>
          <w:rFonts w:ascii="Times New Roman" w:hAnsi="Times New Roman" w:cs="Times New Roman"/>
          <w:highlight w:val="yellow"/>
        </w:rPr>
        <w:t>Pav. X.</w:t>
      </w:r>
      <w:r>
        <w:rPr>
          <w:rFonts w:ascii="Times New Roman" w:hAnsi="Times New Roman" w:cs="Times New Roman"/>
        </w:rPr>
        <w:t xml:space="preserve"> Mokslinių duomenų tipai</w:t>
      </w:r>
    </w:p>
    <w:p w:rsidRPr="00955FC3" w:rsidR="00171EEB" w:rsidP="00171EEB" w:rsidRDefault="00171EEB" w14:paraId="131A9CDE" w14:textId="77777777">
      <w:pPr>
        <w:ind w:firstLine="567"/>
        <w:rPr>
          <w:rFonts w:ascii="Times New Roman" w:hAnsi="Times New Roman" w:cs="Times New Roman"/>
        </w:rPr>
      </w:pPr>
    </w:p>
    <w:p w:rsidR="00EC64B3" w:rsidP="00EC64B3" w:rsidRDefault="00171EEB" w14:paraId="085DD293" w14:textId="0C42DC06">
      <w:pPr>
        <w:ind w:firstLine="567"/>
        <w:rPr>
          <w:rFonts w:ascii="Times New Roman" w:hAnsi="Times New Roman" w:eastAsia="Liberation Serif" w:cs="Times New Roman"/>
        </w:rPr>
      </w:pPr>
      <w:commentRangeStart w:id="335"/>
      <w:r w:rsidRPr="00BB081A">
        <w:rPr>
          <w:rFonts w:ascii="Times New Roman" w:hAnsi="Times New Roman" w:eastAsia="Aptos" w:cs="Times New Roman"/>
        </w:rPr>
        <w:t xml:space="preserve">2026-ieji žymi lūžio tašką, kai AM principai susilieja su </w:t>
      </w:r>
      <w:r w:rsidR="00EC64B3">
        <w:rPr>
          <w:rFonts w:ascii="Times New Roman" w:hAnsi="Times New Roman" w:eastAsia="Aptos" w:cs="Times New Roman"/>
        </w:rPr>
        <w:t xml:space="preserve">DI </w:t>
      </w:r>
      <w:r w:rsidRPr="00BB081A">
        <w:rPr>
          <w:rFonts w:ascii="Times New Roman" w:hAnsi="Times New Roman" w:eastAsia="Aptos" w:cs="Times New Roman"/>
        </w:rPr>
        <w:t xml:space="preserve">poreikiais. Duomenys nebevertinami tik kaip publikacijų priedai. Ši transformacija grindžiama ES </w:t>
      </w:r>
      <w:r w:rsidR="001572D7">
        <w:rPr>
          <w:rFonts w:ascii="Times New Roman" w:hAnsi="Times New Roman" w:eastAsia="Aptos" w:cs="Times New Roman"/>
        </w:rPr>
        <w:t>DI</w:t>
      </w:r>
      <w:r w:rsidRPr="00BB081A">
        <w:rPr>
          <w:rFonts w:ascii="Times New Roman" w:hAnsi="Times New Roman" w:eastAsia="Aptos" w:cs="Times New Roman"/>
        </w:rPr>
        <w:t xml:space="preserve"> akto įsigaliojimo terminu (2026 m. rugpjūtis) bei ES DI mokslui strategijos (2025) nuostatomis, kurios numato RAISE infrastruktūros plėtrą. Pagal EOSC SRIA 2.0 gaires, duomenys evoliucionuoja iš pasyvių objektų į </w:t>
      </w:r>
      <w:r w:rsidRPr="2E260C7A">
        <w:rPr>
          <w:rFonts w:ascii="Times New Roman" w:hAnsi="Times New Roman" w:eastAsia="Aptos" w:cs="Times New Roman"/>
          <w:i/>
          <w:iCs/>
        </w:rPr>
        <w:t>Agent-Ready</w:t>
      </w:r>
      <w:r w:rsidRPr="00BB081A">
        <w:rPr>
          <w:rFonts w:ascii="Times New Roman" w:hAnsi="Times New Roman" w:eastAsia="Aptos" w:cs="Times New Roman"/>
        </w:rPr>
        <w:t xml:space="preserve"> išteklius, kurie yra būtini siekiant realizuoti autonominių laboratorijų ir didelio masto skaičiavimų viziją </w:t>
      </w:r>
      <w:r w:rsidR="00EC64B3">
        <w:rPr>
          <w:rFonts w:ascii="Times New Roman" w:hAnsi="Times New Roman" w:eastAsia="Aptos" w:cs="Times New Roman"/>
        </w:rPr>
        <w:t>EMTE</w:t>
      </w:r>
      <w:r w:rsidRPr="00BB081A">
        <w:rPr>
          <w:rStyle w:val="Puslapioinaosnuoroda"/>
          <w:rFonts w:ascii="Times New Roman" w:hAnsi="Times New Roman" w:eastAsia="Aptos" w:cs="Times New Roman"/>
          <w:color w:val="000000" w:themeColor="text1"/>
        </w:rPr>
        <w:footnoteReference w:id="16"/>
      </w:r>
      <w:r w:rsidRPr="00BB081A">
        <w:rPr>
          <w:rFonts w:ascii="Times New Roman" w:hAnsi="Times New Roman" w:eastAsia="Aptos" w:cs="Times New Roman"/>
        </w:rPr>
        <w:t xml:space="preserve">. </w:t>
      </w:r>
    </w:p>
    <w:p w:rsidRPr="00EC64B3" w:rsidR="00171EEB" w:rsidP="00EC64B3" w:rsidRDefault="00171EEB" w14:paraId="4FE0CC3E" w14:textId="7BF886F1">
      <w:pPr>
        <w:ind w:firstLine="567"/>
        <w:rPr>
          <w:rFonts w:ascii="Times New Roman" w:hAnsi="Times New Roman" w:eastAsia="Liberation Serif" w:cs="Times New Roman"/>
        </w:rPr>
      </w:pPr>
      <w:r w:rsidRPr="2E260C7A">
        <w:rPr>
          <w:rFonts w:ascii="Times New Roman" w:hAnsi="Times New Roman" w:eastAsia="Aptos" w:cs="Times New Roman"/>
        </w:rPr>
        <w:t>2026 m. mokslinių duomenų erdvės nebeapsiriboja vien tekstiniais failais ar lentelėmis. Duomenų tipų įvairovė ir jų standartizacijos lygis tiesiogiai lemia šalies mokslinį konkurencingumą EOSC ekosistemoje.</w:t>
      </w:r>
      <w:commentRangeEnd w:id="335"/>
      <w:r w:rsidRPr="00EC64B3" w:rsidR="00977C23">
        <w:rPr>
          <w:rStyle w:val="Komentaronuoroda"/>
          <w:rFonts w:ascii="Times New Roman" w:hAnsi="Times New Roman" w:eastAsia="Liberation Serif" w:cs="Times New Roman"/>
          <w:sz w:val="24"/>
          <w:szCs w:val="24"/>
        </w:rPr>
        <w:commentReference w:id="335"/>
      </w:r>
    </w:p>
    <w:p w:rsidRPr="00955FC3" w:rsidR="00171EEB" w:rsidP="00171EEB" w:rsidRDefault="00171EEB" w14:paraId="7E083B90"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1CE209BC" w14:textId="27E153DE">
      <w:pPr>
        <w:rPr>
          <w:rFonts w:ascii="Times New Roman" w:hAnsi="Times New Roman" w:cs="Times New Roman"/>
          <w:lang w:val="es-ES"/>
        </w:rPr>
      </w:pPr>
      <w:r w:rsidRPr="2E260C7A">
        <w:rPr>
          <w:rFonts w:ascii="Times New Roman" w:hAnsi="Times New Roman" w:eastAsia="Aptos" w:cs="Times New Roman"/>
          <w:b/>
          <w:bCs/>
        </w:rPr>
        <w:t>Pasaulinė situacija: „Agent-Ready“ duomenų era</w:t>
      </w:r>
    </w:p>
    <w:p w:rsidRPr="00955FC3" w:rsidR="00171EEB" w:rsidP="00171EEB" w:rsidRDefault="00171EEB" w14:paraId="269C45E5" w14:textId="77777777">
      <w:pPr>
        <w:ind w:firstLine="567"/>
        <w:rPr>
          <w:rFonts w:ascii="Times New Roman" w:hAnsi="Times New Roman" w:cs="Times New Roman"/>
          <w:lang w:val="es-ES"/>
        </w:rPr>
      </w:pPr>
      <w:r w:rsidRPr="2E260C7A">
        <w:rPr>
          <w:rFonts w:ascii="Times New Roman" w:hAnsi="Times New Roman" w:eastAsia="Aptos" w:cs="Times New Roman"/>
        </w:rPr>
        <w:t>Pasaulyje įsitvirtina supratimas, kad tradicinis FAIR principų taikymas yra būtina, bet nepakankama sąlyga DI proveržiui.</w:t>
      </w:r>
      <w:commentRangeStart w:id="336"/>
      <w:commentRangeEnd w:id="336"/>
      <w:r w:rsidRPr="00955FC3">
        <w:rPr>
          <w:rStyle w:val="Komentaronuoroda"/>
          <w:rFonts w:ascii="Times New Roman" w:hAnsi="Times New Roman" w:cs="Times New Roman"/>
          <w:sz w:val="24"/>
          <w:szCs w:val="24"/>
          <w:lang w:val="es-ES"/>
        </w:rPr>
        <w:commentReference w:id="336"/>
      </w:r>
    </w:p>
    <w:p w:rsidRPr="00955FC3" w:rsidR="00171EEB" w:rsidP="00171EEB" w:rsidRDefault="00171EEB" w14:paraId="54321870" w14:textId="77777777">
      <w:pPr>
        <w:rPr>
          <w:rFonts w:ascii="Times New Roman" w:hAnsi="Times New Roman" w:eastAsia="Aptos" w:cs="Times New Roman"/>
          <w:lang w:val="es-ES"/>
        </w:rPr>
      </w:pPr>
      <w:r w:rsidRPr="2E260C7A">
        <w:rPr>
          <w:rFonts w:ascii="Times New Roman" w:hAnsi="Times New Roman" w:eastAsia="Aptos" w:cs="Times New Roman"/>
        </w:rPr>
        <w:t xml:space="preserve">Standartų poslinkis: Nuo žmogui skaitomų metaduomenų pereita prie </w:t>
      </w:r>
      <w:commentRangeStart w:id="337"/>
      <w:commentRangeStart w:id="932364723"/>
      <w:r w:rsidRPr="2E260C7A">
        <w:rPr>
          <w:rFonts w:ascii="Times New Roman" w:hAnsi="Times New Roman" w:eastAsia="Aptos" w:cs="Times New Roman"/>
        </w:rPr>
        <w:t>„Machine-Actionable FAIR“</w:t>
      </w:r>
      <w:commentRangeEnd w:id="337"/>
      <w:r w:rsidRPr="2E260C7A" w:rsidR="00EC64B3">
        <w:rPr>
          <w:rStyle w:val="Komentaronuoroda"/>
          <w:rFonts w:ascii="Times New Roman" w:hAnsi="Times New Roman" w:eastAsia="Aptos" w:cs="Times New Roman"/>
          <w:sz w:val="24"/>
          <w:szCs w:val="24"/>
        </w:rPr>
        <w:commentReference w:id="337"/>
      </w:r>
      <w:commentRangeEnd w:id="932364723"/>
      <w:r>
        <w:rPr>
          <w:rStyle w:val="CommentReference"/>
        </w:rPr>
        <w:commentReference w:id="932364723"/>
      </w:r>
      <w:r w:rsidRPr="2E260C7A">
        <w:rPr>
          <w:rFonts w:ascii="Times New Roman" w:hAnsi="Times New Roman" w:eastAsia="Aptos" w:cs="Times New Roman"/>
        </w:rPr>
        <w:t xml:space="preserve">. Dominuoja tokie formatai kaip </w:t>
      </w:r>
      <w:r w:rsidRPr="2E260C7A">
        <w:rPr>
          <w:rFonts w:ascii="Times New Roman" w:hAnsi="Times New Roman" w:eastAsia="Aptos" w:cs="Times New Roman"/>
          <w:i/>
          <w:iCs/>
        </w:rPr>
        <w:t>Zarr</w:t>
      </w:r>
      <w:r w:rsidRPr="2E260C7A">
        <w:rPr>
          <w:rFonts w:ascii="Times New Roman" w:hAnsi="Times New Roman" w:eastAsia="Aptos" w:cs="Times New Roman"/>
        </w:rPr>
        <w:t xml:space="preserve"> ir </w:t>
      </w:r>
      <w:r w:rsidRPr="2E260C7A">
        <w:rPr>
          <w:rFonts w:ascii="Times New Roman" w:hAnsi="Times New Roman" w:eastAsia="Aptos" w:cs="Times New Roman"/>
          <w:i/>
          <w:iCs/>
        </w:rPr>
        <w:t>Parquet</w:t>
      </w:r>
      <w:r w:rsidRPr="2E260C7A">
        <w:rPr>
          <w:rFonts w:ascii="Times New Roman" w:hAnsi="Times New Roman" w:eastAsia="Aptos" w:cs="Times New Roman"/>
        </w:rPr>
        <w:t xml:space="preserve">, optimizuoti </w:t>
      </w:r>
      <w:commentRangeStart w:id="338"/>
      <w:r w:rsidRPr="2E260C7A">
        <w:rPr>
          <w:rFonts w:ascii="Times New Roman" w:hAnsi="Times New Roman" w:eastAsia="Aptos" w:cs="Times New Roman"/>
        </w:rPr>
        <w:t>debesijos</w:t>
      </w:r>
      <w:commentRangeEnd w:id="338"/>
      <w:r w:rsidRPr="2E260C7A" w:rsidR="001572D7">
        <w:rPr>
          <w:rStyle w:val="Komentaronuoroda"/>
          <w:rFonts w:ascii="Times New Roman" w:hAnsi="Times New Roman" w:eastAsia="Aptos" w:cs="Times New Roman"/>
          <w:sz w:val="24"/>
          <w:szCs w:val="24"/>
        </w:rPr>
        <w:commentReference w:id="338"/>
      </w:r>
      <w:r w:rsidRPr="2E260C7A">
        <w:rPr>
          <w:rFonts w:ascii="Times New Roman" w:hAnsi="Times New Roman" w:eastAsia="Aptos" w:cs="Times New Roman"/>
        </w:rPr>
        <w:t xml:space="preserve"> skaičiavimams ir ML modelių treniravimui.</w:t>
      </w:r>
    </w:p>
    <w:p w:rsidRPr="00955FC3" w:rsidR="00171EEB" w:rsidP="00171EEB" w:rsidRDefault="00171EEB" w14:paraId="20E06E03" w14:textId="77777777">
      <w:pPr>
        <w:rPr>
          <w:rFonts w:ascii="Times New Roman" w:hAnsi="Times New Roman" w:eastAsia="Aptos" w:cs="Times New Roman"/>
          <w:lang w:val="es-ES"/>
        </w:rPr>
      </w:pPr>
      <w:r w:rsidRPr="2E260C7A">
        <w:rPr>
          <w:rFonts w:ascii="Times New Roman" w:hAnsi="Times New Roman" w:eastAsia="Aptos" w:cs="Times New Roman"/>
        </w:rPr>
        <w:t>Sintetiniai duomenys: Dėl griežtėjančių privatumo reikalavimų (pvz., JAV ir Azijos rinkose) vis dažniau standartizuojami sintetiniai duomenų rinkiniai, leidžiantys treniruoti AI modelius nepažeidžiant duomenų subjektų teisių.</w:t>
      </w:r>
    </w:p>
    <w:p w:rsidRPr="00955FC3" w:rsidR="00171EEB" w:rsidP="00171EEB" w:rsidRDefault="00171EEB" w14:paraId="5CE91D17" w14:textId="21233B71">
      <w:pPr>
        <w:rPr>
          <w:rFonts w:ascii="Times New Roman" w:hAnsi="Times New Roman" w:eastAsia="Aptos" w:cs="Times New Roman"/>
          <w:lang w:val="es-ES"/>
        </w:rPr>
      </w:pPr>
      <w:r w:rsidRPr="2E260C7A">
        <w:rPr>
          <w:rFonts w:ascii="Times New Roman" w:hAnsi="Times New Roman" w:eastAsia="Aptos" w:cs="Times New Roman"/>
        </w:rPr>
        <w:t>Duomenų „pasai“: Pasaulinėje praktikoje plinta „</w:t>
      </w:r>
      <w:commentRangeStart w:id="339"/>
      <w:r w:rsidRPr="2E260C7A">
        <w:rPr>
          <w:rFonts w:ascii="Times New Roman" w:hAnsi="Times New Roman" w:eastAsia="Aptos" w:cs="Times New Roman"/>
        </w:rPr>
        <w:t>Datasheets for Datasets</w:t>
      </w:r>
      <w:commentRangeEnd w:id="339"/>
      <w:r w:rsidRPr="2E260C7A" w:rsidR="00977C23">
        <w:rPr>
          <w:rStyle w:val="Komentaronuoroda"/>
          <w:rFonts w:ascii="Times New Roman" w:hAnsi="Times New Roman" w:eastAsia="Aptos" w:cs="Times New Roman"/>
          <w:sz w:val="24"/>
          <w:szCs w:val="24"/>
        </w:rPr>
        <w:commentReference w:id="339"/>
      </w:r>
      <w:r w:rsidRPr="2E260C7A">
        <w:rPr>
          <w:rFonts w:ascii="Times New Roman" w:hAnsi="Times New Roman" w:eastAsia="Aptos" w:cs="Times New Roman"/>
        </w:rPr>
        <w:t>“ standartas, reikalaujantis fiksuoti ne tik kas yra duomenyse, bet ir jų „kilmę“ (</w:t>
      </w:r>
      <w:r w:rsidR="00EC64B3">
        <w:rPr>
          <w:rFonts w:ascii="Times New Roman" w:hAnsi="Times New Roman" w:eastAsia="Aptos" w:cs="Times New Roman"/>
        </w:rPr>
        <w:t xml:space="preserve">angl. </w:t>
      </w:r>
      <w:r w:rsidRPr="2E260C7A">
        <w:rPr>
          <w:rFonts w:ascii="Times New Roman" w:hAnsi="Times New Roman" w:eastAsia="Aptos" w:cs="Times New Roman"/>
          <w:i/>
          <w:iCs/>
        </w:rPr>
        <w:t>provenance</w:t>
      </w:r>
      <w:r w:rsidRPr="2E260C7A">
        <w:rPr>
          <w:rFonts w:ascii="Times New Roman" w:hAnsi="Times New Roman" w:eastAsia="Aptos" w:cs="Times New Roman"/>
        </w:rPr>
        <w:t>), etinį šališkumą bei paruošimo algoritmams metodiką.</w:t>
      </w:r>
    </w:p>
    <w:p w:rsidRPr="00955FC3" w:rsidR="00171EEB" w:rsidP="00171EEB" w:rsidRDefault="00171EEB" w14:paraId="760DD770" w14:textId="77777777">
      <w:pPr>
        <w:rPr>
          <w:rFonts w:ascii="Times New Roman" w:hAnsi="Times New Roman" w:eastAsia="Aptos" w:cs="Times New Roman"/>
          <w:b/>
          <w:bCs/>
          <w:lang w:val="es-ES"/>
        </w:rPr>
      </w:pPr>
    </w:p>
    <w:p w:rsidRPr="00955FC3" w:rsidR="00171EEB" w:rsidP="00171EEB" w:rsidRDefault="00171EEB" w14:paraId="0C0EECF6" w14:textId="77777777">
      <w:pPr>
        <w:rPr>
          <w:rFonts w:ascii="Times New Roman" w:hAnsi="Times New Roman" w:cs="Times New Roman"/>
          <w:lang w:val="es-ES"/>
        </w:rPr>
      </w:pPr>
      <w:r w:rsidRPr="2E260C7A">
        <w:rPr>
          <w:rFonts w:ascii="Times New Roman" w:hAnsi="Times New Roman" w:eastAsia="Aptos" w:cs="Times New Roman"/>
          <w:b/>
          <w:bCs/>
        </w:rPr>
        <w:t>Europa: EOSC federacija ir teisinė darna</w:t>
      </w:r>
    </w:p>
    <w:p w:rsidRPr="00955FC3" w:rsidR="00171EEB" w:rsidP="00171EEB" w:rsidRDefault="00171EEB" w14:paraId="33A543DA" w14:textId="77777777">
      <w:pPr>
        <w:ind w:firstLine="567"/>
        <w:rPr>
          <w:rFonts w:ascii="Times New Roman" w:hAnsi="Times New Roman" w:cs="Times New Roman"/>
          <w:lang w:val="es-ES"/>
        </w:rPr>
      </w:pPr>
      <w:r w:rsidRPr="2E260C7A">
        <w:rPr>
          <w:rFonts w:ascii="Times New Roman" w:hAnsi="Times New Roman" w:eastAsia="Aptos" w:cs="Times New Roman"/>
        </w:rPr>
        <w:t>Europa įgyvendina EOSC Federacijos modelį, kuriame duomenų erdvės tampa tarpusavyje susietomis ekosistemomis.</w:t>
      </w:r>
    </w:p>
    <w:p w:rsidRPr="00955FC3" w:rsidR="00171EEB" w:rsidP="00171EEB" w:rsidRDefault="00171EEB" w14:paraId="6628DBA8" w14:textId="36F45826">
      <w:pPr>
        <w:ind w:firstLine="567"/>
        <w:rPr>
          <w:rFonts w:ascii="Times New Roman" w:hAnsi="Times New Roman" w:cs="Times New Roman"/>
          <w:lang w:val="es-ES"/>
        </w:rPr>
      </w:pPr>
      <w:r w:rsidRPr="2E260C7A">
        <w:rPr>
          <w:rFonts w:ascii="Times New Roman" w:hAnsi="Times New Roman" w:eastAsia="Aptos" w:cs="Times New Roman"/>
        </w:rPr>
        <w:t xml:space="preserve">Teisinis reguliavimas: Įsigaliojęs ES DI aktas ir </w:t>
      </w:r>
      <w:r w:rsidR="00EC64B3">
        <w:rPr>
          <w:rFonts w:ascii="Times New Roman" w:hAnsi="Times New Roman" w:eastAsia="Aptos" w:cs="Times New Roman"/>
        </w:rPr>
        <w:t xml:space="preserve">DA </w:t>
      </w:r>
      <w:r w:rsidRPr="2E260C7A">
        <w:rPr>
          <w:rFonts w:ascii="Times New Roman" w:hAnsi="Times New Roman" w:eastAsia="Aptos" w:cs="Times New Roman"/>
        </w:rPr>
        <w:t xml:space="preserve">įpareigoja </w:t>
      </w:r>
      <w:r w:rsidR="00EC64B3">
        <w:rPr>
          <w:rFonts w:ascii="Times New Roman" w:hAnsi="Times New Roman" w:eastAsia="Aptos" w:cs="Times New Roman"/>
        </w:rPr>
        <w:t xml:space="preserve">MTI </w:t>
      </w:r>
      <w:r w:rsidRPr="2E260C7A">
        <w:rPr>
          <w:rFonts w:ascii="Times New Roman" w:hAnsi="Times New Roman" w:eastAsia="Aptos" w:cs="Times New Roman"/>
        </w:rPr>
        <w:t>užtikrinti aukščiausią duomenų kokybės standartizaciją (ypač „aukštos rizikos“ srityse, pvz., medicinoje).</w:t>
      </w:r>
    </w:p>
    <w:p w:rsidRPr="00955FC3" w:rsidR="00171EEB" w:rsidP="00171EEB" w:rsidRDefault="00171EEB" w14:paraId="487FB796" w14:textId="3BFB4653">
      <w:pPr>
        <w:ind w:firstLine="567"/>
        <w:rPr>
          <w:rFonts w:ascii="Times New Roman" w:hAnsi="Times New Roman" w:cs="Times New Roman"/>
        </w:rPr>
      </w:pPr>
      <w:r w:rsidRPr="2E260C7A">
        <w:rPr>
          <w:rFonts w:ascii="Times New Roman" w:hAnsi="Times New Roman" w:eastAsia="Aptos" w:cs="Times New Roman"/>
        </w:rPr>
        <w:t xml:space="preserve">EOSC mazgai: 2025 m. pabaigoje startavę pirmieji 14 EOSC mazgų sukūrė bendrą Europos </w:t>
      </w:r>
      <w:r w:rsidR="00977C23">
        <w:rPr>
          <w:rFonts w:ascii="Times New Roman" w:hAnsi="Times New Roman" w:eastAsia="Aptos" w:cs="Times New Roman"/>
        </w:rPr>
        <w:t>MTD</w:t>
      </w:r>
      <w:r w:rsidRPr="2E260C7A">
        <w:rPr>
          <w:rFonts w:ascii="Times New Roman" w:hAnsi="Times New Roman" w:eastAsia="Aptos" w:cs="Times New Roman"/>
        </w:rPr>
        <w:t xml:space="preserve"> erdvę. Standartizacija čia remiasi Gaia-X pasitikėjimo sistema</w:t>
      </w:r>
      <w:r w:rsidR="00977C23">
        <w:rPr>
          <w:rFonts w:ascii="Times New Roman" w:hAnsi="Times New Roman" w:eastAsia="Aptos" w:cs="Times New Roman"/>
        </w:rPr>
        <w:t xml:space="preserve"> (angl. </w:t>
      </w:r>
      <w:r w:rsidRPr="00977C23" w:rsidR="00977C23">
        <w:rPr>
          <w:rFonts w:ascii="Times New Roman" w:hAnsi="Times New Roman" w:eastAsia="Aptos" w:cs="Times New Roman"/>
          <w:i/>
          <w:iCs/>
        </w:rPr>
        <w:t>Gaia-X tr</w:t>
      </w:r>
      <w:r w:rsidR="00977C23">
        <w:rPr>
          <w:rFonts w:ascii="Times New Roman" w:hAnsi="Times New Roman" w:eastAsia="Aptos" w:cs="Times New Roman"/>
          <w:i/>
          <w:iCs/>
        </w:rPr>
        <w:t>ust</w:t>
      </w:r>
      <w:r w:rsidRPr="00977C23" w:rsidR="00977C23">
        <w:rPr>
          <w:rFonts w:ascii="Times New Roman" w:hAnsi="Times New Roman" w:eastAsia="Aptos" w:cs="Times New Roman"/>
          <w:i/>
          <w:iCs/>
        </w:rPr>
        <w:t xml:space="preserve"> </w:t>
      </w:r>
      <w:commentRangeStart w:id="340"/>
      <w:r w:rsidRPr="00977C23" w:rsidR="00977C23">
        <w:rPr>
          <w:rFonts w:ascii="Times New Roman" w:hAnsi="Times New Roman" w:eastAsia="Aptos" w:cs="Times New Roman"/>
          <w:i/>
          <w:iCs/>
        </w:rPr>
        <w:t>framework</w:t>
      </w:r>
      <w:commentRangeEnd w:id="340"/>
      <w:r w:rsidR="00977C23">
        <w:rPr>
          <w:rStyle w:val="Komentaronuoroda"/>
          <w:rFonts w:ascii="Times New Roman" w:hAnsi="Times New Roman" w:eastAsia="Aptos" w:cs="Times New Roman"/>
          <w:sz w:val="24"/>
          <w:szCs w:val="24"/>
        </w:rPr>
        <w:commentReference w:id="340"/>
      </w:r>
      <w:r w:rsidR="00977C23">
        <w:rPr>
          <w:rFonts w:ascii="Times New Roman" w:hAnsi="Times New Roman" w:eastAsia="Aptos" w:cs="Times New Roman"/>
        </w:rPr>
        <w:t>)</w:t>
      </w:r>
      <w:r w:rsidRPr="2E260C7A">
        <w:rPr>
          <w:rFonts w:ascii="Times New Roman" w:hAnsi="Times New Roman" w:eastAsia="Aptos" w:cs="Times New Roman"/>
        </w:rPr>
        <w:t>, kuri užtikrina duomenų suverenitetą ir saugų dalijimąsi tarp mokslo bei pramonės.</w:t>
      </w:r>
    </w:p>
    <w:p w:rsidRPr="00955FC3" w:rsidR="00171EEB" w:rsidP="00171EEB" w:rsidRDefault="00171EEB" w14:paraId="66B2E37C" w14:textId="77777777">
      <w:pPr>
        <w:ind w:firstLine="567"/>
        <w:rPr>
          <w:rFonts w:ascii="Times New Roman" w:hAnsi="Times New Roman" w:cs="Times New Roman"/>
        </w:rPr>
      </w:pPr>
      <w:r w:rsidRPr="2E260C7A">
        <w:rPr>
          <w:rFonts w:ascii="Times New Roman" w:hAnsi="Times New Roman" w:eastAsia="Aptos" w:cs="Times New Roman"/>
        </w:rPr>
        <w:t>Semantinis suderinamumas: Europos mastu standartizuojami tarpdisciplininiai žodynai, leidžiantys DI algoritmams jungti duomenis iš skirtingų šaltinių (pvz., klimato kaitos duomenis su sveikatos statistika).</w:t>
      </w:r>
    </w:p>
    <w:p w:rsidRPr="00955FC3" w:rsidR="00171EEB" w:rsidP="00171EEB" w:rsidRDefault="00171EEB" w14:paraId="77CDFEC2"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34B35C34" w14:textId="77777777">
      <w:pPr>
        <w:rPr>
          <w:rFonts w:ascii="Times New Roman" w:hAnsi="Times New Roman" w:cs="Times New Roman"/>
          <w:lang w:val="es-ES"/>
        </w:rPr>
      </w:pPr>
      <w:r w:rsidRPr="2E260C7A">
        <w:rPr>
          <w:rFonts w:ascii="Times New Roman" w:hAnsi="Times New Roman" w:eastAsia="Aptos" w:cs="Times New Roman"/>
          <w:b/>
          <w:bCs/>
        </w:rPr>
        <w:t>Mokslinių duomenų tipų klasifikacija (Globali tendencija)</w:t>
      </w:r>
    </w:p>
    <w:p w:rsidR="00171EEB" w:rsidP="00171EEB" w:rsidRDefault="00171EEB" w14:paraId="5FE4F6CE" w14:textId="55DF2C3C">
      <w:pPr>
        <w:ind w:firstLine="567"/>
        <w:rPr>
          <w:rFonts w:ascii="Times New Roman" w:hAnsi="Times New Roman" w:eastAsia="Aptos" w:cs="Times New Roman"/>
        </w:rPr>
      </w:pPr>
      <w:r w:rsidRPr="2E260C7A">
        <w:rPr>
          <w:rFonts w:ascii="Times New Roman" w:hAnsi="Times New Roman" w:eastAsia="Aptos" w:cs="Times New Roman"/>
        </w:rPr>
        <w:t xml:space="preserve">Pasaulinėje praktikoje duomenys skirstomi ne tik pagal mokslo sritis, bet ir </w:t>
      </w:r>
      <w:commentRangeStart w:id="341"/>
      <w:r w:rsidRPr="2E260C7A">
        <w:rPr>
          <w:rFonts w:ascii="Times New Roman" w:hAnsi="Times New Roman" w:eastAsia="Aptos" w:cs="Times New Roman"/>
        </w:rPr>
        <w:t>pagal jų generavimo pobūdį</w:t>
      </w:r>
      <w:commentRangeEnd w:id="341"/>
      <w:r w:rsidRPr="2E260C7A">
        <w:rPr>
          <w:rStyle w:val="Komentaronuoroda"/>
          <w:rFonts w:ascii="Times New Roman" w:hAnsi="Times New Roman" w:eastAsia="Aptos" w:cs="Times New Roman"/>
          <w:sz w:val="24"/>
          <w:szCs w:val="24"/>
        </w:rPr>
        <w:commentReference w:id="341"/>
      </w:r>
      <w:r w:rsidRPr="2E260C7A">
        <w:rPr>
          <w:rFonts w:ascii="Times New Roman" w:hAnsi="Times New Roman" w:eastAsia="Aptos" w:cs="Times New Roman"/>
        </w:rPr>
        <w:t xml:space="preserve"> bei tinkamumą mašininiam mokymuisi</w:t>
      </w:r>
      <w:r w:rsidR="00886C56">
        <w:rPr>
          <w:rFonts w:ascii="Times New Roman" w:hAnsi="Times New Roman" w:eastAsia="Aptos" w:cs="Times New Roman"/>
        </w:rPr>
        <w:t xml:space="preserve"> </w:t>
      </w:r>
      <w:r w:rsidRPr="00886C56" w:rsidR="00886C56">
        <w:rPr>
          <w:rFonts w:ascii="Times New Roman" w:hAnsi="Times New Roman" w:eastAsia="Aptos" w:cs="Times New Roman"/>
          <w:highlight w:val="yellow"/>
        </w:rPr>
        <w:t>(žr. pav. X)</w:t>
      </w:r>
      <w:r w:rsidRPr="00886C56">
        <w:rPr>
          <w:rFonts w:ascii="Times New Roman" w:hAnsi="Times New Roman" w:eastAsia="Aptos" w:cs="Times New Roman"/>
          <w:highlight w:val="yellow"/>
        </w:rPr>
        <w:t>:</w:t>
      </w:r>
    </w:p>
    <w:p w:rsidR="00886C56" w:rsidP="00171EEB" w:rsidRDefault="00886C56" w14:paraId="737E0716" w14:textId="77777777">
      <w:pPr>
        <w:ind w:firstLine="567"/>
        <w:rPr>
          <w:rFonts w:ascii="Times New Roman" w:hAnsi="Times New Roman" w:eastAsia="Aptos" w:cs="Times New Roman"/>
        </w:rPr>
      </w:pPr>
    </w:p>
    <w:p w:rsidR="00886C56" w:rsidP="00171EEB" w:rsidRDefault="00886C56" w14:paraId="4D15EE88" w14:textId="77777777">
      <w:pPr>
        <w:ind w:firstLine="567"/>
        <w:rPr>
          <w:rFonts w:ascii="Times New Roman" w:hAnsi="Times New Roman" w:eastAsia="Aptos" w:cs="Times New Roman"/>
        </w:rPr>
      </w:pPr>
    </w:p>
    <w:p w:rsidR="00886C56" w:rsidP="00171EEB" w:rsidRDefault="00886C56" w14:paraId="2EDE23CB" w14:textId="67E74619">
      <w:pPr>
        <w:ind w:firstLine="567"/>
        <w:rPr>
          <w:rFonts w:ascii="Times New Roman" w:hAnsi="Times New Roman" w:eastAsia="Aptos" w:cs="Times New Roman"/>
        </w:rPr>
      </w:pPr>
      <w:r>
        <w:rPr>
          <w:noProof/>
        </w:rPr>
        <w:drawing>
          <wp:inline distT="0" distB="0" distL="0" distR="0" wp14:anchorId="2E792AAA" wp14:editId="5E087764">
            <wp:extent cx="5727700" cy="2298206"/>
            <wp:effectExtent l="0" t="0" r="0" b="0"/>
            <wp:docPr id="37617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894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7700" cy="2298206"/>
                    </a:xfrm>
                    <a:prstGeom prst="rect">
                      <a:avLst/>
                    </a:prstGeom>
                  </pic:spPr>
                </pic:pic>
              </a:graphicData>
            </a:graphic>
          </wp:inline>
        </w:drawing>
      </w:r>
    </w:p>
    <w:p w:rsidR="00886C56" w:rsidP="00171EEB" w:rsidRDefault="00886C56" w14:paraId="2884F7B4" w14:textId="77777777">
      <w:pPr>
        <w:ind w:firstLine="567"/>
        <w:rPr>
          <w:rFonts w:ascii="Times New Roman" w:hAnsi="Times New Roman" w:eastAsia="Aptos" w:cs="Times New Roman"/>
        </w:rPr>
      </w:pPr>
    </w:p>
    <w:p w:rsidR="00886C56" w:rsidP="00171EEB" w:rsidRDefault="00886C56" w14:paraId="20D4D654" w14:textId="61B9699C">
      <w:pPr>
        <w:ind w:firstLine="567"/>
        <w:rPr>
          <w:rFonts w:ascii="Times New Roman" w:hAnsi="Times New Roman" w:eastAsia="Aptos" w:cs="Times New Roman"/>
        </w:rPr>
      </w:pPr>
      <w:r w:rsidRPr="00886C56">
        <w:rPr>
          <w:rFonts w:ascii="Times New Roman" w:hAnsi="Times New Roman" w:eastAsia="Aptos" w:cs="Times New Roman"/>
          <w:highlight w:val="yellow"/>
        </w:rPr>
        <w:t>Pav. X. Mokslinių</w:t>
      </w:r>
      <w:r>
        <w:rPr>
          <w:rFonts w:ascii="Times New Roman" w:hAnsi="Times New Roman" w:eastAsia="Aptos" w:cs="Times New Roman"/>
        </w:rPr>
        <w:t xml:space="preserve"> duomenų klasifikacija pagal</w:t>
      </w:r>
      <w:r w:rsidR="00C340B8">
        <w:rPr>
          <w:rFonts w:ascii="Times New Roman" w:hAnsi="Times New Roman" w:eastAsia="Aptos" w:cs="Times New Roman"/>
        </w:rPr>
        <w:t xml:space="preserve"> jų</w:t>
      </w:r>
      <w:r>
        <w:rPr>
          <w:rFonts w:ascii="Times New Roman" w:hAnsi="Times New Roman" w:eastAsia="Aptos" w:cs="Times New Roman"/>
        </w:rPr>
        <w:t xml:space="preserve"> generavimo pobūdį</w:t>
      </w:r>
    </w:p>
    <w:p w:rsidR="00886C56" w:rsidP="00171EEB" w:rsidRDefault="00886C56" w14:paraId="4C40542C" w14:textId="77777777">
      <w:pPr>
        <w:ind w:firstLine="567"/>
        <w:rPr>
          <w:rFonts w:ascii="Times New Roman" w:hAnsi="Times New Roman" w:eastAsia="Aptos" w:cs="Times New Roman"/>
        </w:rPr>
      </w:pPr>
    </w:p>
    <w:p w:rsidRPr="00955FC3" w:rsidR="00171EEB" w:rsidP="00171EEB" w:rsidRDefault="00171EEB" w14:paraId="6DDD145A" w14:textId="62C47073">
      <w:pPr>
        <w:pStyle w:val="Sraopastraipa"/>
        <w:numPr>
          <w:ilvl w:val="0"/>
          <w:numId w:val="18"/>
        </w:numPr>
        <w:rPr>
          <w:rFonts w:ascii="Times New Roman" w:hAnsi="Times New Roman" w:cs="Times New Roman"/>
        </w:rPr>
      </w:pPr>
      <w:r w:rsidRPr="2E260C7A">
        <w:rPr>
          <w:rFonts w:ascii="Times New Roman" w:hAnsi="Times New Roman" w:eastAsia="Aptos" w:cs="Times New Roman"/>
        </w:rPr>
        <w:t>Stebėjimų duomenys (</w:t>
      </w:r>
      <w:r w:rsidR="00EC64B3">
        <w:rPr>
          <w:rFonts w:ascii="Times New Roman" w:hAnsi="Times New Roman" w:eastAsia="Aptos" w:cs="Times New Roman"/>
        </w:rPr>
        <w:t xml:space="preserve">angl. </w:t>
      </w:r>
      <w:r w:rsidRPr="00EC64B3">
        <w:rPr>
          <w:rFonts w:ascii="Times New Roman" w:hAnsi="Times New Roman" w:eastAsia="Aptos" w:cs="Times New Roman"/>
          <w:i/>
          <w:iCs/>
        </w:rPr>
        <w:t>Observational</w:t>
      </w:r>
      <w:r w:rsidRPr="2E260C7A">
        <w:rPr>
          <w:rFonts w:ascii="Times New Roman" w:hAnsi="Times New Roman" w:eastAsia="Aptos" w:cs="Times New Roman"/>
        </w:rPr>
        <w:t>): Realaus laiko jutiklių rodmenys, teleskopų nuotraukos, nuotolinio zondavimo (palydovų) duomenys.</w:t>
      </w:r>
    </w:p>
    <w:p w:rsidRPr="004E11FE" w:rsidR="00171EEB" w:rsidP="00171EEB" w:rsidRDefault="00171EEB" w14:paraId="5562A087" w14:textId="77777777">
      <w:pPr>
        <w:pStyle w:val="Sraopastraipa"/>
        <w:numPr>
          <w:ilvl w:val="0"/>
          <w:numId w:val="18"/>
        </w:numPr>
        <w:rPr>
          <w:rFonts w:ascii="Times New Roman" w:hAnsi="Times New Roman" w:eastAsia="Aptos" w:cs="Times New Roman"/>
        </w:rPr>
      </w:pPr>
      <w:commentRangeStart w:id="342"/>
      <w:r w:rsidRPr="2E260C7A">
        <w:rPr>
          <w:rFonts w:ascii="Times New Roman" w:hAnsi="Times New Roman" w:eastAsia="Aptos" w:cs="Times New Roman"/>
          <w:i/>
          <w:iCs/>
        </w:rPr>
        <w:t>DI poreikis:</w:t>
      </w:r>
      <w:commentRangeEnd w:id="342"/>
      <w:r w:rsidRPr="2E260C7A">
        <w:rPr>
          <w:rStyle w:val="Komentaronuoroda"/>
          <w:rFonts w:ascii="Times New Roman" w:hAnsi="Times New Roman" w:eastAsia="Aptos" w:cs="Times New Roman"/>
          <w:sz w:val="24"/>
          <w:szCs w:val="24"/>
        </w:rPr>
        <w:commentReference w:id="342"/>
      </w:r>
      <w:r w:rsidRPr="2E260C7A">
        <w:rPr>
          <w:rFonts w:ascii="Times New Roman" w:hAnsi="Times New Roman" w:eastAsia="Aptos" w:cs="Times New Roman"/>
        </w:rPr>
        <w:t xml:space="preserve"> Reikalauja didelio pralaidumo srautinių standartų.</w:t>
      </w:r>
    </w:p>
    <w:p w:rsidRPr="004E11FE" w:rsidR="00171EEB" w:rsidP="00171EEB" w:rsidRDefault="00171EEB" w14:paraId="43B5412C" w14:textId="4EB8431F">
      <w:pPr>
        <w:pStyle w:val="Sraopastraipa"/>
        <w:numPr>
          <w:ilvl w:val="0"/>
          <w:numId w:val="18"/>
        </w:numPr>
        <w:rPr>
          <w:rFonts w:ascii="Times New Roman" w:hAnsi="Times New Roman" w:eastAsia="Aptos" w:cs="Times New Roman"/>
        </w:rPr>
      </w:pPr>
      <w:r w:rsidRPr="2E260C7A">
        <w:rPr>
          <w:rFonts w:ascii="Times New Roman" w:hAnsi="Times New Roman" w:eastAsia="Aptos" w:cs="Times New Roman"/>
        </w:rPr>
        <w:t>Eksperimentiniai duomenys (</w:t>
      </w:r>
      <w:r w:rsidR="00EC64B3">
        <w:rPr>
          <w:rFonts w:ascii="Times New Roman" w:hAnsi="Times New Roman" w:eastAsia="Aptos" w:cs="Times New Roman"/>
        </w:rPr>
        <w:t xml:space="preserve">angl. </w:t>
      </w:r>
      <w:r w:rsidRPr="00EC64B3">
        <w:rPr>
          <w:rFonts w:ascii="Times New Roman" w:hAnsi="Times New Roman" w:eastAsia="Aptos" w:cs="Times New Roman"/>
          <w:i/>
          <w:iCs/>
        </w:rPr>
        <w:t>Experimental</w:t>
      </w:r>
      <w:r w:rsidRPr="2E260C7A">
        <w:rPr>
          <w:rFonts w:ascii="Times New Roman" w:hAnsi="Times New Roman" w:eastAsia="Aptos" w:cs="Times New Roman"/>
        </w:rPr>
        <w:t>): Laboratorinių tyrimų rezultatai (pvz., genų sekos, chromatogramos). Dažniausiai saugomi specifiniais gamintojų (</w:t>
      </w:r>
      <w:r w:rsidRPr="2E260C7A">
        <w:rPr>
          <w:rFonts w:ascii="Times New Roman" w:hAnsi="Times New Roman" w:eastAsia="Aptos" w:cs="Times New Roman"/>
          <w:i/>
          <w:iCs/>
        </w:rPr>
        <w:t>proprietary</w:t>
      </w:r>
      <w:r w:rsidRPr="2E260C7A">
        <w:rPr>
          <w:rFonts w:ascii="Times New Roman" w:hAnsi="Times New Roman" w:eastAsia="Aptos" w:cs="Times New Roman"/>
        </w:rPr>
        <w:t>) formatais, kuriuos siekiama konvertuoti į atvirus standartus.</w:t>
      </w:r>
      <w:commentRangeStart w:id="343"/>
      <w:commentRangeEnd w:id="343"/>
      <w:r w:rsidRPr="004E11FE">
        <w:rPr>
          <w:rStyle w:val="Komentaronuoroda"/>
          <w:rFonts w:ascii="Times New Roman" w:hAnsi="Times New Roman" w:eastAsia="Aptos" w:cs="Times New Roman"/>
          <w:sz w:val="24"/>
          <w:szCs w:val="24"/>
        </w:rPr>
        <w:commentReference w:id="343"/>
      </w:r>
    </w:p>
    <w:p w:rsidRPr="004E11FE" w:rsidR="00171EEB" w:rsidP="00171EEB" w:rsidRDefault="00171EEB" w14:paraId="1B91FE91" w14:textId="0F37EE0C">
      <w:pPr>
        <w:pStyle w:val="Sraopastraipa"/>
        <w:numPr>
          <w:ilvl w:val="0"/>
          <w:numId w:val="18"/>
        </w:numPr>
        <w:rPr>
          <w:rFonts w:ascii="Times New Roman" w:hAnsi="Times New Roman" w:eastAsia="Aptos" w:cs="Times New Roman"/>
        </w:rPr>
      </w:pPr>
      <w:r w:rsidRPr="2E260C7A">
        <w:rPr>
          <w:rFonts w:ascii="Times New Roman" w:hAnsi="Times New Roman" w:eastAsia="Aptos" w:cs="Times New Roman"/>
        </w:rPr>
        <w:t>Simuliacijų ir modeliavimo duomenys (</w:t>
      </w:r>
      <w:r w:rsidR="00EC64B3">
        <w:rPr>
          <w:rFonts w:ascii="Times New Roman" w:hAnsi="Times New Roman" w:eastAsia="Aptos" w:cs="Times New Roman"/>
        </w:rPr>
        <w:t xml:space="preserve">angl. </w:t>
      </w:r>
      <w:r w:rsidRPr="00EC64B3">
        <w:rPr>
          <w:rFonts w:ascii="Times New Roman" w:hAnsi="Times New Roman" w:eastAsia="Aptos" w:cs="Times New Roman"/>
          <w:i/>
          <w:iCs/>
        </w:rPr>
        <w:t>Simulation</w:t>
      </w:r>
      <w:r w:rsidRPr="2E260C7A">
        <w:rPr>
          <w:rFonts w:ascii="Times New Roman" w:hAnsi="Times New Roman" w:eastAsia="Aptos" w:cs="Times New Roman"/>
        </w:rPr>
        <w:t>): Superkompiuterių (</w:t>
      </w:r>
      <w:r w:rsidR="00C340B8">
        <w:rPr>
          <w:rFonts w:ascii="Times New Roman" w:hAnsi="Times New Roman" w:eastAsia="Aptos" w:cs="Times New Roman"/>
        </w:rPr>
        <w:t xml:space="preserve">angl. </w:t>
      </w:r>
      <w:r w:rsidRPr="00C340B8" w:rsidR="00C340B8">
        <w:rPr>
          <w:rFonts w:ascii="Times New Roman" w:hAnsi="Times New Roman" w:eastAsia="Aptos" w:cs="Times New Roman"/>
          <w:i/>
          <w:iCs/>
        </w:rPr>
        <w:t>High-performance computing</w:t>
      </w:r>
      <w:r w:rsidR="00C340B8">
        <w:rPr>
          <w:rFonts w:ascii="Times New Roman" w:hAnsi="Times New Roman" w:eastAsia="Aptos" w:cs="Times New Roman"/>
        </w:rPr>
        <w:t xml:space="preserve">, </w:t>
      </w:r>
      <w:commentRangeStart w:id="344"/>
      <w:r w:rsidRPr="2E260C7A">
        <w:rPr>
          <w:rFonts w:ascii="Times New Roman" w:hAnsi="Times New Roman" w:eastAsia="Aptos" w:cs="Times New Roman"/>
        </w:rPr>
        <w:t>HPC</w:t>
      </w:r>
      <w:commentRangeEnd w:id="344"/>
      <w:r w:rsidRPr="2E260C7A">
        <w:rPr>
          <w:rStyle w:val="Komentaronuoroda"/>
          <w:rFonts w:ascii="Times New Roman" w:hAnsi="Times New Roman" w:eastAsia="Aptos" w:cs="Times New Roman"/>
          <w:sz w:val="24"/>
          <w:szCs w:val="24"/>
        </w:rPr>
        <w:commentReference w:id="344"/>
      </w:r>
      <w:r w:rsidRPr="2E260C7A">
        <w:rPr>
          <w:rFonts w:ascii="Times New Roman" w:hAnsi="Times New Roman" w:eastAsia="Aptos" w:cs="Times New Roman"/>
        </w:rPr>
        <w:t>) generuoti skaitmeniniai modeliai (pvz., klimato prognozės).</w:t>
      </w:r>
    </w:p>
    <w:p w:rsidRPr="004E11FE" w:rsidR="00171EEB" w:rsidP="00171EEB" w:rsidRDefault="00171EEB" w14:paraId="4ADFC263" w14:textId="77777777">
      <w:pPr>
        <w:pStyle w:val="Sraopastraipa"/>
        <w:numPr>
          <w:ilvl w:val="0"/>
          <w:numId w:val="18"/>
        </w:numPr>
        <w:rPr>
          <w:rFonts w:ascii="Times New Roman" w:hAnsi="Times New Roman" w:eastAsia="Aptos" w:cs="Times New Roman"/>
        </w:rPr>
      </w:pPr>
      <w:commentRangeStart w:id="345"/>
      <w:r w:rsidRPr="2E260C7A">
        <w:rPr>
          <w:rFonts w:ascii="Times New Roman" w:hAnsi="Times New Roman" w:eastAsia="Aptos" w:cs="Times New Roman"/>
          <w:i/>
          <w:iCs/>
        </w:rPr>
        <w:t>Status quo:</w:t>
      </w:r>
      <w:commentRangeEnd w:id="345"/>
      <w:r w:rsidRPr="2E260C7A">
        <w:rPr>
          <w:rStyle w:val="Komentaronuoroda"/>
          <w:rFonts w:ascii="Times New Roman" w:hAnsi="Times New Roman" w:eastAsia="Aptos" w:cs="Times New Roman"/>
          <w:sz w:val="24"/>
          <w:szCs w:val="24"/>
        </w:rPr>
        <w:commentReference w:id="345"/>
      </w:r>
      <w:r w:rsidRPr="2E260C7A">
        <w:rPr>
          <w:rFonts w:ascii="Times New Roman" w:hAnsi="Times New Roman" w:eastAsia="Aptos" w:cs="Times New Roman"/>
        </w:rPr>
        <w:t xml:space="preserve"> Tai milžiniškos apimties duomenys, kur standartizacija vyksta per masyvų formatus (pvz., </w:t>
      </w:r>
      <w:r w:rsidRPr="2E260C7A">
        <w:rPr>
          <w:rFonts w:ascii="Times New Roman" w:hAnsi="Times New Roman" w:eastAsia="Aptos" w:cs="Times New Roman"/>
          <w:i/>
          <w:iCs/>
        </w:rPr>
        <w:t>NetCDF</w:t>
      </w:r>
      <w:r w:rsidRPr="2E260C7A">
        <w:rPr>
          <w:rFonts w:ascii="Times New Roman" w:hAnsi="Times New Roman" w:eastAsia="Aptos" w:cs="Times New Roman"/>
        </w:rPr>
        <w:t xml:space="preserve">, </w:t>
      </w:r>
      <w:r w:rsidRPr="2E260C7A">
        <w:rPr>
          <w:rFonts w:ascii="Times New Roman" w:hAnsi="Times New Roman" w:eastAsia="Aptos" w:cs="Times New Roman"/>
          <w:i/>
          <w:iCs/>
        </w:rPr>
        <w:t>HDF5</w:t>
      </w:r>
      <w:r w:rsidRPr="2E260C7A">
        <w:rPr>
          <w:rFonts w:ascii="Times New Roman" w:hAnsi="Times New Roman" w:eastAsia="Aptos" w:cs="Times New Roman"/>
        </w:rPr>
        <w:t>).</w:t>
      </w:r>
    </w:p>
    <w:p w:rsidRPr="004E11FE" w:rsidR="00171EEB" w:rsidP="00171EEB" w:rsidRDefault="00171EEB" w14:paraId="05313546" w14:textId="10D05F30">
      <w:pPr>
        <w:pStyle w:val="Sraopastraipa"/>
        <w:numPr>
          <w:ilvl w:val="0"/>
          <w:numId w:val="18"/>
        </w:numPr>
        <w:rPr>
          <w:rFonts w:ascii="Times New Roman" w:hAnsi="Times New Roman" w:eastAsia="Aptos" w:cs="Times New Roman"/>
        </w:rPr>
      </w:pPr>
      <w:r w:rsidRPr="2E260C7A">
        <w:rPr>
          <w:rFonts w:ascii="Times New Roman" w:hAnsi="Times New Roman" w:eastAsia="Aptos" w:cs="Times New Roman"/>
        </w:rPr>
        <w:t>Išvestiniai/Apdoroti duomenys (</w:t>
      </w:r>
      <w:r w:rsidR="00EC64B3">
        <w:rPr>
          <w:rFonts w:ascii="Times New Roman" w:hAnsi="Times New Roman" w:eastAsia="Aptos" w:cs="Times New Roman"/>
        </w:rPr>
        <w:t xml:space="preserve">angl. </w:t>
      </w:r>
      <w:r w:rsidRPr="00EC64B3">
        <w:rPr>
          <w:rFonts w:ascii="Times New Roman" w:hAnsi="Times New Roman" w:eastAsia="Aptos" w:cs="Times New Roman"/>
          <w:i/>
          <w:iCs/>
        </w:rPr>
        <w:t>Derived/Compiled</w:t>
      </w:r>
      <w:r w:rsidRPr="2E260C7A">
        <w:rPr>
          <w:rFonts w:ascii="Times New Roman" w:hAnsi="Times New Roman" w:eastAsia="Aptos" w:cs="Times New Roman"/>
        </w:rPr>
        <w:t xml:space="preserve">): </w:t>
      </w:r>
      <w:commentRangeStart w:id="346"/>
      <w:commentRangeStart w:id="454190170"/>
      <w:r w:rsidRPr="2E260C7A">
        <w:rPr>
          <w:rFonts w:ascii="Times New Roman" w:hAnsi="Times New Roman" w:eastAsia="Aptos" w:cs="Times New Roman"/>
          <w:i/>
          <w:iCs/>
        </w:rPr>
        <w:t>Data mining</w:t>
      </w:r>
      <w:commentRangeEnd w:id="346"/>
      <w:r w:rsidRPr="2E260C7A" w:rsidR="001D2DA4">
        <w:rPr>
          <w:rStyle w:val="Komentaronuoroda"/>
          <w:rFonts w:ascii="Times New Roman" w:hAnsi="Times New Roman" w:eastAsia="Aptos" w:cs="Times New Roman"/>
          <w:sz w:val="24"/>
          <w:szCs w:val="24"/>
        </w:rPr>
        <w:commentReference w:id="346"/>
      </w:r>
      <w:commentRangeEnd w:id="454190170"/>
      <w:r>
        <w:rPr>
          <w:rStyle w:val="CommentReference"/>
        </w:rPr>
        <w:commentReference w:id="454190170"/>
      </w:r>
      <w:r w:rsidRPr="2E260C7A">
        <w:rPr>
          <w:rFonts w:ascii="Times New Roman" w:hAnsi="Times New Roman" w:eastAsia="Aptos" w:cs="Times New Roman"/>
        </w:rPr>
        <w:t>, tekstų analizės ar mašininio mokymo modelių sugeneruoti rezultatai.</w:t>
      </w:r>
    </w:p>
    <w:p w:rsidRPr="00303D51" w:rsidR="00171EEB" w:rsidP="00171EEB" w:rsidRDefault="00171EEB" w14:paraId="5412BEE3" w14:textId="71C81BCB">
      <w:pPr>
        <w:pStyle w:val="Sraopastraipa"/>
        <w:numPr>
          <w:ilvl w:val="0"/>
          <w:numId w:val="18"/>
        </w:numPr>
        <w:rPr>
          <w:rFonts w:ascii="Times New Roman" w:hAnsi="Times New Roman" w:eastAsia="Aptos" w:cs="Times New Roman"/>
        </w:rPr>
      </w:pPr>
      <w:r w:rsidRPr="2E260C7A">
        <w:rPr>
          <w:rFonts w:ascii="Times New Roman" w:hAnsi="Times New Roman" w:eastAsia="Aptos" w:cs="Times New Roman"/>
        </w:rPr>
        <w:t>Sintetiniai duomenys</w:t>
      </w:r>
      <w:r w:rsidR="00886C56">
        <w:rPr>
          <w:rFonts w:ascii="Times New Roman" w:hAnsi="Times New Roman" w:eastAsia="Aptos" w:cs="Times New Roman"/>
        </w:rPr>
        <w:t xml:space="preserve"> </w:t>
      </w:r>
      <w:r w:rsidRPr="2E260C7A" w:rsidR="00886C56">
        <w:rPr>
          <w:rFonts w:ascii="Times New Roman" w:hAnsi="Times New Roman" w:eastAsia="Aptos" w:cs="Times New Roman"/>
        </w:rPr>
        <w:t>(</w:t>
      </w:r>
      <w:r w:rsidR="00886C56">
        <w:rPr>
          <w:rFonts w:ascii="Times New Roman" w:hAnsi="Times New Roman" w:eastAsia="Aptos" w:cs="Times New Roman"/>
        </w:rPr>
        <w:t xml:space="preserve">angl. </w:t>
      </w:r>
      <w:r w:rsidR="00886C56">
        <w:rPr>
          <w:rFonts w:ascii="Times New Roman" w:hAnsi="Times New Roman" w:eastAsia="Aptos" w:cs="Times New Roman"/>
          <w:i/>
          <w:iCs/>
        </w:rPr>
        <w:t>Synthetic</w:t>
      </w:r>
      <w:r w:rsidRPr="2E260C7A" w:rsidR="00886C56">
        <w:rPr>
          <w:rFonts w:ascii="Times New Roman" w:hAnsi="Times New Roman" w:eastAsia="Aptos" w:cs="Times New Roman"/>
        </w:rPr>
        <w:t>):</w:t>
      </w:r>
      <w:r w:rsidRPr="2E260C7A">
        <w:rPr>
          <w:rFonts w:ascii="Times New Roman" w:hAnsi="Times New Roman" w:eastAsia="Aptos" w:cs="Times New Roman"/>
        </w:rPr>
        <w:t xml:space="preserve"> Algoritmiškai sukurti duomenys, naudojami </w:t>
      </w:r>
      <w:r w:rsidR="0080754F">
        <w:rPr>
          <w:rFonts w:ascii="Times New Roman" w:hAnsi="Times New Roman" w:eastAsia="Aptos" w:cs="Times New Roman"/>
        </w:rPr>
        <w:t>mašininio mokymosi</w:t>
      </w:r>
      <w:r w:rsidRPr="2E260C7A" w:rsidR="0080754F">
        <w:rPr>
          <w:rFonts w:ascii="Times New Roman" w:hAnsi="Times New Roman" w:eastAsia="Aptos" w:cs="Times New Roman"/>
        </w:rPr>
        <w:t xml:space="preserve"> </w:t>
      </w:r>
      <w:r w:rsidRPr="2E260C7A">
        <w:rPr>
          <w:rFonts w:ascii="Times New Roman" w:hAnsi="Times New Roman" w:eastAsia="Aptos" w:cs="Times New Roman"/>
        </w:rPr>
        <w:t xml:space="preserve">modeliams treniruoti ten, kur tikri duomenys yra riboti arba jautrūs </w:t>
      </w:r>
      <w:commentRangeStart w:id="347"/>
      <w:r w:rsidRPr="2E260C7A">
        <w:rPr>
          <w:rFonts w:ascii="Times New Roman" w:hAnsi="Times New Roman" w:eastAsia="Aptos" w:cs="Times New Roman"/>
        </w:rPr>
        <w:t>(privatumas)</w:t>
      </w:r>
      <w:commentRangeEnd w:id="347"/>
      <w:r w:rsidRPr="2E260C7A" w:rsidR="00303D51">
        <w:rPr>
          <w:rStyle w:val="Komentaronuoroda"/>
          <w:rFonts w:ascii="Times New Roman" w:hAnsi="Times New Roman" w:eastAsia="Aptos" w:cs="Times New Roman"/>
          <w:sz w:val="24"/>
          <w:szCs w:val="24"/>
        </w:rPr>
        <w:commentReference w:id="347"/>
      </w:r>
      <w:r w:rsidRPr="2E260C7A">
        <w:rPr>
          <w:rFonts w:ascii="Times New Roman" w:hAnsi="Times New Roman" w:eastAsia="Aptos" w:cs="Times New Roman"/>
        </w:rPr>
        <w:t>. Šie duomenys aktualūs mažų imčių problemoms spręsti (kai tam tikrų reiškinių stebėjimų yra per mažai DI mokymui).</w:t>
      </w:r>
      <w:r>
        <w:br/>
      </w:r>
    </w:p>
    <w:p w:rsidRPr="00BB081A" w:rsidR="00171EEB" w:rsidP="00171EEB" w:rsidRDefault="00171EEB" w14:paraId="6E31EBA5" w14:textId="77777777">
      <w:pPr>
        <w:rPr>
          <w:rFonts w:ascii="Times New Roman" w:hAnsi="Times New Roman" w:eastAsia="Aptos" w:cs="Times New Roman"/>
        </w:rPr>
      </w:pPr>
    </w:p>
    <w:p w:rsidRPr="00955FC3" w:rsidR="00171EEB" w:rsidP="00171EEB" w:rsidRDefault="00171EEB" w14:paraId="0C2A0956" w14:textId="77777777">
      <w:pPr>
        <w:rPr>
          <w:rFonts w:ascii="Times New Roman" w:hAnsi="Times New Roman" w:cs="Times New Roman"/>
          <w:lang w:val="es-ES"/>
        </w:rPr>
      </w:pPr>
      <w:commentRangeStart w:id="348"/>
      <w:r w:rsidRPr="2E260C7A">
        <w:rPr>
          <w:rFonts w:ascii="Times New Roman" w:hAnsi="Times New Roman" w:eastAsia="Aptos" w:cs="Times New Roman"/>
          <w:b/>
          <w:bCs/>
        </w:rPr>
        <w:t>Situacija Europoje: Standartų federavimas per EOSC</w:t>
      </w:r>
      <w:commentRangeEnd w:id="348"/>
      <w:r w:rsidRPr="00955FC3" w:rsidR="00303D51">
        <w:rPr>
          <w:rStyle w:val="Komentaronuoroda"/>
          <w:rFonts w:ascii="Times New Roman" w:hAnsi="Times New Roman" w:cs="Times New Roman"/>
          <w:sz w:val="24"/>
          <w:szCs w:val="24"/>
          <w:lang w:val="es-ES"/>
        </w:rPr>
        <w:commentReference w:id="348"/>
      </w:r>
    </w:p>
    <w:p w:rsidRPr="00955FC3" w:rsidR="00171EEB" w:rsidP="00171EEB" w:rsidRDefault="00171EEB" w14:paraId="43B4ED67" w14:textId="77777777">
      <w:pPr>
        <w:rPr>
          <w:rFonts w:ascii="Times New Roman" w:hAnsi="Times New Roman" w:eastAsia="Aptos" w:cs="Times New Roman"/>
          <w:b/>
          <w:bCs/>
          <w:lang w:val="es-ES"/>
        </w:rPr>
      </w:pPr>
    </w:p>
    <w:p w:rsidRPr="00955FC3" w:rsidR="00171EEB" w:rsidP="00171EEB" w:rsidRDefault="00171EEB" w14:paraId="0F0454FF" w14:textId="77777777">
      <w:pPr>
        <w:rPr>
          <w:rFonts w:ascii="Times New Roman" w:hAnsi="Times New Roman" w:cs="Times New Roman"/>
          <w:lang w:val="es-ES"/>
        </w:rPr>
      </w:pPr>
      <w:r w:rsidRPr="2E260C7A">
        <w:rPr>
          <w:rFonts w:ascii="Times New Roman" w:hAnsi="Times New Roman" w:eastAsia="Aptos" w:cs="Times New Roman"/>
        </w:rPr>
        <w:t>Europa per EOSC-IF diegia griežtą duomenų tipų ir jų metaduomenų suderinamumą:</w:t>
      </w:r>
    </w:p>
    <w:p w:rsidRPr="00955FC3" w:rsidR="00171EEB" w:rsidP="00171EEB" w:rsidRDefault="00171EEB" w14:paraId="343D868A" w14:textId="77777777">
      <w:pPr>
        <w:rPr>
          <w:rFonts w:ascii="Times New Roman" w:hAnsi="Times New Roman" w:eastAsia="Aptos" w:cs="Times New Roman"/>
          <w:lang w:val="es-ES"/>
        </w:rPr>
      </w:pPr>
      <w:r w:rsidRPr="2E260C7A">
        <w:rPr>
          <w:rFonts w:ascii="Times New Roman" w:hAnsi="Times New Roman" w:eastAsia="Aptos" w:cs="Times New Roman"/>
        </w:rPr>
        <w:t xml:space="preserve">Domenuose įsitvirtinę standartai: </w:t>
      </w:r>
    </w:p>
    <w:p w:rsidRPr="00955FC3" w:rsidR="00171EEB" w:rsidP="00171EEB" w:rsidRDefault="00171EEB" w14:paraId="375F360C" w14:textId="77777777">
      <w:pPr>
        <w:rPr>
          <w:rFonts w:ascii="Times New Roman" w:hAnsi="Times New Roman" w:eastAsia="Aptos" w:cs="Times New Roman"/>
          <w:lang w:val="es-ES"/>
        </w:rPr>
      </w:pPr>
      <w:r w:rsidRPr="003C5127">
        <w:rPr>
          <w:rFonts w:ascii="Times New Roman" w:hAnsi="Times New Roman" w:eastAsia="Aptos" w:cs="Times New Roman"/>
        </w:rPr>
        <w:t>Gyvybės mokslai:</w:t>
      </w:r>
      <w:r w:rsidRPr="2E260C7A">
        <w:rPr>
          <w:rFonts w:ascii="Times New Roman" w:hAnsi="Times New Roman" w:eastAsia="Aptos" w:cs="Times New Roman"/>
        </w:rPr>
        <w:t xml:space="preserve"> Fastq, BAM, VCF (genomika).</w:t>
      </w:r>
    </w:p>
    <w:p w:rsidRPr="00BB081A" w:rsidR="00171EEB" w:rsidP="00171EEB" w:rsidRDefault="00171EEB" w14:paraId="5AA94300" w14:textId="77777777">
      <w:pPr>
        <w:rPr>
          <w:rFonts w:ascii="Times New Roman" w:hAnsi="Times New Roman" w:eastAsia="Aptos" w:cs="Times New Roman"/>
        </w:rPr>
      </w:pPr>
      <w:r w:rsidRPr="003C5127">
        <w:rPr>
          <w:rFonts w:ascii="Times New Roman" w:hAnsi="Times New Roman" w:eastAsia="Aptos" w:cs="Times New Roman"/>
        </w:rPr>
        <w:t>Socialiniai mokslai:</w:t>
      </w:r>
      <w:r w:rsidRPr="2E260C7A">
        <w:rPr>
          <w:rFonts w:ascii="Times New Roman" w:hAnsi="Times New Roman" w:eastAsia="Aptos" w:cs="Times New Roman"/>
        </w:rPr>
        <w:t xml:space="preserve"> DDI (apklausos), SDMX (statistika).</w:t>
      </w:r>
    </w:p>
    <w:p w:rsidRPr="00955FC3" w:rsidR="00171EEB" w:rsidP="00171EEB" w:rsidRDefault="00171EEB" w14:paraId="2A7C2C45" w14:textId="77777777">
      <w:pPr>
        <w:rPr>
          <w:rFonts w:ascii="Times New Roman" w:hAnsi="Times New Roman" w:eastAsia="Aptos" w:cs="Times New Roman"/>
          <w:lang w:val="es-ES"/>
        </w:rPr>
      </w:pPr>
      <w:r w:rsidRPr="003C5127">
        <w:rPr>
          <w:rFonts w:ascii="Times New Roman" w:hAnsi="Times New Roman" w:eastAsia="Aptos" w:cs="Times New Roman"/>
        </w:rPr>
        <w:t>Humanitariniai mokslai:</w:t>
      </w:r>
      <w:r w:rsidRPr="2E260C7A">
        <w:rPr>
          <w:rFonts w:ascii="Times New Roman" w:hAnsi="Times New Roman" w:eastAsia="Aptos" w:cs="Times New Roman"/>
        </w:rPr>
        <w:t xml:space="preserve"> TEI (tekstų kodavimas).</w:t>
      </w:r>
    </w:p>
    <w:p w:rsidRPr="00955FC3" w:rsidR="00171EEB" w:rsidP="00171EEB" w:rsidRDefault="00171EEB" w14:paraId="78BB21AA" w14:textId="77777777">
      <w:pPr>
        <w:rPr>
          <w:rFonts w:ascii="Times New Roman" w:hAnsi="Times New Roman" w:eastAsia="Aptos" w:cs="Times New Roman"/>
          <w:lang w:val="es-ES"/>
        </w:rPr>
      </w:pPr>
      <w:r w:rsidRPr="2E260C7A">
        <w:rPr>
          <w:rFonts w:ascii="Times New Roman" w:hAnsi="Times New Roman" w:eastAsia="Aptos" w:cs="Times New Roman"/>
        </w:rPr>
        <w:t>Sąsaja su DI: Europa akcentuoja „</w:t>
      </w:r>
      <w:commentRangeStart w:id="349"/>
      <w:r w:rsidRPr="2E260C7A">
        <w:rPr>
          <w:rFonts w:ascii="Times New Roman" w:hAnsi="Times New Roman" w:eastAsia="Aptos" w:cs="Times New Roman"/>
        </w:rPr>
        <w:t>Small Data</w:t>
      </w:r>
      <w:commentRangeEnd w:id="349"/>
      <w:r w:rsidRPr="2E260C7A" w:rsidR="003C5127">
        <w:rPr>
          <w:rStyle w:val="Komentaronuoroda"/>
          <w:rFonts w:ascii="Times New Roman" w:hAnsi="Times New Roman" w:eastAsia="Aptos" w:cs="Times New Roman"/>
          <w:sz w:val="24"/>
          <w:szCs w:val="24"/>
        </w:rPr>
        <w:commentReference w:id="349"/>
      </w:r>
      <w:r w:rsidRPr="2E260C7A">
        <w:rPr>
          <w:rFonts w:ascii="Times New Roman" w:hAnsi="Times New Roman" w:eastAsia="Aptos" w:cs="Times New Roman"/>
        </w:rPr>
        <w:t>“ kokybę – net ir nedideli duomenų rinkiniai turi būti aprašyti taip, kad DI agentai galėtų juos automatiškai integruoti į didesnes imtis.</w:t>
      </w:r>
    </w:p>
    <w:p w:rsidRPr="00955FC3" w:rsidR="00171EEB" w:rsidP="00171EEB" w:rsidRDefault="00171EEB" w14:paraId="3E07655A" w14:textId="77777777">
      <w:pPr>
        <w:rPr>
          <w:rFonts w:ascii="Times New Roman" w:hAnsi="Times New Roman" w:eastAsia="Aptos" w:cs="Times New Roman"/>
          <w:lang w:val="es-ES"/>
        </w:rPr>
      </w:pPr>
      <w:r w:rsidRPr="2E260C7A">
        <w:rPr>
          <w:rFonts w:ascii="Times New Roman" w:hAnsi="Times New Roman" w:eastAsia="Aptos" w:cs="Times New Roman"/>
        </w:rPr>
        <w:t>Metaduomenų standartai: Pereinama nuo aprašomojo lygio (</w:t>
      </w:r>
      <w:r w:rsidRPr="2E260C7A">
        <w:rPr>
          <w:rFonts w:ascii="Times New Roman" w:hAnsi="Times New Roman" w:eastAsia="Aptos" w:cs="Times New Roman"/>
          <w:i/>
          <w:iCs/>
        </w:rPr>
        <w:t>kas tai?</w:t>
      </w:r>
      <w:r w:rsidRPr="2E260C7A">
        <w:rPr>
          <w:rFonts w:ascii="Times New Roman" w:hAnsi="Times New Roman" w:eastAsia="Aptos" w:cs="Times New Roman"/>
        </w:rPr>
        <w:t>) prie funkcinio (</w:t>
      </w:r>
      <w:r w:rsidRPr="2E260C7A">
        <w:rPr>
          <w:rFonts w:ascii="Times New Roman" w:hAnsi="Times New Roman" w:eastAsia="Aptos" w:cs="Times New Roman"/>
          <w:i/>
          <w:iCs/>
        </w:rPr>
        <w:t>ką su tuo gali daryti algoritmas?</w:t>
      </w:r>
      <w:r w:rsidRPr="2E260C7A">
        <w:rPr>
          <w:rFonts w:ascii="Times New Roman" w:hAnsi="Times New Roman" w:eastAsia="Aptos" w:cs="Times New Roman"/>
        </w:rPr>
        <w:t>), naudojant Schema.org ir DCAT-AP schemas.</w:t>
      </w:r>
    </w:p>
    <w:p w:rsidRPr="00955FC3" w:rsidR="00171EEB" w:rsidP="00171EEB" w:rsidRDefault="00171EEB" w14:paraId="3CC80B6E" w14:textId="77777777">
      <w:pPr>
        <w:rPr>
          <w:rFonts w:ascii="Times New Roman" w:hAnsi="Times New Roman" w:eastAsia="Aptos" w:cs="Times New Roman"/>
          <w:lang w:val="es-ES"/>
        </w:rPr>
      </w:pPr>
      <w:r w:rsidRPr="2E260C7A">
        <w:rPr>
          <w:rFonts w:ascii="Times New Roman" w:hAnsi="Times New Roman" w:eastAsia="Aptos" w:cs="Times New Roman"/>
        </w:rPr>
        <w:t xml:space="preserve"> </w:t>
      </w:r>
    </w:p>
    <w:p w:rsidRPr="00955FC3" w:rsidR="00171EEB" w:rsidP="00171EEB" w:rsidRDefault="00171EEB" w14:paraId="616B5DB7" w14:textId="1A17D141">
      <w:pPr>
        <w:rPr>
          <w:rFonts w:ascii="Times New Roman" w:hAnsi="Times New Roman" w:cs="Times New Roman"/>
          <w:lang w:val="es-ES"/>
        </w:rPr>
      </w:pPr>
      <w:r w:rsidRPr="2E260C7A">
        <w:rPr>
          <w:rFonts w:ascii="Times New Roman" w:hAnsi="Times New Roman" w:eastAsia="Aptos" w:cs="Times New Roman"/>
          <w:b/>
          <w:bCs/>
        </w:rPr>
        <w:t xml:space="preserve">Lietuvos situacija: Status </w:t>
      </w:r>
      <w:r w:rsidR="003C5127">
        <w:rPr>
          <w:rFonts w:ascii="Times New Roman" w:hAnsi="Times New Roman" w:eastAsia="Aptos" w:cs="Times New Roman"/>
          <w:b/>
          <w:bCs/>
        </w:rPr>
        <w:t>q</w:t>
      </w:r>
      <w:r w:rsidRPr="2E260C7A">
        <w:rPr>
          <w:rFonts w:ascii="Times New Roman" w:hAnsi="Times New Roman" w:eastAsia="Aptos" w:cs="Times New Roman"/>
          <w:b/>
          <w:bCs/>
        </w:rPr>
        <w:t>uo ir potencialas</w:t>
      </w:r>
    </w:p>
    <w:p w:rsidRPr="00955FC3" w:rsidR="00171EEB" w:rsidP="00171EEB" w:rsidRDefault="00171EEB" w14:paraId="6EF71EC1" w14:textId="77777777">
      <w:pPr>
        <w:rPr>
          <w:rFonts w:ascii="Times New Roman" w:hAnsi="Times New Roman" w:cs="Times New Roman"/>
          <w:lang w:val="es-ES"/>
        </w:rPr>
      </w:pPr>
      <w:r w:rsidRPr="2E260C7A">
        <w:rPr>
          <w:rFonts w:ascii="Times New Roman" w:hAnsi="Times New Roman" w:eastAsia="Aptos" w:cs="Times New Roman"/>
        </w:rPr>
        <w:t>Lietuvoje duomenų tipų pasiskirstymas atspindi stipriausias mokslo kryptis, tačiau standartizacijos lygis yra fragmentuotas:</w:t>
      </w:r>
    </w:p>
    <w:p w:rsidRPr="00955FC3" w:rsidR="00171EEB" w:rsidP="00171EEB" w:rsidRDefault="00171EEB" w14:paraId="1963B3D3" w14:textId="77777777">
      <w:pPr>
        <w:rPr>
          <w:rFonts w:ascii="Times New Roman" w:hAnsi="Times New Roman" w:cs="Times New Roman"/>
          <w:lang w:val="es-ES"/>
        </w:rPr>
      </w:pPr>
      <w:r w:rsidRPr="2E260C7A">
        <w:rPr>
          <w:rFonts w:ascii="Times New Roman" w:hAnsi="Times New Roman" w:eastAsia="Aptos" w:cs="Times New Roman"/>
        </w:rPr>
        <w:t xml:space="preserve"> </w:t>
      </w:r>
    </w:p>
    <w:tbl>
      <w:tblPr>
        <w:tblW w:w="0" w:type="auto"/>
        <w:tblLook w:val="04A0" w:firstRow="1" w:lastRow="0" w:firstColumn="1" w:lastColumn="0" w:noHBand="0" w:noVBand="1"/>
      </w:tblPr>
      <w:tblGrid>
        <w:gridCol w:w="1813"/>
        <w:gridCol w:w="3280"/>
        <w:gridCol w:w="3907"/>
      </w:tblGrid>
      <w:tr w:rsidRPr="00BB081A" w:rsidR="00171EEB" w:rsidTr="00B849BC" w14:paraId="055B32A6" w14:textId="77777777">
        <w:trPr>
          <w:trHeight w:val="300"/>
        </w:trPr>
        <w:tc>
          <w:tcPr>
            <w:tcW w:w="1541"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20F653BC" w14:textId="77777777">
            <w:pPr>
              <w:rPr>
                <w:rFonts w:ascii="Times New Roman" w:hAnsi="Times New Roman" w:cs="Times New Roman"/>
              </w:rPr>
            </w:pPr>
            <w:r w:rsidRPr="2E260C7A">
              <w:rPr>
                <w:rFonts w:ascii="Times New Roman" w:hAnsi="Times New Roman" w:eastAsia="Aptos" w:cs="Times New Roman"/>
              </w:rPr>
              <w:t>Mokslo sritis</w:t>
            </w:r>
          </w:p>
        </w:tc>
        <w:tc>
          <w:tcPr>
            <w:tcW w:w="3636"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24F721F9" w14:textId="77777777">
            <w:pPr>
              <w:rPr>
                <w:rFonts w:ascii="Times New Roman" w:hAnsi="Times New Roman" w:cs="Times New Roman"/>
              </w:rPr>
            </w:pPr>
            <w:r w:rsidRPr="2E260C7A">
              <w:rPr>
                <w:rFonts w:ascii="Times New Roman" w:hAnsi="Times New Roman" w:eastAsia="Aptos" w:cs="Times New Roman"/>
              </w:rPr>
              <w:t>Dominuojantys duomenų tipai Lietuvoje</w:t>
            </w:r>
          </w:p>
        </w:tc>
        <w:tc>
          <w:tcPr>
            <w:tcW w:w="4453"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37DF1CA8" w14:textId="77777777">
            <w:pPr>
              <w:rPr>
                <w:rFonts w:ascii="Times New Roman" w:hAnsi="Times New Roman" w:cs="Times New Roman"/>
              </w:rPr>
            </w:pPr>
            <w:r w:rsidRPr="2E260C7A">
              <w:rPr>
                <w:rFonts w:ascii="Times New Roman" w:hAnsi="Times New Roman" w:eastAsia="Aptos" w:cs="Times New Roman"/>
              </w:rPr>
              <w:t>Naudojami / Siektini standartai</w:t>
            </w:r>
          </w:p>
        </w:tc>
      </w:tr>
      <w:tr w:rsidRPr="00955FC3" w:rsidR="00171EEB" w:rsidTr="00B849BC" w14:paraId="50BE09A6" w14:textId="77777777">
        <w:trPr>
          <w:trHeight w:val="300"/>
        </w:trPr>
        <w:tc>
          <w:tcPr>
            <w:tcW w:w="1541"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16B2C713" w14:textId="77777777">
            <w:pPr>
              <w:rPr>
                <w:rFonts w:ascii="Times New Roman" w:hAnsi="Times New Roman" w:cs="Times New Roman"/>
              </w:rPr>
            </w:pPr>
            <w:r w:rsidRPr="2E260C7A">
              <w:rPr>
                <w:rFonts w:ascii="Times New Roman" w:hAnsi="Times New Roman" w:eastAsia="Aptos" w:cs="Times New Roman"/>
              </w:rPr>
              <w:t>Fizika ir technologijos</w:t>
            </w:r>
          </w:p>
        </w:tc>
        <w:tc>
          <w:tcPr>
            <w:tcW w:w="3636"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638BE34A" w14:textId="77777777">
            <w:pPr>
              <w:rPr>
                <w:rFonts w:ascii="Times New Roman" w:hAnsi="Times New Roman" w:cs="Times New Roman"/>
              </w:rPr>
            </w:pPr>
            <w:r w:rsidRPr="2E260C7A">
              <w:rPr>
                <w:rFonts w:ascii="Times New Roman" w:hAnsi="Times New Roman" w:eastAsia="Aptos" w:cs="Times New Roman"/>
              </w:rPr>
              <w:t>Spektroskopiniai duomenys, lazerių parametrų sekos.</w:t>
            </w:r>
          </w:p>
        </w:tc>
        <w:tc>
          <w:tcPr>
            <w:tcW w:w="4453"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955FC3" w:rsidR="00171EEB" w:rsidP="00B849BC" w:rsidRDefault="00171EEB" w14:paraId="089B815A" w14:textId="77777777">
            <w:pPr>
              <w:rPr>
                <w:rFonts w:ascii="Times New Roman" w:hAnsi="Times New Roman" w:cs="Times New Roman"/>
                <w:lang w:val="es-ES"/>
              </w:rPr>
            </w:pPr>
            <w:r w:rsidRPr="2E260C7A">
              <w:rPr>
                <w:rFonts w:ascii="Times New Roman" w:hAnsi="Times New Roman" w:eastAsia="Aptos" w:cs="Times New Roman"/>
              </w:rPr>
              <w:t xml:space="preserve">Vyrauja lokalių laboratorijų formatai; pereinama prie </w:t>
            </w:r>
            <w:r w:rsidRPr="2E260C7A">
              <w:rPr>
                <w:rFonts w:ascii="Times New Roman" w:hAnsi="Times New Roman" w:eastAsia="Aptos" w:cs="Times New Roman"/>
                <w:i/>
                <w:iCs/>
              </w:rPr>
              <w:t>HDF5</w:t>
            </w:r>
            <w:r w:rsidRPr="2E260C7A">
              <w:rPr>
                <w:rFonts w:ascii="Times New Roman" w:hAnsi="Times New Roman" w:eastAsia="Aptos" w:cs="Times New Roman"/>
              </w:rPr>
              <w:t>.</w:t>
            </w:r>
          </w:p>
        </w:tc>
      </w:tr>
      <w:tr w:rsidRPr="00BB081A" w:rsidR="00171EEB" w:rsidTr="00B849BC" w14:paraId="26C2395B" w14:textId="77777777">
        <w:trPr>
          <w:trHeight w:val="300"/>
        </w:trPr>
        <w:tc>
          <w:tcPr>
            <w:tcW w:w="1541"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258508BD" w14:textId="77777777">
            <w:pPr>
              <w:rPr>
                <w:rFonts w:ascii="Times New Roman" w:hAnsi="Times New Roman" w:cs="Times New Roman"/>
              </w:rPr>
            </w:pPr>
            <w:r w:rsidRPr="2E260C7A">
              <w:rPr>
                <w:rFonts w:ascii="Times New Roman" w:hAnsi="Times New Roman" w:eastAsia="Aptos" w:cs="Times New Roman"/>
              </w:rPr>
              <w:t>Gyvybės mokslai</w:t>
            </w:r>
          </w:p>
        </w:tc>
        <w:tc>
          <w:tcPr>
            <w:tcW w:w="3636"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7BACEF8E" w14:textId="77777777">
            <w:pPr>
              <w:rPr>
                <w:rFonts w:ascii="Times New Roman" w:hAnsi="Times New Roman" w:cs="Times New Roman"/>
              </w:rPr>
            </w:pPr>
            <w:r w:rsidRPr="2E260C7A">
              <w:rPr>
                <w:rFonts w:ascii="Times New Roman" w:hAnsi="Times New Roman" w:eastAsia="Aptos" w:cs="Times New Roman"/>
              </w:rPr>
              <w:t>Mikroskopijos vaizdai, bioinformatikos sekos.</w:t>
            </w:r>
          </w:p>
        </w:tc>
        <w:tc>
          <w:tcPr>
            <w:tcW w:w="4453"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346F23EE" w14:textId="77777777">
            <w:pPr>
              <w:rPr>
                <w:rFonts w:ascii="Times New Roman" w:hAnsi="Times New Roman" w:cs="Times New Roman"/>
              </w:rPr>
            </w:pPr>
            <w:r w:rsidRPr="2E260C7A">
              <w:rPr>
                <w:rFonts w:ascii="Times New Roman" w:hAnsi="Times New Roman" w:eastAsia="Aptos" w:cs="Times New Roman"/>
              </w:rPr>
              <w:t>Gerai integruoti į tarptautinius tinklus (</w:t>
            </w:r>
            <w:r w:rsidRPr="2E260C7A">
              <w:rPr>
                <w:rFonts w:ascii="Times New Roman" w:hAnsi="Times New Roman" w:eastAsia="Aptos" w:cs="Times New Roman"/>
                <w:i/>
                <w:iCs/>
              </w:rPr>
              <w:t>ELIXIR</w:t>
            </w:r>
            <w:r w:rsidRPr="2E260C7A">
              <w:rPr>
                <w:rFonts w:ascii="Times New Roman" w:hAnsi="Times New Roman" w:eastAsia="Aptos" w:cs="Times New Roman"/>
              </w:rPr>
              <w:t xml:space="preserve">, </w:t>
            </w:r>
            <w:r w:rsidRPr="2E260C7A">
              <w:rPr>
                <w:rFonts w:ascii="Times New Roman" w:hAnsi="Times New Roman" w:eastAsia="Aptos" w:cs="Times New Roman"/>
                <w:i/>
                <w:iCs/>
              </w:rPr>
              <w:t>BBMRI</w:t>
            </w:r>
            <w:r w:rsidRPr="2E260C7A">
              <w:rPr>
                <w:rFonts w:ascii="Times New Roman" w:hAnsi="Times New Roman" w:eastAsia="Aptos" w:cs="Times New Roman"/>
              </w:rPr>
              <w:t>).</w:t>
            </w:r>
          </w:p>
        </w:tc>
      </w:tr>
      <w:tr w:rsidRPr="00BB081A" w:rsidR="00171EEB" w:rsidTr="00B849BC" w14:paraId="068CD3F9" w14:textId="77777777">
        <w:trPr>
          <w:trHeight w:val="300"/>
        </w:trPr>
        <w:tc>
          <w:tcPr>
            <w:tcW w:w="1541"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041F0E03" w14:textId="77777777">
            <w:pPr>
              <w:rPr>
                <w:rFonts w:ascii="Times New Roman" w:hAnsi="Times New Roman" w:cs="Times New Roman"/>
              </w:rPr>
            </w:pPr>
            <w:r w:rsidRPr="2E260C7A">
              <w:rPr>
                <w:rFonts w:ascii="Times New Roman" w:hAnsi="Times New Roman" w:eastAsia="Aptos" w:cs="Times New Roman"/>
              </w:rPr>
              <w:t>Humanitariniai mokslai</w:t>
            </w:r>
          </w:p>
        </w:tc>
        <w:tc>
          <w:tcPr>
            <w:tcW w:w="3636"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3669342D" w14:textId="77777777">
            <w:pPr>
              <w:rPr>
                <w:rFonts w:ascii="Times New Roman" w:hAnsi="Times New Roman" w:cs="Times New Roman"/>
              </w:rPr>
            </w:pPr>
            <w:r w:rsidRPr="2E260C7A">
              <w:rPr>
                <w:rFonts w:ascii="Times New Roman" w:hAnsi="Times New Roman" w:eastAsia="Aptos" w:cs="Times New Roman"/>
              </w:rPr>
              <w:t>Skaitmeninti archyvai, kalbos ištekliai.</w:t>
            </w:r>
          </w:p>
        </w:tc>
        <w:tc>
          <w:tcPr>
            <w:tcW w:w="4453"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7D0366D4" w14:textId="77777777">
            <w:pPr>
              <w:rPr>
                <w:rFonts w:ascii="Times New Roman" w:hAnsi="Times New Roman" w:cs="Times New Roman"/>
              </w:rPr>
            </w:pPr>
            <w:r w:rsidRPr="2E260C7A">
              <w:rPr>
                <w:rFonts w:ascii="Times New Roman" w:hAnsi="Times New Roman" w:eastAsia="Aptos" w:cs="Times New Roman"/>
              </w:rPr>
              <w:t xml:space="preserve">Stipri pažanga taikant </w:t>
            </w:r>
            <w:r w:rsidRPr="2E260C7A">
              <w:rPr>
                <w:rFonts w:ascii="Times New Roman" w:hAnsi="Times New Roman" w:eastAsia="Aptos" w:cs="Times New Roman"/>
                <w:i/>
                <w:iCs/>
              </w:rPr>
              <w:t>TEI</w:t>
            </w:r>
            <w:r w:rsidRPr="2E260C7A">
              <w:rPr>
                <w:rFonts w:ascii="Times New Roman" w:hAnsi="Times New Roman" w:eastAsia="Aptos" w:cs="Times New Roman"/>
              </w:rPr>
              <w:t xml:space="preserve"> ir </w:t>
            </w:r>
            <w:r w:rsidRPr="2E260C7A">
              <w:rPr>
                <w:rFonts w:ascii="Times New Roman" w:hAnsi="Times New Roman" w:eastAsia="Aptos" w:cs="Times New Roman"/>
                <w:i/>
                <w:iCs/>
              </w:rPr>
              <w:t>CLARIN</w:t>
            </w:r>
            <w:r w:rsidRPr="2E260C7A">
              <w:rPr>
                <w:rFonts w:ascii="Times New Roman" w:hAnsi="Times New Roman" w:eastAsia="Aptos" w:cs="Times New Roman"/>
              </w:rPr>
              <w:t xml:space="preserve"> infrastruktūros standartus.</w:t>
            </w:r>
          </w:p>
        </w:tc>
      </w:tr>
      <w:tr w:rsidRPr="00955FC3" w:rsidR="00171EEB" w:rsidTr="00B849BC" w14:paraId="2ADD0163" w14:textId="77777777">
        <w:trPr>
          <w:trHeight w:val="300"/>
        </w:trPr>
        <w:tc>
          <w:tcPr>
            <w:tcW w:w="1541"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63AC9BCC" w14:textId="77777777">
            <w:pPr>
              <w:rPr>
                <w:rFonts w:ascii="Times New Roman" w:hAnsi="Times New Roman" w:cs="Times New Roman"/>
              </w:rPr>
            </w:pPr>
            <w:r w:rsidRPr="2E260C7A">
              <w:rPr>
                <w:rFonts w:ascii="Times New Roman" w:hAnsi="Times New Roman" w:eastAsia="Aptos" w:cs="Times New Roman"/>
              </w:rPr>
              <w:t>Socialiniai mokslai</w:t>
            </w:r>
          </w:p>
        </w:tc>
        <w:tc>
          <w:tcPr>
            <w:tcW w:w="3636"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BB081A" w:rsidR="00171EEB" w:rsidP="00B849BC" w:rsidRDefault="00171EEB" w14:paraId="6FE1BE9E" w14:textId="77777777">
            <w:pPr>
              <w:rPr>
                <w:rFonts w:ascii="Times New Roman" w:hAnsi="Times New Roman" w:cs="Times New Roman"/>
              </w:rPr>
            </w:pPr>
            <w:r w:rsidRPr="2E260C7A">
              <w:rPr>
                <w:rFonts w:ascii="Times New Roman" w:hAnsi="Times New Roman" w:eastAsia="Aptos" w:cs="Times New Roman"/>
              </w:rPr>
              <w:t>Demografiniai duomenys, apklausų masyvai.</w:t>
            </w:r>
          </w:p>
        </w:tc>
        <w:tc>
          <w:tcPr>
            <w:tcW w:w="4453" w:type="dxa"/>
            <w:tcBorders>
              <w:top w:val="single" w:color="auto" w:sz="8" w:space="0"/>
              <w:left w:val="single" w:color="auto" w:sz="8" w:space="0"/>
              <w:bottom w:val="single" w:color="auto" w:sz="8" w:space="0"/>
              <w:right w:val="single" w:color="auto" w:sz="8" w:space="0"/>
            </w:tcBorders>
            <w:tcMar>
              <w:top w:w="120" w:type="dxa"/>
              <w:left w:w="180" w:type="dxa"/>
              <w:bottom w:w="120" w:type="dxa"/>
              <w:right w:w="180" w:type="dxa"/>
            </w:tcMar>
            <w:vAlign w:val="center"/>
          </w:tcPr>
          <w:p w:rsidRPr="00955FC3" w:rsidR="00171EEB" w:rsidP="00B849BC" w:rsidRDefault="00171EEB" w14:paraId="425AA79D" w14:textId="77777777">
            <w:pPr>
              <w:rPr>
                <w:rFonts w:ascii="Times New Roman" w:hAnsi="Times New Roman" w:cs="Times New Roman"/>
                <w:lang w:val="es-ES"/>
              </w:rPr>
            </w:pPr>
            <w:r w:rsidRPr="2E260C7A">
              <w:rPr>
                <w:rFonts w:ascii="Times New Roman" w:hAnsi="Times New Roman" w:eastAsia="Aptos" w:cs="Times New Roman"/>
              </w:rPr>
              <w:t xml:space="preserve">Naudojamas </w:t>
            </w:r>
            <w:r w:rsidRPr="2E260C7A">
              <w:rPr>
                <w:rFonts w:ascii="Times New Roman" w:hAnsi="Times New Roman" w:eastAsia="Aptos" w:cs="Times New Roman"/>
                <w:i/>
                <w:iCs/>
              </w:rPr>
              <w:t>LiDA</w:t>
            </w:r>
            <w:r w:rsidRPr="2E260C7A">
              <w:rPr>
                <w:rFonts w:ascii="Times New Roman" w:hAnsi="Times New Roman" w:eastAsia="Aptos" w:cs="Times New Roman"/>
              </w:rPr>
              <w:t xml:space="preserve"> (DDI standartas), aukštas AM suderinamumas.</w:t>
            </w:r>
          </w:p>
        </w:tc>
      </w:tr>
    </w:tbl>
    <w:p w:rsidRPr="00955FC3" w:rsidR="00171EEB" w:rsidP="00171EEB" w:rsidRDefault="00171EEB" w14:paraId="7B8AF426" w14:textId="77777777">
      <w:pPr>
        <w:rPr>
          <w:rFonts w:ascii="Times New Roman" w:hAnsi="Times New Roman" w:cs="Times New Roman"/>
          <w:lang w:val="es-ES"/>
        </w:rPr>
      </w:pPr>
      <w:r w:rsidRPr="2E260C7A">
        <w:rPr>
          <w:rFonts w:ascii="Times New Roman" w:hAnsi="Times New Roman" w:eastAsia="Aptos" w:cs="Times New Roman"/>
        </w:rPr>
        <w:t xml:space="preserve"> </w:t>
      </w:r>
    </w:p>
    <w:p w:rsidRPr="00955FC3" w:rsidR="00171EEB" w:rsidP="00171EEB" w:rsidRDefault="00171EEB" w14:paraId="1CC5570F" w14:textId="77777777">
      <w:pPr>
        <w:rPr>
          <w:rFonts w:ascii="Times New Roman" w:hAnsi="Times New Roman" w:cs="Times New Roman"/>
          <w:lang w:val="es-ES"/>
        </w:rPr>
      </w:pPr>
      <w:r w:rsidRPr="2E260C7A">
        <w:rPr>
          <w:rFonts w:ascii="Times New Roman" w:hAnsi="Times New Roman" w:eastAsia="Aptos" w:cs="Times New Roman"/>
        </w:rPr>
        <w:t>Lietuvos iššūkis 2026 m.: Nors duomenų tipų įvairovė didelė, trūksta nacionalinio metaduomenų profilio, kuris jungtų skirtingas sritis į vieningą paieškos sistemą, suderinamą su EOSC.</w:t>
      </w:r>
    </w:p>
    <w:p w:rsidRPr="00955FC3" w:rsidR="00171EEB" w:rsidP="00171EEB" w:rsidRDefault="00171EEB" w14:paraId="59A99AA9" w14:textId="77777777">
      <w:pPr>
        <w:rPr>
          <w:rFonts w:ascii="Times New Roman" w:hAnsi="Times New Roman" w:cs="Times New Roman"/>
          <w:lang w:val="es-ES"/>
        </w:rPr>
      </w:pPr>
      <w:r w:rsidRPr="2E260C7A">
        <w:rPr>
          <w:rFonts w:ascii="Times New Roman" w:hAnsi="Times New Roman" w:eastAsia="Aptos" w:cs="Times New Roman"/>
        </w:rPr>
        <w:t xml:space="preserve"> </w:t>
      </w:r>
    </w:p>
    <w:p w:rsidRPr="00955FC3" w:rsidR="00171EEB" w:rsidP="00171EEB" w:rsidRDefault="00171EEB" w14:paraId="5A9F38C8" w14:textId="77777777">
      <w:pPr>
        <w:rPr>
          <w:rFonts w:ascii="Times New Roman" w:hAnsi="Times New Roman" w:cs="Times New Roman"/>
          <w:lang w:val="es-ES"/>
        </w:rPr>
      </w:pPr>
      <w:r w:rsidRPr="2E260C7A">
        <w:rPr>
          <w:rFonts w:ascii="Times New Roman" w:hAnsi="Times New Roman" w:eastAsia="Aptos" w:cs="Times New Roman"/>
          <w:b/>
          <w:bCs/>
        </w:rPr>
        <w:t>Techniniai standartai DI mokymui</w:t>
      </w:r>
    </w:p>
    <w:p w:rsidRPr="00955FC3" w:rsidR="00171EEB" w:rsidP="00171EEB" w:rsidRDefault="00171EEB" w14:paraId="2952465F" w14:textId="77777777">
      <w:pPr>
        <w:rPr>
          <w:rFonts w:ascii="Times New Roman" w:hAnsi="Times New Roman" w:eastAsia="Aptos" w:cs="Times New Roman"/>
          <w:b/>
          <w:bCs/>
          <w:lang w:val="es-ES"/>
        </w:rPr>
      </w:pPr>
    </w:p>
    <w:p w:rsidRPr="00955FC3" w:rsidR="00171EEB" w:rsidP="00171EEB" w:rsidRDefault="00171EEB" w14:paraId="54626BB3" w14:textId="77777777">
      <w:pPr>
        <w:rPr>
          <w:rFonts w:ascii="Times New Roman" w:hAnsi="Times New Roman" w:eastAsia="Aptos" w:cs="Times New Roman"/>
          <w:lang w:val="es-ES"/>
        </w:rPr>
      </w:pPr>
      <w:commentRangeStart w:id="350"/>
      <w:r w:rsidRPr="2E260C7A">
        <w:rPr>
          <w:rFonts w:ascii="Times New Roman" w:hAnsi="Times New Roman" w:eastAsia="Aptos" w:cs="Times New Roman"/>
        </w:rPr>
        <w:t xml:space="preserve">Šiuolaikinė mokslinių duomenų erdvė privalo palaikyti </w:t>
      </w:r>
      <w:commentRangeEnd w:id="350"/>
      <w:r w:rsidRPr="2E260C7A" w:rsidR="003C5127">
        <w:rPr>
          <w:rStyle w:val="Komentaronuoroda"/>
          <w:rFonts w:ascii="Times New Roman" w:hAnsi="Times New Roman" w:eastAsia="Aptos" w:cs="Times New Roman"/>
          <w:sz w:val="24"/>
          <w:szCs w:val="24"/>
        </w:rPr>
        <w:commentReference w:id="350"/>
      </w:r>
      <w:r w:rsidRPr="2E260C7A">
        <w:rPr>
          <w:rFonts w:ascii="Times New Roman" w:hAnsi="Times New Roman" w:eastAsia="Aptos" w:cs="Times New Roman"/>
        </w:rPr>
        <w:t>formatus, kurie yra tinkami mašininiam mokymuisi:</w:t>
      </w:r>
    </w:p>
    <w:p w:rsidRPr="00955FC3" w:rsidR="00171EEB" w:rsidP="00171EEB" w:rsidRDefault="00171EEB" w14:paraId="5ECA8CEA" w14:textId="77777777">
      <w:pPr>
        <w:rPr>
          <w:rFonts w:ascii="Times New Roman" w:hAnsi="Times New Roman" w:eastAsia="Aptos" w:cs="Times New Roman"/>
          <w:lang w:val="es-ES"/>
        </w:rPr>
      </w:pPr>
      <w:r w:rsidRPr="2E260C7A">
        <w:rPr>
          <w:rFonts w:ascii="Times New Roman" w:hAnsi="Times New Roman" w:eastAsia="Aptos" w:cs="Times New Roman"/>
        </w:rPr>
        <w:t>Vektorizacija: Galimybė duomenis pateikti vektorių bazėse.</w:t>
      </w:r>
    </w:p>
    <w:p w:rsidRPr="00955FC3" w:rsidR="00171EEB" w:rsidP="00171EEB" w:rsidRDefault="00171EEB" w14:paraId="1B8CD383" w14:textId="77777777">
      <w:pPr>
        <w:rPr>
          <w:rFonts w:ascii="Times New Roman" w:hAnsi="Times New Roman" w:eastAsia="Aptos" w:cs="Times New Roman"/>
          <w:lang w:val="es-ES"/>
        </w:rPr>
      </w:pPr>
      <w:r w:rsidRPr="2E260C7A">
        <w:rPr>
          <w:rFonts w:ascii="Times New Roman" w:hAnsi="Times New Roman" w:eastAsia="Aptos" w:cs="Times New Roman"/>
        </w:rPr>
        <w:t xml:space="preserve">Anotavimas: Standartizuoti įrankiai (pvz., </w:t>
      </w:r>
      <w:r w:rsidRPr="2E260C7A">
        <w:rPr>
          <w:rFonts w:ascii="Times New Roman" w:hAnsi="Times New Roman" w:eastAsia="Aptos" w:cs="Times New Roman"/>
          <w:i/>
          <w:iCs/>
        </w:rPr>
        <w:t>JSON-LD</w:t>
      </w:r>
      <w:r w:rsidRPr="2E260C7A">
        <w:rPr>
          <w:rFonts w:ascii="Times New Roman" w:hAnsi="Times New Roman" w:eastAsia="Aptos" w:cs="Times New Roman"/>
        </w:rPr>
        <w:t xml:space="preserve"> pagrindu), skirti žymėti objektus vaizduose ar sąvokas tekstuose.</w:t>
      </w:r>
    </w:p>
    <w:p w:rsidRPr="00955FC3" w:rsidR="00171EEB" w:rsidP="00171EEB" w:rsidRDefault="00171EEB" w14:paraId="049B0EA7" w14:textId="77777777">
      <w:pPr>
        <w:rPr>
          <w:rFonts w:ascii="Times New Roman" w:hAnsi="Times New Roman" w:eastAsia="Aptos" w:cs="Times New Roman"/>
          <w:lang w:val="es-ES"/>
        </w:rPr>
      </w:pPr>
      <w:r w:rsidRPr="2E260C7A">
        <w:rPr>
          <w:rFonts w:ascii="Times New Roman" w:hAnsi="Times New Roman" w:eastAsia="Aptos" w:cs="Times New Roman"/>
        </w:rPr>
        <w:t xml:space="preserve">Versijavimas: Ne tik duomenų, bet ir kodo/modelio versijavimo standartai (pvz., </w:t>
      </w:r>
      <w:r w:rsidRPr="2E260C7A">
        <w:rPr>
          <w:rFonts w:ascii="Times New Roman" w:hAnsi="Times New Roman" w:eastAsia="Aptos" w:cs="Times New Roman"/>
          <w:i/>
          <w:iCs/>
        </w:rPr>
        <w:t xml:space="preserve">DVC - Data </w:t>
      </w:r>
      <w:commentRangeStart w:id="351"/>
      <w:commentRangeStart w:id="352"/>
      <w:r w:rsidRPr="2E260C7A">
        <w:rPr>
          <w:rFonts w:ascii="Times New Roman" w:hAnsi="Times New Roman" w:eastAsia="Aptos" w:cs="Times New Roman"/>
          <w:i/>
          <w:iCs/>
        </w:rPr>
        <w:t>Version Control</w:t>
      </w:r>
      <w:r w:rsidRPr="2E260C7A">
        <w:rPr>
          <w:rFonts w:ascii="Times New Roman" w:hAnsi="Times New Roman" w:eastAsia="Aptos" w:cs="Times New Roman"/>
        </w:rPr>
        <w:t>).</w:t>
      </w:r>
      <w:commentRangeEnd w:id="351"/>
      <w:r w:rsidRPr="00955FC3">
        <w:rPr>
          <w:rStyle w:val="Komentaronuoroda"/>
          <w:rFonts w:ascii="Times New Roman" w:hAnsi="Times New Roman" w:eastAsia="Aptos" w:cs="Times New Roman"/>
          <w:sz w:val="24"/>
          <w:szCs w:val="24"/>
          <w:lang w:val="es-ES"/>
        </w:rPr>
        <w:commentReference w:id="351"/>
      </w:r>
      <w:commentRangeEnd w:id="352"/>
      <w:r>
        <w:rPr>
          <w:rStyle w:val="CommentReference"/>
        </w:rPr>
        <w:commentReference w:id="352"/>
      </w:r>
    </w:p>
    <w:p w:rsidRPr="00955FC3" w:rsidR="00171EEB" w:rsidP="00171EEB" w:rsidRDefault="00171EEB" w14:paraId="4B8DC9C6" w14:textId="77777777">
      <w:pPr>
        <w:rPr>
          <w:rFonts w:ascii="Times New Roman" w:hAnsi="Times New Roman" w:cs="Times New Roman"/>
          <w:lang w:val="es-ES"/>
        </w:rPr>
      </w:pPr>
      <w:r w:rsidRPr="2E260C7A">
        <w:rPr>
          <w:rFonts w:ascii="Times New Roman" w:hAnsi="Times New Roman" w:eastAsia="Aptos" w:cs="Times New Roman"/>
        </w:rPr>
        <w:t xml:space="preserve"> </w:t>
      </w:r>
    </w:p>
    <w:p w:rsidRPr="00955FC3" w:rsidR="00171EEB" w:rsidP="00171EEB" w:rsidRDefault="00171EEB" w14:paraId="1982981C" w14:textId="77777777">
      <w:pPr>
        <w:rPr>
          <w:rFonts w:ascii="Times New Roman" w:hAnsi="Times New Roman" w:cs="Times New Roman"/>
          <w:lang w:val="es-ES"/>
        </w:rPr>
      </w:pPr>
    </w:p>
    <w:p w:rsidRPr="00955FC3" w:rsidR="00171EEB" w:rsidP="00171EEB" w:rsidRDefault="00171EEB" w14:paraId="42122238" w14:textId="77777777">
      <w:pPr>
        <w:rPr>
          <w:rFonts w:ascii="Times New Roman" w:hAnsi="Times New Roman" w:eastAsia="Aptos" w:cs="Times New Roman"/>
          <w:lang w:val="es-ES"/>
        </w:rPr>
      </w:pPr>
    </w:p>
    <w:p w:rsidRPr="00D07920" w:rsidR="00171EEB" w:rsidP="00171EEB" w:rsidRDefault="00171EEB" w14:paraId="4CB79316" w14:textId="77777777">
      <w:pPr>
        <w:rPr>
          <w:rFonts w:ascii="Times New Roman" w:hAnsi="Times New Roman" w:cs="Times New Roman"/>
          <w:lang w:val="es-ES"/>
        </w:rPr>
      </w:pPr>
      <w:commentRangeStart w:id="353"/>
      <w:r w:rsidRPr="00D07920">
        <w:rPr>
          <w:rFonts w:ascii="Times New Roman" w:hAnsi="Times New Roman" w:eastAsia="Aptos" w:cs="Times New Roman"/>
        </w:rPr>
        <w:t xml:space="preserve">ES Dirbtinio intelekto aktas (EU AI Act); </w:t>
      </w:r>
    </w:p>
    <w:p w:rsidRPr="00D07920" w:rsidR="00171EEB" w:rsidP="00171EEB" w:rsidRDefault="00171EEB" w14:paraId="39929D8A" w14:textId="77777777">
      <w:pPr>
        <w:rPr>
          <w:rFonts w:ascii="Times New Roman" w:hAnsi="Times New Roman" w:cs="Times New Roman"/>
        </w:rPr>
      </w:pPr>
      <w:r w:rsidRPr="00D07920">
        <w:rPr>
          <w:rFonts w:ascii="Times New Roman" w:hAnsi="Times New Roman" w:eastAsia="Aptos" w:cs="Times New Roman"/>
        </w:rPr>
        <w:t xml:space="preserve">Europos strategija „DI mokslui“ (EU AI in Science Strategy, 2025 m. spalis); </w:t>
      </w:r>
    </w:p>
    <w:p w:rsidRPr="00D07920" w:rsidR="00171EEB" w:rsidP="00171EEB" w:rsidRDefault="00171EEB" w14:paraId="48B29C36" w14:textId="77777777">
      <w:pPr>
        <w:rPr>
          <w:rFonts w:ascii="Times New Roman" w:hAnsi="Times New Roman" w:cs="Times New Roman"/>
          <w:lang w:val="es-ES"/>
        </w:rPr>
      </w:pPr>
      <w:r w:rsidRPr="00D07920">
        <w:rPr>
          <w:rFonts w:ascii="Times New Roman" w:hAnsi="Times New Roman" w:eastAsia="Aptos" w:cs="Times New Roman"/>
        </w:rPr>
        <w:t xml:space="preserve">EOSC strateginė tyrimų ir inovacijų darbotvarkė (SRIA 2.0); </w:t>
      </w:r>
    </w:p>
    <w:p w:rsidRPr="00D07920" w:rsidR="00171EEB" w:rsidP="00171EEB" w:rsidRDefault="00171EEB" w14:paraId="071F9EBC" w14:textId="77777777">
      <w:pPr>
        <w:rPr>
          <w:rFonts w:ascii="Times New Roman" w:hAnsi="Times New Roman" w:cs="Times New Roman"/>
        </w:rPr>
      </w:pPr>
      <w:r w:rsidRPr="00D07920">
        <w:rPr>
          <w:rFonts w:ascii="Times New Roman" w:hAnsi="Times New Roman" w:eastAsia="Aptos" w:cs="Times New Roman"/>
        </w:rPr>
        <w:t xml:space="preserve">ES Duomenų aktas (Data Act); </w:t>
      </w:r>
    </w:p>
    <w:p w:rsidRPr="00BB081A" w:rsidR="00171EEB" w:rsidP="00171EEB" w:rsidRDefault="00171EEB" w14:paraId="631940FA" w14:textId="77777777">
      <w:pPr>
        <w:rPr>
          <w:rFonts w:ascii="Times New Roman" w:hAnsi="Times New Roman" w:cs="Times New Roman"/>
        </w:rPr>
      </w:pPr>
      <w:r w:rsidRPr="00D07920">
        <w:rPr>
          <w:rFonts w:ascii="Times New Roman" w:hAnsi="Times New Roman" w:eastAsia="Aptos" w:cs="Times New Roman"/>
        </w:rPr>
        <w:t>Gairės dėl generatyvinio DI naudojimo moksliniuose tyrimuose (Living guidelines on the responsible use of generative AI in research)</w:t>
      </w:r>
      <w:commentRangeEnd w:id="353"/>
      <w:r w:rsidRPr="00BB081A" w:rsidR="00D07920">
        <w:rPr>
          <w:rStyle w:val="Komentaronuoroda"/>
          <w:rFonts w:ascii="Times New Roman" w:hAnsi="Times New Roman" w:cs="Times New Roman"/>
          <w:sz w:val="24"/>
          <w:szCs w:val="24"/>
        </w:rPr>
        <w:commentReference w:id="353"/>
      </w:r>
    </w:p>
    <w:p w:rsidRPr="00BB081A" w:rsidR="00171EEB" w:rsidP="00171EEB" w:rsidRDefault="00171EEB" w14:paraId="5ADE96E1" w14:textId="77777777">
      <w:pPr>
        <w:rPr>
          <w:rFonts w:ascii="Times New Roman" w:hAnsi="Times New Roman" w:cs="Times New Roman"/>
        </w:rPr>
      </w:pPr>
    </w:p>
    <w:p w:rsidR="00171EEB" w:rsidP="00171EEB" w:rsidRDefault="00171EEB" w14:paraId="284F0A56" w14:textId="77777777">
      <w:pPr>
        <w:rPr>
          <w:rFonts w:ascii="Times New Roman" w:hAnsi="Times New Roman" w:cs="Times New Roman"/>
        </w:rPr>
      </w:pPr>
    </w:p>
    <w:p w:rsidRPr="00C6127D" w:rsidR="00171EEB" w:rsidP="00171EEB" w:rsidRDefault="00171EEB" w14:paraId="44023B5F" w14:textId="77777777">
      <w:pPr>
        <w:rPr>
          <w:rFonts w:ascii="Times New Roman" w:hAnsi="Times New Roman" w:cs="Times New Roman"/>
          <w:b/>
          <w:bCs/>
        </w:rPr>
      </w:pPr>
    </w:p>
    <w:p w:rsidRPr="00C6127D" w:rsidR="00171EEB" w:rsidP="00171EEB" w:rsidRDefault="00171EEB" w14:paraId="24AC8E92" w14:textId="77777777">
      <w:pPr>
        <w:rPr>
          <w:rFonts w:ascii="Times New Roman" w:hAnsi="Times New Roman" w:cs="Times New Roman"/>
          <w:b/>
          <w:bCs/>
        </w:rPr>
      </w:pPr>
    </w:p>
    <w:p w:rsidRPr="00C6127D" w:rsidR="00171EEB" w:rsidP="00C6127D" w:rsidRDefault="00171EEB" w14:paraId="0AE62F77" w14:textId="22B01D26">
      <w:pPr>
        <w:rPr>
          <w:rFonts w:ascii="Times New Roman" w:hAnsi="Times New Roman" w:cs="Times New Roman"/>
          <w:b/>
          <w:bCs/>
        </w:rPr>
      </w:pPr>
      <w:r w:rsidRPr="00C6127D">
        <w:rPr>
          <w:rFonts w:ascii="Times New Roman" w:hAnsi="Times New Roman" w:cs="Times New Roman"/>
          <w:b/>
          <w:bCs/>
        </w:rPr>
        <w:t>Mokslinių tyrimų duomenų sąveikumo, valdysenos ir tvarkysenos tarptautinė praktika</w:t>
      </w:r>
    </w:p>
    <w:p w:rsidRPr="00C6127D" w:rsidR="00C6127D" w:rsidP="00C6127D" w:rsidRDefault="00C6127D" w14:paraId="73C5BC3B" w14:textId="77777777">
      <w:pPr>
        <w:rPr>
          <w:rFonts w:ascii="Times New Roman" w:hAnsi="Times New Roman" w:cs="Times New Roman"/>
        </w:rPr>
      </w:pPr>
    </w:p>
    <w:p w:rsidRPr="00955FC3" w:rsidR="00171EEB" w:rsidP="00171EEB" w:rsidRDefault="00171EEB" w14:paraId="3BB79317" w14:textId="701F165A">
      <w:pPr>
        <w:ind w:firstLine="567"/>
        <w:rPr>
          <w:rFonts w:ascii="Times New Roman" w:hAnsi="Times New Roman" w:cs="Times New Roman"/>
        </w:rPr>
      </w:pPr>
      <w:commentRangeStart w:id="354"/>
      <w:commentRangeStart w:id="355"/>
      <w:r w:rsidRPr="2E260C7A">
        <w:rPr>
          <w:rFonts w:ascii="Times New Roman" w:hAnsi="Times New Roman" w:cs="Times New Roman"/>
        </w:rPr>
        <w:t xml:space="preserve">Tarptautinėje erdvėje MTD valdysena evoliucionuoja nuo statiško duomenų saugojimo link dinamiško jų įveiklinimo, kurio ašis –AM paradigma. Šis požiūris iš esmės keičia žinių kūrimo paradigmą, traktuojant </w:t>
      </w:r>
      <w:r w:rsidR="00164140">
        <w:rPr>
          <w:rFonts w:ascii="Times New Roman" w:hAnsi="Times New Roman" w:cs="Times New Roman"/>
        </w:rPr>
        <w:t>MTD</w:t>
      </w:r>
      <w:r w:rsidRPr="2E260C7A">
        <w:rPr>
          <w:rFonts w:ascii="Times New Roman" w:hAnsi="Times New Roman" w:cs="Times New Roman"/>
        </w:rPr>
        <w:t xml:space="preserve"> kaip viešąjį gėrį, kuris turi būti ne tik prieinamas, bet ir pilnai sąveikus. Šio kokybinio lūžio politinį pamatą įtvirtina naujoji Europos duomenų sąjungos strategija (</w:t>
      </w:r>
      <w:r w:rsidRPr="2E260C7A">
        <w:rPr>
          <w:rFonts w:ascii="Times New Roman" w:hAnsi="Times New Roman" w:cs="Times New Roman"/>
          <w:i/>
          <w:iCs/>
        </w:rPr>
        <w:t>Data Union Strategy</w:t>
      </w:r>
      <w:r w:rsidRPr="2E260C7A">
        <w:rPr>
          <w:rFonts w:ascii="Times New Roman" w:hAnsi="Times New Roman" w:cs="Times New Roman"/>
        </w:rPr>
        <w:t>, 2025), kurios tikslas – eliminuoti duomenų fragmentaciją ir sukurti vientisą „duomenų greitkelį“. Duomenų sąjungos vizijoje MTD pozicionuojami kaip strateginis kuras Europos DI modeliams, pabrėžiant, kad atvirumas ir aukšta duomenų kokybė yra būtinos sąlygos mokslo proveržiui.</w:t>
      </w:r>
    </w:p>
    <w:p w:rsidRPr="00BB081A" w:rsidR="00171EEB" w:rsidP="00171EEB" w:rsidRDefault="00171EEB" w14:paraId="0C92AF4D" w14:textId="77777777">
      <w:pPr>
        <w:rPr>
          <w:rFonts w:ascii="Times New Roman" w:hAnsi="Times New Roman" w:cs="Times New Roman"/>
        </w:rPr>
      </w:pPr>
      <w:r w:rsidRPr="2E260C7A">
        <w:rPr>
          <w:rFonts w:ascii="Times New Roman" w:hAnsi="Times New Roman" w:cs="Times New Roman"/>
        </w:rPr>
        <w:t>Strateginė ES kryptis, įtvirtinta DGA veikia kaip pasitikėjimo mechanizmas, įgalinantis duomenų altruizmą ir saugų dalijimąsi jautriais ištekliais. Lygiagrečiai, Sąveikios Europos aktas (</w:t>
      </w:r>
      <w:r w:rsidRPr="2E260C7A">
        <w:rPr>
          <w:rFonts w:ascii="Times New Roman" w:hAnsi="Times New Roman" w:cs="Times New Roman"/>
          <w:i/>
          <w:iCs/>
        </w:rPr>
        <w:t>Interoperable Europe Act</w:t>
      </w:r>
      <w:r w:rsidRPr="2E260C7A">
        <w:rPr>
          <w:rFonts w:ascii="Times New Roman" w:hAnsi="Times New Roman" w:cs="Times New Roman"/>
        </w:rPr>
        <w:t>, IEA) nustato „sąveikumo pagal dizainą“ standartus, kurie užtikrina, kad mokslo infrastruktūros būtų suderinamos su bendrosiomis Europos duomenų erdvėmis. Ypatingą postūmį šiai evoliucijai suteikia Europos strategija dėl DI moksle (</w:t>
      </w:r>
      <w:r w:rsidRPr="2E260C7A">
        <w:rPr>
          <w:rFonts w:ascii="Times New Roman" w:hAnsi="Times New Roman" w:cs="Times New Roman"/>
          <w:i/>
          <w:iCs/>
        </w:rPr>
        <w:t>AI in Science Strategy</w:t>
      </w:r>
      <w:r w:rsidRPr="2E260C7A">
        <w:rPr>
          <w:rFonts w:ascii="Times New Roman" w:hAnsi="Times New Roman" w:cs="Times New Roman"/>
        </w:rPr>
        <w:t>, 2025), nubrėžianti gaires RAISE (</w:t>
      </w:r>
      <w:r w:rsidRPr="2E260C7A">
        <w:rPr>
          <w:rFonts w:ascii="Times New Roman" w:hAnsi="Times New Roman" w:cs="Times New Roman"/>
          <w:i/>
          <w:iCs/>
        </w:rPr>
        <w:t>Resource for AI Science in Europe</w:t>
      </w:r>
      <w:r w:rsidRPr="2E260C7A">
        <w:rPr>
          <w:rFonts w:ascii="Times New Roman" w:hAnsi="Times New Roman" w:cs="Times New Roman"/>
        </w:rPr>
        <w:t>) ekosistemos kūrimui. Ši iniciatyva reikalauja, kad atvirojo mokslo valdysena būtų orientuota į „DI parengtumą“ (</w:t>
      </w:r>
      <w:r w:rsidRPr="2E260C7A">
        <w:rPr>
          <w:rFonts w:ascii="Times New Roman" w:hAnsi="Times New Roman" w:cs="Times New Roman"/>
          <w:i/>
          <w:iCs/>
        </w:rPr>
        <w:t>AI-readiness</w:t>
      </w:r>
      <w:r w:rsidRPr="2E260C7A">
        <w:rPr>
          <w:rFonts w:ascii="Times New Roman" w:hAnsi="Times New Roman" w:cs="Times New Roman"/>
        </w:rPr>
        <w:t>), integruojant DI etikos ir mašininio mokymosi reikalavimus, numatytus DI taikymo strategijoje (</w:t>
      </w:r>
      <w:r w:rsidRPr="2E260C7A">
        <w:rPr>
          <w:rFonts w:ascii="Times New Roman" w:hAnsi="Times New Roman" w:cs="Times New Roman"/>
          <w:i/>
          <w:iCs/>
        </w:rPr>
        <w:t>Apply AI Strategy</w:t>
      </w:r>
      <w:r w:rsidRPr="2E260C7A">
        <w:rPr>
          <w:rFonts w:ascii="Times New Roman" w:hAnsi="Times New Roman" w:cs="Times New Roman"/>
        </w:rPr>
        <w:t>, 2025).</w:t>
      </w:r>
    </w:p>
    <w:p w:rsidRPr="00BB081A" w:rsidR="00171EEB" w:rsidP="00171EEB" w:rsidRDefault="00171EEB" w14:paraId="725BDD8F" w14:textId="77777777">
      <w:pPr>
        <w:rPr>
          <w:rFonts w:ascii="Times New Roman" w:hAnsi="Times New Roman" w:cs="Times New Roman"/>
        </w:rPr>
      </w:pPr>
      <w:commentRangeEnd w:id="354"/>
      <w:r w:rsidRPr="00BB081A">
        <w:rPr>
          <w:rStyle w:val="Komentaronuoroda"/>
          <w:rFonts w:ascii="Times New Roman" w:hAnsi="Times New Roman" w:cs="Times New Roman"/>
          <w:sz w:val="24"/>
          <w:szCs w:val="24"/>
        </w:rPr>
        <w:commentReference w:id="354"/>
      </w:r>
      <w:commentRangeEnd w:id="355"/>
      <w:r>
        <w:rPr>
          <w:rStyle w:val="CommentReference"/>
        </w:rPr>
        <w:commentReference w:id="355"/>
      </w:r>
    </w:p>
    <w:p w:rsidRPr="00536F4A" w:rsidR="00171EEB" w:rsidP="00171EEB" w:rsidRDefault="00A24F93" w14:paraId="494FA6D1" w14:textId="571C2324">
      <w:pPr>
        <w:pStyle w:val="Antrat3"/>
      </w:pPr>
      <w:bookmarkStart w:name="_Toc225450981" w:id="356"/>
      <w:r>
        <w:t>2</w:t>
      </w:r>
      <w:r w:rsidR="00171EEB">
        <w:t>.3.</w:t>
      </w:r>
      <w:r w:rsidR="00171EEB">
        <w:rPr>
          <w:lang w:val="en-US"/>
        </w:rPr>
        <w:t>2</w:t>
      </w:r>
      <w:r w:rsidR="00171EEB">
        <w:t>. Mokslinių tyrimų duomenų ir sistemų semantinis, organizacinis, teisinis ir techninis sąveikumas</w:t>
      </w:r>
      <w:bookmarkEnd w:id="356"/>
    </w:p>
    <w:p w:rsidRPr="00955FC3" w:rsidR="00171EEB" w:rsidP="00171EEB" w:rsidRDefault="00171EEB" w14:paraId="0FBF811C" w14:textId="762AA6AF">
      <w:pPr>
        <w:ind w:firstLine="567"/>
        <w:rPr>
          <w:rFonts w:ascii="Times New Roman" w:hAnsi="Times New Roman" w:cs="Times New Roman"/>
        </w:rPr>
      </w:pPr>
      <w:r w:rsidRPr="2E260C7A">
        <w:rPr>
          <w:rFonts w:ascii="Times New Roman" w:hAnsi="Times New Roman" w:cs="Times New Roman"/>
        </w:rPr>
        <w:t>Mokslinių tyrimų duomenų ir sistemų sąveikumas operacionalizuojamas per Europos sąveikumo pagrindus (</w:t>
      </w:r>
      <w:r w:rsidR="00B42869">
        <w:rPr>
          <w:rFonts w:ascii="Times New Roman" w:hAnsi="Times New Roman" w:cs="Times New Roman"/>
        </w:rPr>
        <w:t xml:space="preserve">angl. </w:t>
      </w:r>
      <w:r w:rsidRPr="2E260C7A">
        <w:rPr>
          <w:rFonts w:ascii="Times New Roman" w:hAnsi="Times New Roman" w:cs="Times New Roman"/>
          <w:i/>
          <w:iCs/>
        </w:rPr>
        <w:t>European Interoperability Framework</w:t>
      </w:r>
      <w:r w:rsidR="00BD0D41">
        <w:rPr>
          <w:rFonts w:ascii="Times New Roman" w:hAnsi="Times New Roman" w:cs="Times New Roman"/>
        </w:rPr>
        <w:t xml:space="preserve">) (toliau – </w:t>
      </w:r>
      <w:r w:rsidRPr="2E260C7A">
        <w:rPr>
          <w:rFonts w:ascii="Times New Roman" w:hAnsi="Times New Roman" w:cs="Times New Roman"/>
        </w:rPr>
        <w:t xml:space="preserve">EIF) bei specializuotą mokslo srities plėtinį – </w:t>
      </w:r>
      <w:commentRangeStart w:id="357"/>
      <w:r w:rsidRPr="2E260C7A">
        <w:rPr>
          <w:rFonts w:ascii="Times New Roman" w:hAnsi="Times New Roman" w:cs="Times New Roman"/>
        </w:rPr>
        <w:t>EOSC-IF</w:t>
      </w:r>
      <w:commentRangeEnd w:id="357"/>
      <w:r w:rsidRPr="2E260C7A">
        <w:rPr>
          <w:rStyle w:val="Komentaronuoroda"/>
          <w:rFonts w:ascii="Times New Roman" w:hAnsi="Times New Roman" w:cs="Times New Roman"/>
          <w:sz w:val="24"/>
          <w:szCs w:val="24"/>
        </w:rPr>
        <w:commentReference w:id="357"/>
      </w:r>
      <w:r w:rsidRPr="2E260C7A">
        <w:rPr>
          <w:rFonts w:ascii="Times New Roman" w:hAnsi="Times New Roman" w:cs="Times New Roman"/>
        </w:rPr>
        <w:t xml:space="preserve">. </w:t>
      </w:r>
    </w:p>
    <w:p w:rsidR="00171EEB" w:rsidP="00BC2169" w:rsidRDefault="00171EEB" w14:paraId="40C8D934" w14:textId="77777777">
      <w:pPr>
        <w:ind w:firstLine="567"/>
        <w:rPr>
          <w:rFonts w:ascii="Times New Roman" w:hAnsi="Times New Roman" w:cs="Times New Roman"/>
        </w:rPr>
      </w:pPr>
      <w:r w:rsidRPr="00BB081A">
        <w:rPr>
          <w:rFonts w:ascii="Times New Roman" w:hAnsi="Times New Roman" w:cs="Times New Roman"/>
        </w:rPr>
        <w:t xml:space="preserve">Šiame skyriuje analizuosime EOSC sąveikumo sistemą, trumpai aprašant keturis sąveikumo sluoksnius: </w:t>
      </w:r>
      <w:commentRangeStart w:id="358"/>
      <w:r w:rsidRPr="00BB081A">
        <w:rPr>
          <w:rFonts w:ascii="Times New Roman" w:hAnsi="Times New Roman" w:cs="Times New Roman"/>
        </w:rPr>
        <w:t xml:space="preserve">techninį, organizacinį, semantinį ir teisinį. </w:t>
      </w:r>
      <w:commentRangeEnd w:id="358"/>
      <w:r w:rsidRPr="00BB081A">
        <w:rPr>
          <w:rStyle w:val="Komentaronuoroda"/>
          <w:rFonts w:ascii="Times New Roman" w:hAnsi="Times New Roman" w:cs="Times New Roman"/>
          <w:sz w:val="24"/>
          <w:szCs w:val="24"/>
        </w:rPr>
        <w:commentReference w:id="358"/>
      </w:r>
      <w:r w:rsidRPr="00BB081A">
        <w:rPr>
          <w:rFonts w:ascii="Times New Roman" w:hAnsi="Times New Roman" w:cs="Times New Roman"/>
        </w:rPr>
        <w:t xml:space="preserve">Europos sąveikumo sistema sąveikumą apibrėžia kaip organizacijų gebėjimą sąveikauti siekiant abipusiai naudingų tikslų, įskaitant informacijos ir žinių mainų tarp šių organizacijų per jų palaikomus </w:t>
      </w:r>
      <w:commentRangeStart w:id="359"/>
      <w:r w:rsidRPr="00BB081A">
        <w:rPr>
          <w:rFonts w:ascii="Times New Roman" w:hAnsi="Times New Roman" w:cs="Times New Roman"/>
        </w:rPr>
        <w:t>verslo procesus,</w:t>
      </w:r>
      <w:commentRangeEnd w:id="359"/>
      <w:r w:rsidRPr="00BB081A">
        <w:rPr>
          <w:rStyle w:val="Komentaronuoroda"/>
          <w:rFonts w:ascii="Times New Roman" w:hAnsi="Times New Roman" w:cs="Times New Roman"/>
          <w:sz w:val="24"/>
          <w:szCs w:val="24"/>
        </w:rPr>
        <w:commentReference w:id="359"/>
      </w:r>
      <w:r w:rsidRPr="00BB081A">
        <w:rPr>
          <w:rFonts w:ascii="Times New Roman" w:hAnsi="Times New Roman" w:cs="Times New Roman"/>
        </w:rPr>
        <w:t xml:space="preserve"> keičiantis duomenimis tarp jų informacinių ir ryšių technologijų sistemų.</w:t>
      </w:r>
      <w:r w:rsidRPr="00BB081A">
        <w:rPr>
          <w:rStyle w:val="Puslapioinaosnuoroda"/>
          <w:rFonts w:ascii="Times New Roman" w:hAnsi="Times New Roman" w:cs="Times New Roman"/>
          <w:color w:val="000000" w:themeColor="text1"/>
        </w:rPr>
        <w:footnoteReference w:id="17"/>
      </w:r>
      <w:r w:rsidRPr="00BB081A">
        <w:rPr>
          <w:rFonts w:ascii="Times New Roman" w:hAnsi="Times New Roman" w:cs="Times New Roman"/>
        </w:rPr>
        <w:t xml:space="preserve"> EOSC sąveikumo sistema skirta naudotis visiems subjektams, dalyvaujantiems EOSC kūrime </w:t>
      </w:r>
      <w:r w:rsidRPr="00BB081A">
        <w:rPr>
          <w:rFonts w:ascii="Times New Roman" w:hAnsi="Times New Roman" w:cs="Times New Roman"/>
        </w:rPr>
        <w:t>ir diegime, suteikianti bendrą supratimą apie reikalavimus, iššūkius ir rekomendacijas, į kurias jie turėtų atsižvelgti, taip pat bendrą principų rinkinį, kaip šias rekomendacijas galima įgyvendinti.</w:t>
      </w:r>
    </w:p>
    <w:p w:rsidRPr="00BB081A" w:rsidR="00171EEB" w:rsidP="00171EEB" w:rsidRDefault="00171EEB" w14:paraId="7441650C" w14:textId="77777777">
      <w:pPr>
        <w:rPr>
          <w:rFonts w:ascii="Times New Roman" w:hAnsi="Times New Roman" w:cs="Times New Roman"/>
        </w:rPr>
      </w:pPr>
    </w:p>
    <w:p w:rsidRPr="00D56B90" w:rsidR="00171EEB" w:rsidP="00D56B90" w:rsidRDefault="00171EEB" w14:paraId="0BCE704E" w14:textId="7C9942A7">
      <w:pPr>
        <w:rPr>
          <w:rFonts w:ascii="Times New Roman" w:hAnsi="Times New Roman" w:cs="Times New Roman"/>
          <w:b/>
          <w:bCs/>
        </w:rPr>
      </w:pPr>
      <w:r w:rsidRPr="00D56B90">
        <w:rPr>
          <w:rFonts w:ascii="Times New Roman" w:hAnsi="Times New Roman" w:cs="Times New Roman"/>
          <w:b/>
          <w:bCs/>
        </w:rPr>
        <w:t>Semantinis sąveikumas</w:t>
      </w:r>
    </w:p>
    <w:p w:rsidR="00171EEB" w:rsidP="00171EEB" w:rsidRDefault="00171EEB" w14:paraId="09B705E1" w14:textId="7AE6DBBE">
      <w:pPr>
        <w:ind w:firstLine="567"/>
        <w:rPr>
          <w:rFonts w:ascii="Times New Roman" w:hAnsi="Times New Roman" w:cs="Times New Roman"/>
        </w:rPr>
      </w:pPr>
      <w:r w:rsidRPr="00BB081A">
        <w:rPr>
          <w:rFonts w:ascii="Times New Roman" w:hAnsi="Times New Roman" w:cs="Times New Roman"/>
        </w:rPr>
        <w:t>Semantinį sąveikumą</w:t>
      </w:r>
      <w:r w:rsidR="00663B2E">
        <w:rPr>
          <w:rFonts w:ascii="Times New Roman" w:hAnsi="Times New Roman" w:cs="Times New Roman"/>
        </w:rPr>
        <w:t xml:space="preserve"> </w:t>
      </w:r>
      <w:r w:rsidRPr="2E260C7A" w:rsidR="00663B2E">
        <w:rPr>
          <w:rFonts w:ascii="Times New Roman" w:hAnsi="Times New Roman" w:cs="Times New Roman"/>
        </w:rPr>
        <w:t>(</w:t>
      </w:r>
      <w:r w:rsidR="00663B2E">
        <w:rPr>
          <w:rFonts w:ascii="Times New Roman" w:hAnsi="Times New Roman" w:cs="Times New Roman"/>
        </w:rPr>
        <w:t xml:space="preserve">angl. </w:t>
      </w:r>
      <w:r w:rsidR="00663B2E">
        <w:rPr>
          <w:rFonts w:ascii="Times New Roman" w:hAnsi="Times New Roman" w:cs="Times New Roman"/>
          <w:i/>
          <w:iCs/>
        </w:rPr>
        <w:t>semantic</w:t>
      </w:r>
      <w:r w:rsidRPr="00663B2E" w:rsidR="00663B2E">
        <w:rPr>
          <w:rFonts w:ascii="Times New Roman" w:hAnsi="Times New Roman" w:cs="Times New Roman"/>
          <w:i/>
          <w:iCs/>
        </w:rPr>
        <w:t xml:space="preserve"> interoperability</w:t>
      </w:r>
      <w:r w:rsidRPr="2E260C7A" w:rsidR="00663B2E">
        <w:rPr>
          <w:rFonts w:ascii="Times New Roman" w:hAnsi="Times New Roman" w:cs="Times New Roman"/>
        </w:rPr>
        <w:t xml:space="preserve">) </w:t>
      </w:r>
      <w:r w:rsidRPr="00BB081A">
        <w:rPr>
          <w:rFonts w:ascii="Times New Roman" w:hAnsi="Times New Roman" w:cs="Times New Roman"/>
        </w:rPr>
        <w:t xml:space="preserve"> galima apibrėžti kaip „kompiuterinių sistemų gebėjimą perduoti duomenis su nedviprasmiška, bendra reikšme. Semantinis sąveikumas yra reikalavimas, leidžiantis naudoti mašininiu būdu skaičiuojamą logiką, išvadas, žinių atradimą ir duomenų federaciją tarp informacinių sistemų“.</w:t>
      </w:r>
      <w:r w:rsidRPr="00BB081A">
        <w:rPr>
          <w:rStyle w:val="Puslapioinaosnuoroda"/>
          <w:rFonts w:ascii="Times New Roman" w:hAnsi="Times New Roman" w:cs="Times New Roman"/>
          <w:color w:val="000000" w:themeColor="text1"/>
        </w:rPr>
        <w:footnoteReference w:id="18"/>
      </w:r>
      <w:r w:rsidRPr="00BB081A">
        <w:rPr>
          <w:rFonts w:ascii="Times New Roman" w:hAnsi="Times New Roman" w:cs="Times New Roman"/>
        </w:rPr>
        <w:t xml:space="preserve"> </w:t>
      </w:r>
    </w:p>
    <w:p w:rsidR="00171EEB" w:rsidP="00171EEB" w:rsidRDefault="00171EEB" w14:paraId="4D693C4A" w14:textId="77777777">
      <w:pPr>
        <w:ind w:firstLine="567"/>
        <w:rPr>
          <w:rFonts w:ascii="Times New Roman" w:hAnsi="Times New Roman" w:cs="Times New Roman"/>
        </w:rPr>
      </w:pPr>
      <w:r w:rsidRPr="2E260C7A">
        <w:rPr>
          <w:rFonts w:ascii="Times New Roman" w:hAnsi="Times New Roman" w:cs="Times New Roman"/>
        </w:rPr>
        <w:t>Tai reiškia, kad semantinis sąveikumas pasiekiamas, kai perduodama informacija, jos perduota forma, turi visą reikšmę, reikalingą priimančiajai sistemai, kad ji galėtų ją teisingai interpretuoti, net jeigu siuntėjas nežino, kokiais algoritmais remsis gavėjas. Sintaksinis sąveikumas (kuris dažnai siejamas su techniniu sąveikumu) kartais įvardijamas kaip semantinio sąveikumo prielaida. Jis užtikrina, kad tikslus keičiamų duomenų ir informacijos formatas ir reikšmė būtų išsaugomi ir suprantami per visų šalių mainus, kitaip tariant, „kas siunčiama, tas ir suprantama“.</w:t>
      </w:r>
    </w:p>
    <w:p w:rsidR="00171EEB" w:rsidP="00171EEB" w:rsidRDefault="00171EEB" w14:paraId="593ABB86" w14:textId="77777777">
      <w:pPr>
        <w:ind w:firstLine="567"/>
        <w:rPr>
          <w:rFonts w:ascii="Times New Roman" w:hAnsi="Times New Roman" w:cs="Times New Roman"/>
        </w:rPr>
      </w:pPr>
      <w:r w:rsidRPr="2E260C7A">
        <w:rPr>
          <w:rFonts w:ascii="Times New Roman" w:hAnsi="Times New Roman" w:cs="Times New Roman"/>
        </w:rPr>
        <w:t xml:space="preserve">Semantikos sampratą išplečiame ir peržengia „vien mašininio“ lygmens ribas: semantinis sluoksnis reikalauja, kad ir žmonės (bendruomenės, paslaugų teikėjai, naudotojai) būtų pakankamai susiderinę, kad komunikacija būtų sklandi. Pavyzdžiui, paslaugų lygio susitarimai (angl. </w:t>
      </w:r>
      <w:r w:rsidRPr="2E260C7A">
        <w:rPr>
          <w:rFonts w:ascii="Times New Roman" w:hAnsi="Times New Roman" w:cs="Times New Roman"/>
          <w:i/>
          <w:iCs/>
        </w:rPr>
        <w:t>Service Level Agreement</w:t>
      </w:r>
      <w:r w:rsidRPr="2E260C7A">
        <w:rPr>
          <w:rFonts w:ascii="Times New Roman" w:hAnsi="Times New Roman" w:cs="Times New Roman"/>
        </w:rPr>
        <w:t>) (toliau – SLA) turi remtis bendrais semantiniais artefaktais, reikia turėti minimalų bendrų metaduomenų formatų rinkinį bei bendrus semantinius artefaktus (pvz., ontologijas, tezaurus) tiek tyrėjų bendruomenių viduje, tiek tarp jų, kartu užtikrinant aiškią šių artefaktų valdyseną.</w:t>
      </w:r>
    </w:p>
    <w:p w:rsidRPr="00BB081A" w:rsidR="00171EEB" w:rsidP="00171EEB" w:rsidRDefault="00171EEB" w14:paraId="3D38D8F3" w14:textId="77777777">
      <w:pPr>
        <w:ind w:firstLine="567"/>
        <w:rPr>
          <w:rFonts w:ascii="Times New Roman" w:hAnsi="Times New Roman" w:cs="Times New Roman"/>
        </w:rPr>
      </w:pPr>
    </w:p>
    <w:p w:rsidRPr="00BB081A" w:rsidR="00171EEB" w:rsidP="00171EEB" w:rsidRDefault="00171EEB" w14:paraId="48E7B0E0" w14:textId="1B88B1B3">
      <w:pPr>
        <w:rPr>
          <w:rFonts w:ascii="Times New Roman" w:hAnsi="Times New Roman" w:cs="Times New Roman"/>
        </w:rPr>
      </w:pPr>
      <w:r w:rsidRPr="2E260C7A">
        <w:rPr>
          <w:rFonts w:ascii="Times New Roman" w:hAnsi="Times New Roman" w:cs="Times New Roman"/>
          <w:b/>
          <w:bCs/>
        </w:rPr>
        <w:t>EOSC</w:t>
      </w:r>
      <w:r w:rsidR="00613AD0">
        <w:rPr>
          <w:rFonts w:ascii="Times New Roman" w:hAnsi="Times New Roman" w:cs="Times New Roman"/>
          <w:b/>
          <w:bCs/>
        </w:rPr>
        <w:t>-</w:t>
      </w:r>
      <w:r w:rsidRPr="2E260C7A">
        <w:rPr>
          <w:rFonts w:ascii="Times New Roman" w:hAnsi="Times New Roman" w:cs="Times New Roman"/>
          <w:b/>
          <w:bCs/>
        </w:rPr>
        <w:t>IF minimalūs reikalavimai ir rekomendacijos semantiniam sąveikumo sluoksniui</w:t>
      </w:r>
    </w:p>
    <w:p w:rsidRPr="00BB081A" w:rsidR="00171EEB" w:rsidP="00171EEB" w:rsidRDefault="00171EEB" w14:paraId="7B796FF7" w14:textId="7748CB0C">
      <w:pPr>
        <w:ind w:firstLine="567"/>
        <w:rPr>
          <w:rFonts w:ascii="Times New Roman" w:hAnsi="Times New Roman" w:cs="Times New Roman"/>
        </w:rPr>
      </w:pPr>
      <w:r w:rsidRPr="00BB081A">
        <w:rPr>
          <w:rFonts w:ascii="Times New Roman" w:hAnsi="Times New Roman" w:cs="Times New Roman"/>
        </w:rPr>
        <w:t>EOSC sąveikumo sistema (IF)</w:t>
      </w:r>
      <w:r w:rsidRPr="00BB081A">
        <w:rPr>
          <w:rStyle w:val="Puslapioinaosnuoroda"/>
          <w:rFonts w:ascii="Times New Roman" w:hAnsi="Times New Roman" w:cs="Times New Roman"/>
          <w:color w:val="000000" w:themeColor="text1"/>
        </w:rPr>
        <w:footnoteReference w:id="19"/>
      </w:r>
      <w:r w:rsidRPr="00BB081A">
        <w:rPr>
          <w:rFonts w:ascii="Times New Roman" w:hAnsi="Times New Roman" w:cs="Times New Roman"/>
        </w:rPr>
        <w:t xml:space="preserve"> semantinio sąveikumo  sluoksnį nagrinėja per FAIR skaitmeninių objektų (</w:t>
      </w:r>
      <w:r w:rsidR="00A24F93">
        <w:rPr>
          <w:rFonts w:ascii="Times New Roman" w:hAnsi="Times New Roman" w:cs="Times New Roman"/>
        </w:rPr>
        <w:t xml:space="preserve">angl. </w:t>
      </w:r>
      <w:r w:rsidRPr="00A24F93">
        <w:rPr>
          <w:rFonts w:ascii="Times New Roman" w:hAnsi="Times New Roman" w:cs="Times New Roman"/>
          <w:i/>
          <w:iCs/>
        </w:rPr>
        <w:t>FAIR Digital Objects</w:t>
      </w:r>
      <w:r w:rsidRPr="00BB081A">
        <w:rPr>
          <w:rFonts w:ascii="Times New Roman" w:hAnsi="Times New Roman" w:cs="Times New Roman"/>
        </w:rPr>
        <w:t xml:space="preserve">, </w:t>
      </w:r>
      <w:r w:rsidR="00A24F93">
        <w:rPr>
          <w:rFonts w:ascii="Times New Roman" w:hAnsi="Times New Roman" w:cs="Times New Roman"/>
        </w:rPr>
        <w:t xml:space="preserve">toliau – </w:t>
      </w:r>
      <w:r w:rsidRPr="00BB081A">
        <w:rPr>
          <w:rFonts w:ascii="Times New Roman" w:hAnsi="Times New Roman" w:cs="Times New Roman"/>
        </w:rPr>
        <w:t>FDO) modelį: EOSC ekosistemoje siekiama, kad paslaugų teikėjai, duomenų teikėjai ir paslaugų vartotojai turėtų bendrą sutartą būdą, kaip skaitmeniniai objektai yra skaitomi, interpretuojami ir naudojami. Tam reikalingas susitarimas dėl nuorodų į bendrus išteklius, kurie aprašo objekto reikšmę ir kitus sąveikumui kritinius aspektus.</w:t>
      </w:r>
    </w:p>
    <w:p w:rsidR="00171EEB" w:rsidP="002F1085" w:rsidRDefault="00171EEB" w14:paraId="7CC95AD3" w14:textId="4A4F8F88">
      <w:pPr>
        <w:ind w:firstLine="567"/>
        <w:rPr>
          <w:rFonts w:ascii="Times New Roman" w:hAnsi="Times New Roman" w:cs="Times New Roman"/>
        </w:rPr>
      </w:pPr>
      <w:r w:rsidRPr="2E260C7A">
        <w:rPr>
          <w:rFonts w:ascii="Times New Roman" w:hAnsi="Times New Roman" w:cs="Times New Roman"/>
        </w:rPr>
        <w:t>Esminė mintis – FDO metaduomenys nėra vienas monolitinis blokas. Jie suprantami kaip sluoksniuota metaduomenų struktūra, kur atskiri metaduomenų elementai nukreipia į skirtingus sąveikumo poreikius (techninius, semantinius, organizacinius, teisinius). Semantinio sluoksnio požiūriu tai reiškia, kad prasmės užtikrinimas įgyvendinamas per nuorodas (dažnai su</w:t>
      </w:r>
      <w:ins w:author="Jolanta Šinkūnienė" w:date="2026-03-26T09:57:00Z" w:id="360">
        <w:r w:rsidR="002F1085">
          <w:rPr>
            <w:rFonts w:ascii="Times New Roman" w:hAnsi="Times New Roman" w:cs="Times New Roman"/>
          </w:rPr>
          <w:t xml:space="preserve"> </w:t>
        </w:r>
        <w:r w:rsidRPr="2E260C7A" w:rsidR="002F1085">
          <w:rPr>
            <w:rFonts w:ascii="Times New Roman" w:hAnsi="Times New Roman" w:cs="Times New Roman"/>
          </w:rPr>
          <w:t>nekintan</w:t>
        </w:r>
        <w:r w:rsidR="002F1085">
          <w:rPr>
            <w:rFonts w:ascii="Times New Roman" w:hAnsi="Times New Roman" w:cs="Times New Roman"/>
          </w:rPr>
          <w:t>čiu</w:t>
        </w:r>
        <w:r w:rsidRPr="2E260C7A" w:rsidR="002F1085">
          <w:rPr>
            <w:rFonts w:ascii="Times New Roman" w:hAnsi="Times New Roman" w:cs="Times New Roman"/>
          </w:rPr>
          <w:t xml:space="preserve"> identifikatoriu</w:t>
        </w:r>
        <w:r w:rsidR="002F1085">
          <w:rPr>
            <w:rFonts w:ascii="Times New Roman" w:hAnsi="Times New Roman" w:cs="Times New Roman"/>
          </w:rPr>
          <w:t>mi</w:t>
        </w:r>
        <w:r w:rsidRPr="2E260C7A" w:rsidR="002F1085">
          <w:rPr>
            <w:rFonts w:ascii="Times New Roman" w:hAnsi="Times New Roman" w:cs="Times New Roman"/>
          </w:rPr>
          <w:t xml:space="preserve"> (angl. </w:t>
        </w:r>
      </w:ins>
      <w:ins w:author="Jolanta Šinkūnienė" w:date="2026-03-26T20:29:00Z" w:id="361">
        <w:r w:rsidR="00B9452B">
          <w:rPr>
            <w:rFonts w:ascii="Times New Roman" w:hAnsi="Times New Roman" w:cs="Times New Roman"/>
            <w:i/>
            <w:iCs/>
          </w:rPr>
          <w:t>P</w:t>
        </w:r>
      </w:ins>
      <w:ins w:author="Jolanta Šinkūnienė" w:date="2026-03-26T09:57:00Z" w:id="362">
        <w:r w:rsidRPr="2E260C7A" w:rsidR="002F1085">
          <w:rPr>
            <w:rFonts w:ascii="Times New Roman" w:hAnsi="Times New Roman" w:cs="Times New Roman"/>
            <w:i/>
            <w:iCs/>
          </w:rPr>
          <w:t xml:space="preserve">ersistent </w:t>
        </w:r>
      </w:ins>
      <w:ins w:author="Jolanta Šinkūnienė" w:date="2026-03-26T20:29:00Z" w:id="363">
        <w:r w:rsidR="00B9452B">
          <w:rPr>
            <w:rFonts w:ascii="Times New Roman" w:hAnsi="Times New Roman" w:cs="Times New Roman"/>
            <w:i/>
            <w:iCs/>
          </w:rPr>
          <w:t>I</w:t>
        </w:r>
      </w:ins>
      <w:ins w:author="Jolanta Šinkūnienė" w:date="2026-03-26T09:57:00Z" w:id="364">
        <w:r w:rsidRPr="2E260C7A" w:rsidR="002F1085">
          <w:rPr>
            <w:rFonts w:ascii="Times New Roman" w:hAnsi="Times New Roman" w:cs="Times New Roman"/>
            <w:i/>
            <w:iCs/>
          </w:rPr>
          <w:t>dentifier</w:t>
        </w:r>
        <w:r w:rsidRPr="2E260C7A" w:rsidR="002F1085">
          <w:rPr>
            <w:rFonts w:ascii="Times New Roman" w:hAnsi="Times New Roman" w:cs="Times New Roman"/>
          </w:rPr>
          <w:t>)</w:t>
        </w:r>
      </w:ins>
      <w:r w:rsidRPr="2E260C7A">
        <w:rPr>
          <w:rFonts w:ascii="Times New Roman" w:hAnsi="Times New Roman" w:cs="Times New Roman"/>
        </w:rPr>
        <w:t xml:space="preserve"> </w:t>
      </w:r>
      <w:ins w:author="Jolanta Šinkūnienė" w:date="2026-03-26T09:58:00Z" w:id="365">
        <w:r w:rsidR="002F1085">
          <w:rPr>
            <w:rFonts w:ascii="Times New Roman" w:hAnsi="Times New Roman" w:cs="Times New Roman"/>
          </w:rPr>
          <w:t xml:space="preserve">(toliau – </w:t>
        </w:r>
      </w:ins>
      <w:r w:rsidRPr="2E260C7A">
        <w:rPr>
          <w:rFonts w:ascii="Times New Roman" w:hAnsi="Times New Roman" w:cs="Times New Roman"/>
        </w:rPr>
        <w:t>PID</w:t>
      </w:r>
      <w:ins w:author="Jolanta Šinkūnienė" w:date="2026-03-26T09:58:00Z" w:id="366">
        <w:r w:rsidR="002F1085">
          <w:rPr>
            <w:rFonts w:ascii="Times New Roman" w:hAnsi="Times New Roman" w:cs="Times New Roman"/>
          </w:rPr>
          <w:t>)</w:t>
        </w:r>
      </w:ins>
      <w:r w:rsidRPr="2E260C7A">
        <w:rPr>
          <w:rFonts w:ascii="Times New Roman" w:hAnsi="Times New Roman" w:cs="Times New Roman"/>
        </w:rPr>
        <w:t>) į bendrus semantinius artefaktus, kurie suteikia aiškias, mašinai skaitomas sąvokų ir savybių reikšmes.</w:t>
      </w:r>
    </w:p>
    <w:p w:rsidR="00171EEB" w:rsidP="00171EEB" w:rsidRDefault="00171EEB" w14:paraId="53AE59D8" w14:textId="77777777">
      <w:pPr>
        <w:ind w:firstLine="567"/>
        <w:rPr>
          <w:rFonts w:ascii="Times New Roman" w:hAnsi="Times New Roman" w:cs="Times New Roman"/>
        </w:rPr>
      </w:pPr>
      <w:r w:rsidRPr="2E260C7A">
        <w:rPr>
          <w:rFonts w:ascii="Times New Roman" w:hAnsi="Times New Roman" w:cs="Times New Roman"/>
        </w:rPr>
        <w:t>Kartu pabrėžiama granuliarumo (smulkumo) idėja: FDO gali egzistuoti keliuose lygiuose (pvz., visas duomenų rinkinys ir jo dalys, ar net kintamasis), o sąveikumui reikalingos nuorodos į FAIR išteklius turi būti užtikrinamos nepriklausomai nuo to, kuriame lygyje objektas vartojamas. Tokia dekompozicija leidžia semantines nuorodas (į sąvokas, apibrėžimus, schemas) perkelti į smulkesnius vienetus ir taip padidinti paieškos, jungimo bei pakartotinio panaudojimo tikslumą.</w:t>
      </w:r>
    </w:p>
    <w:p w:rsidR="00171EEB" w:rsidP="00171EEB" w:rsidRDefault="00171EEB" w14:paraId="62B9A3C9" w14:textId="0EB71DF5">
      <w:pPr>
        <w:ind w:firstLine="567"/>
        <w:rPr>
          <w:rFonts w:ascii="Times New Roman" w:hAnsi="Times New Roman" w:cs="Times New Roman"/>
        </w:rPr>
      </w:pPr>
      <w:r w:rsidRPr="2E260C7A">
        <w:rPr>
          <w:rFonts w:ascii="Times New Roman" w:hAnsi="Times New Roman" w:cs="Times New Roman"/>
        </w:rPr>
        <w:t xml:space="preserve">Semantinis sąveikumas praktiškai remiasi bendriniais ir tyrėjų bendruomenių specifiniais semantiniais artefaktais, į kuriuos FDO ir jo metaduomenys gali dėti nuorodas. </w:t>
      </w:r>
      <w:r w:rsidRPr="2E260C7A">
        <w:rPr>
          <w:rFonts w:ascii="Times New Roman" w:hAnsi="Times New Roman" w:cs="Times New Roman"/>
        </w:rPr>
        <w:t>EOSC</w:t>
      </w:r>
      <w:r w:rsidR="002F1085">
        <w:rPr>
          <w:rFonts w:ascii="Times New Roman" w:hAnsi="Times New Roman" w:cs="Times New Roman"/>
        </w:rPr>
        <w:t>-</w:t>
      </w:r>
      <w:r w:rsidRPr="2E260C7A">
        <w:rPr>
          <w:rFonts w:ascii="Times New Roman" w:hAnsi="Times New Roman" w:cs="Times New Roman"/>
        </w:rPr>
        <w:t>IF rekomenduoja visą semantikos spektrą: nuo formalių (ontologijos, tezaurai) iki mažiau formalių artefaktų (</w:t>
      </w:r>
      <w:commentRangeStart w:id="367"/>
      <w:r w:rsidRPr="2E260C7A">
        <w:rPr>
          <w:rFonts w:ascii="Times New Roman" w:hAnsi="Times New Roman" w:cs="Times New Roman"/>
        </w:rPr>
        <w:t>UML modeliai</w:t>
      </w:r>
      <w:commentRangeEnd w:id="367"/>
      <w:r w:rsidRPr="2E260C7A">
        <w:rPr>
          <w:rStyle w:val="Komentaronuoroda"/>
          <w:rFonts w:ascii="Times New Roman" w:hAnsi="Times New Roman" w:cs="Times New Roman"/>
          <w:sz w:val="24"/>
          <w:szCs w:val="24"/>
        </w:rPr>
        <w:commentReference w:id="367"/>
      </w:r>
      <w:r w:rsidRPr="2E260C7A">
        <w:rPr>
          <w:rFonts w:ascii="Times New Roman" w:hAnsi="Times New Roman" w:cs="Times New Roman"/>
        </w:rPr>
        <w:t>, duomenų bazių modeliai, XML</w:t>
      </w:r>
      <w:r w:rsidR="00086E57">
        <w:rPr>
          <w:rFonts w:ascii="Times New Roman" w:hAnsi="Times New Roman" w:cs="Times New Roman"/>
        </w:rPr>
        <w:t xml:space="preserve"> </w:t>
      </w:r>
      <w:r w:rsidRPr="00086E57" w:rsidR="00086E57">
        <w:rPr>
          <w:rFonts w:ascii="Times New Roman" w:hAnsi="Times New Roman" w:cs="Times New Roman"/>
        </w:rPr>
        <w:t>(</w:t>
      </w:r>
      <w:r w:rsidRPr="00086E57" w:rsidR="00086E57">
        <w:rPr>
          <w:rFonts w:ascii="Times New Roman" w:hAnsi="Times New Roman" w:cs="Times New Roman"/>
          <w:color w:val="474747"/>
          <w:shd w:val="clear" w:color="auto" w:fill="FFFFFF"/>
        </w:rPr>
        <w:t>(angl. </w:t>
      </w:r>
      <w:r w:rsidRPr="00B9452B" w:rsidR="00086E57">
        <w:rPr>
          <w:rStyle w:val="Emfaz"/>
          <w:rFonts w:ascii="Times New Roman" w:hAnsi="Times New Roman" w:cs="Times New Roman"/>
          <w:color w:val="000000" w:themeColor="text1"/>
          <w:u w:val="single"/>
          <w:shd w:val="clear" w:color="auto" w:fill="FFFFFF"/>
        </w:rPr>
        <w:t>Extensible Markup Language</w:t>
      </w:r>
      <w:r w:rsidRPr="00B9452B" w:rsidR="00086E57">
        <w:rPr>
          <w:rFonts w:ascii="Times New Roman" w:hAnsi="Times New Roman" w:cs="Times New Roman"/>
          <w:color w:val="000000" w:themeColor="text1"/>
          <w:shd w:val="clear" w:color="auto" w:fill="FFFFFF"/>
        </w:rPr>
        <w:t>)</w:t>
      </w:r>
      <w:r w:rsidRPr="00B9452B">
        <w:rPr>
          <w:rFonts w:ascii="Times New Roman" w:hAnsi="Times New Roman" w:cs="Times New Roman"/>
          <w:color w:val="000000" w:themeColor="text1"/>
        </w:rPr>
        <w:t xml:space="preserve"> sc</w:t>
      </w:r>
      <w:r w:rsidRPr="2E260C7A">
        <w:rPr>
          <w:rFonts w:ascii="Times New Roman" w:hAnsi="Times New Roman" w:cs="Times New Roman"/>
        </w:rPr>
        <w:t>hemos). Akcentuojama, kad net mažiau formalūs artefaktai gali stiprinti sąveikumą, jei jie pateikia mašinai interpretuojamas nuorodas į formalesnius apibrėžimus (pvz., UML klasę „Asmuo“ susiejant su ontologijos sąvoka).</w:t>
      </w:r>
    </w:p>
    <w:p w:rsidRPr="00BB081A" w:rsidR="00171EEB" w:rsidP="00171EEB" w:rsidRDefault="00171EEB" w14:paraId="06CD3A94" w14:textId="7A1869AC">
      <w:pPr>
        <w:ind w:firstLine="567"/>
        <w:rPr>
          <w:rFonts w:ascii="Times New Roman" w:hAnsi="Times New Roman" w:cs="Times New Roman"/>
        </w:rPr>
      </w:pPr>
      <w:r w:rsidRPr="2E260C7A">
        <w:rPr>
          <w:rFonts w:ascii="Times New Roman" w:hAnsi="Times New Roman" w:cs="Times New Roman"/>
        </w:rPr>
        <w:t>Semantinis sluoksnis sukonkretinamas, parodant, kaip jį praktiškai įgyvendinti pasitelkiant konceptuali</w:t>
      </w:r>
      <w:r w:rsidR="0043712A">
        <w:rPr>
          <w:rFonts w:ascii="Times New Roman" w:hAnsi="Times New Roman" w:cs="Times New Roman"/>
        </w:rPr>
        <w:t>a</w:t>
      </w:r>
      <w:r w:rsidRPr="2E260C7A">
        <w:rPr>
          <w:rFonts w:ascii="Times New Roman" w:hAnsi="Times New Roman" w:cs="Times New Roman"/>
        </w:rPr>
        <w:t xml:space="preserve">s metaduomenų sistemas (generic metadata frameworks / conceptual metadata standards) ir duomenų tipų registrų modelius: jos apibrėžia, kaip metaduomenys turi būti konstruojami ir kokios metaduomenų sąvokos vartojamos, paliekant srities specifiką srities standartams. </w:t>
      </w:r>
    </w:p>
    <w:p w:rsidRPr="00BB081A" w:rsidR="00171EEB" w:rsidP="005C179D" w:rsidRDefault="00171EEB" w14:paraId="0A4CEA1B" w14:textId="77777777">
      <w:pPr>
        <w:pStyle w:val="Antrat4"/>
      </w:pPr>
    </w:p>
    <w:p w:rsidRPr="00D56B90" w:rsidR="00171EEB" w:rsidP="00D56B90" w:rsidRDefault="00171EEB" w14:paraId="43BDB2F9" w14:textId="06025180">
      <w:pPr>
        <w:rPr>
          <w:rFonts w:ascii="Times New Roman" w:hAnsi="Times New Roman" w:cs="Times New Roman"/>
          <w:b/>
          <w:bCs/>
        </w:rPr>
      </w:pPr>
      <w:r w:rsidRPr="00D56B90">
        <w:rPr>
          <w:rFonts w:ascii="Times New Roman" w:hAnsi="Times New Roman" w:cs="Times New Roman"/>
          <w:b/>
          <w:bCs/>
        </w:rPr>
        <w:t>Organizacinis sąveikumas</w:t>
      </w:r>
    </w:p>
    <w:p w:rsidRPr="00955FC3" w:rsidR="00171EEB" w:rsidP="00171EEB" w:rsidRDefault="00171EEB" w14:paraId="5F87D7E4" w14:textId="6832F779">
      <w:pPr>
        <w:ind w:firstLine="567"/>
        <w:rPr>
          <w:rFonts w:ascii="Times New Roman" w:hAnsi="Times New Roman" w:cs="Times New Roman"/>
          <w:lang w:val="es-ES"/>
        </w:rPr>
      </w:pPr>
      <w:r w:rsidRPr="00BB081A" w:rsidR="5A79FFE0">
        <w:rPr>
          <w:rFonts w:ascii="Times New Roman" w:hAnsi="Times New Roman" w:cs="Times New Roman"/>
        </w:rPr>
        <w:t>Organizacinis sąveikumas</w:t>
      </w:r>
      <w:r w:rsidR="1E5F39EE">
        <w:rPr>
          <w:rFonts w:ascii="Times New Roman" w:hAnsi="Times New Roman" w:cs="Times New Roman"/>
        </w:rPr>
        <w:t xml:space="preserve"> </w:t>
      </w:r>
      <w:r w:rsidRPr="2E260C7A" w:rsidR="1E5F39EE">
        <w:rPr>
          <w:rFonts w:ascii="Times New Roman" w:hAnsi="Times New Roman" w:cs="Times New Roman"/>
        </w:rPr>
        <w:t>(</w:t>
      </w:r>
      <w:r w:rsidR="1E5F39EE">
        <w:rPr>
          <w:rFonts w:ascii="Times New Roman" w:hAnsi="Times New Roman" w:cs="Times New Roman"/>
        </w:rPr>
        <w:t xml:space="preserve">angl. </w:t>
      </w:r>
      <w:r w:rsidRPr="392D3DFA" w:rsidR="1E5F39EE">
        <w:rPr>
          <w:rFonts w:ascii="Times New Roman" w:hAnsi="Times New Roman" w:cs="Times New Roman"/>
          <w:i w:val="1"/>
          <w:iCs w:val="1"/>
        </w:rPr>
        <w:t>organisational</w:t>
      </w:r>
      <w:r w:rsidRPr="392D3DFA" w:rsidR="1E5F39EE">
        <w:rPr>
          <w:rFonts w:ascii="Times New Roman" w:hAnsi="Times New Roman" w:cs="Times New Roman"/>
          <w:i w:val="1"/>
          <w:iCs w:val="1"/>
        </w:rPr>
        <w:t xml:space="preserve"> </w:t>
      </w:r>
      <w:r w:rsidRPr="392D3DFA" w:rsidR="1E5F39EE">
        <w:rPr>
          <w:rFonts w:ascii="Times New Roman" w:hAnsi="Times New Roman" w:cs="Times New Roman"/>
          <w:i w:val="1"/>
          <w:iCs w:val="1"/>
        </w:rPr>
        <w:t xml:space="preserve">interoperability</w:t>
      </w:r>
      <w:r w:rsidRPr="2E260C7A" w:rsidR="1E5F39EE">
        <w:rPr>
          <w:rFonts w:ascii="Times New Roman" w:hAnsi="Times New Roman" w:cs="Times New Roman"/>
        </w:rPr>
        <w:t xml:space="preserve">) </w:t>
      </w:r>
      <w:r w:rsidRPr="00BB081A" w:rsidR="5A79FFE0">
        <w:rPr>
          <w:rFonts w:ascii="Times New Roman" w:hAnsi="Times New Roman" w:cs="Times New Roman"/>
        </w:rPr>
        <w:t xml:space="preserve"> reiškia būdą, kuriuo viešojo administravimo institucijos derina savo </w:t>
      </w:r>
      <w:commentRangeStart w:id="368"/>
      <w:commentRangeStart w:id="1082989254"/>
      <w:del w:author="Vartotojas svečias" w:date="2026-03-29T20:55:00.016Z" w16du:dateUtc="2026-03-29T20:55:00.016Z" w:id="1142326436">
        <w:r w:rsidRPr="392D3DFA" w:rsidDel="5A79FFE0">
          <w:rPr>
            <w:rFonts w:ascii="Times New Roman" w:hAnsi="Times New Roman" w:cs="Times New Roman"/>
          </w:rPr>
          <w:delText>v</w:delText>
        </w:r>
      </w:del>
      <w:del w:author="Vartotojas svečias" w:date="2026-03-29T20:54:58.229Z" w16du:dateUtc="2026-03-29T20:54:58.229Z" w:id="2100180257">
        <w:r w:rsidRPr="392D3DFA" w:rsidDel="5A79FFE0">
          <w:rPr>
            <w:rFonts w:ascii="Times New Roman" w:hAnsi="Times New Roman" w:cs="Times New Roman"/>
          </w:rPr>
          <w:delText>erslo</w:delText>
        </w:r>
      </w:del>
      <w:commentRangeEnd w:id="368"/>
      <w:r w:rsidRPr="00BB081A">
        <w:rPr>
          <w:rStyle w:val="Komentaronuoroda"/>
          <w:rFonts w:ascii="Times New Roman" w:hAnsi="Times New Roman" w:cs="Times New Roman"/>
          <w:sz w:val="24"/>
          <w:szCs w:val="24"/>
        </w:rPr>
        <w:commentReference w:id="368"/>
      </w:r>
      <w:commentRangeEnd w:id="1082989254"/>
      <w:r>
        <w:rPr>
          <w:rStyle w:val="CommentReference"/>
        </w:rPr>
        <w:commentReference w:id="1082989254"/>
      </w:r>
      <w:r w:rsidRPr="00BB081A" w:rsidR="5A79FFE0">
        <w:rPr>
          <w:rFonts w:ascii="Times New Roman" w:hAnsi="Times New Roman" w:cs="Times New Roman"/>
        </w:rPr>
        <w:t xml:space="preserve"> procesus, pareigas ir lūkesčius, kad pasiektų bendrai sutartus ir abipusiai naudingus tikslus. </w:t>
      </w:r>
      <w:r w:rsidRPr="00955FC3" w:rsidR="5A79FFE0">
        <w:rPr>
          <w:rFonts w:ascii="Times New Roman" w:hAnsi="Times New Roman" w:cs="Times New Roman"/>
          <w:lang w:val="es-ES"/>
        </w:rPr>
        <w:t xml:space="preserve">Praktiškai</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 xml:space="preserve">organizacinis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 xml:space="preserve">sąveikumas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 xml:space="preserve">reiškia</w:t>
      </w:r>
      <w:del w:author="Vartotojas svečias" w:date="2026-03-29T20:55:05.116Z" w16du:dateUtc="2026-03-29T20:55:05.116Z" w:id="1207999717">
        <w:r w:rsidRPr="392D3DFA" w:rsidDel="5A79FFE0">
          <w:rPr>
            <w:rFonts w:ascii="Times New Roman" w:hAnsi="Times New Roman" w:cs="Times New Roman"/>
            <w:lang w:val="es-ES"/>
          </w:rPr>
          <w:delText xml:space="preserve"> </w:delText>
        </w:r>
      </w:del>
      <w:commentRangeStart w:id="369"/>
      <w:del w:author="Vartotojas svečias" w:date="2026-03-29T20:55:05.116Z" w16du:dateUtc="2026-03-29T20:55:05.116Z" w:id="1387290290">
        <w:r w:rsidRPr="392D3DFA" w:rsidDel="5A79FFE0">
          <w:rPr>
            <w:rFonts w:ascii="Times New Roman" w:hAnsi="Times New Roman" w:cs="Times New Roman"/>
            <w:lang w:val="es-ES"/>
          </w:rPr>
          <w:delText>verslo</w:delText>
        </w:r>
      </w:del>
      <w:r w:rsidRPr="00955FC3" w:rsidR="5A79FFE0">
        <w:rPr>
          <w:rFonts w:ascii="Times New Roman" w:hAnsi="Times New Roman" w:cs="Times New Roman"/>
          <w:lang w:val="es-ES"/>
        </w:rPr>
        <w:t xml:space="preserve"> </w:t>
      </w:r>
      <w:commentRangeEnd w:id="369"/>
      <w:r w:rsidRPr="00955FC3" w:rsidR="0043712A">
        <w:rPr>
          <w:rStyle w:val="Komentaronuoroda"/>
          <w:rFonts w:ascii="Times New Roman" w:hAnsi="Times New Roman" w:cs="Times New Roman"/>
          <w:sz w:val="24"/>
          <w:szCs w:val="24"/>
          <w:lang w:val="es-ES"/>
        </w:rPr>
        <w:commentReference w:id="369"/>
      </w:r>
      <w:r w:rsidRPr="00955FC3" w:rsidR="5A79FFE0">
        <w:rPr>
          <w:rFonts w:ascii="Times New Roman" w:hAnsi="Times New Roman" w:cs="Times New Roman"/>
          <w:lang w:val="es-ES"/>
        </w:rPr>
        <w:t>procesų</w:t>
      </w:r>
      <w:r w:rsidRPr="00955FC3" w:rsidR="5A79FFE0">
        <w:rPr>
          <w:rFonts w:ascii="Times New Roman" w:hAnsi="Times New Roman" w:cs="Times New Roman"/>
          <w:lang w:val="es-ES"/>
        </w:rPr>
        <w:t xml:space="preserve"> ir </w:t>
      </w:r>
      <w:r w:rsidRPr="00955FC3" w:rsidR="5A79FFE0">
        <w:rPr>
          <w:rFonts w:ascii="Times New Roman" w:hAnsi="Times New Roman" w:cs="Times New Roman"/>
          <w:lang w:val="es-ES"/>
        </w:rPr>
        <w:t>atitinkamos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keičiamos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informacijos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dokumentavimą</w:t>
      </w:r>
      <w:r w:rsidRPr="00955FC3" w:rsidR="5A79FFE0">
        <w:rPr>
          <w:rFonts w:ascii="Times New Roman" w:hAnsi="Times New Roman" w:cs="Times New Roman"/>
          <w:lang w:val="es-ES"/>
        </w:rPr>
        <w:t xml:space="preserve"> ir </w:t>
      </w:r>
      <w:r w:rsidRPr="00955FC3" w:rsidR="5A79FFE0">
        <w:rPr>
          <w:rFonts w:ascii="Times New Roman" w:hAnsi="Times New Roman" w:cs="Times New Roman"/>
          <w:lang w:val="es-ES"/>
        </w:rPr>
        <w:t>integravimą</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arba</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suderinimą</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Organizacinio</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sąveikumo</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tikslas</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taip</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pat</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yra</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patenkinti</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naudotojų</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poreikį</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turėti</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paslaugų</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pasiekiamumą</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lengvą</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atpažįstamumą</w:t>
      </w:r>
      <w:r w:rsidRPr="00955FC3" w:rsidR="5A79FFE0">
        <w:rPr>
          <w:rFonts w:ascii="Times New Roman" w:hAnsi="Times New Roman" w:cs="Times New Roman"/>
          <w:lang w:val="es-ES"/>
        </w:rPr>
        <w:t xml:space="preserve">, </w:t>
      </w:r>
      <w:r w:rsidRPr="00955FC3" w:rsidR="5A79FFE0">
        <w:rPr>
          <w:rFonts w:ascii="Times New Roman" w:hAnsi="Times New Roman" w:cs="Times New Roman"/>
          <w:lang w:val="es-ES"/>
        </w:rPr>
        <w:t>prieinamumą</w:t>
      </w:r>
      <w:r w:rsidRPr="00955FC3" w:rsidR="5A79FFE0">
        <w:rPr>
          <w:rFonts w:ascii="Times New Roman" w:hAnsi="Times New Roman" w:cs="Times New Roman"/>
          <w:lang w:val="es-ES"/>
        </w:rPr>
        <w:t xml:space="preserve"> ir </w:t>
      </w:r>
      <w:r w:rsidRPr="00955FC3" w:rsidR="5A79FFE0">
        <w:rPr>
          <w:rFonts w:ascii="Times New Roman" w:hAnsi="Times New Roman" w:cs="Times New Roman"/>
          <w:lang w:val="es-ES"/>
        </w:rPr>
        <w:t>orientaciją</w:t>
      </w:r>
      <w:r w:rsidRPr="00955FC3" w:rsidR="5A79FFE0">
        <w:rPr>
          <w:rFonts w:ascii="Times New Roman" w:hAnsi="Times New Roman" w:cs="Times New Roman"/>
          <w:lang w:val="es-ES"/>
        </w:rPr>
        <w:t xml:space="preserve"> į </w:t>
      </w:r>
      <w:r w:rsidRPr="00955FC3" w:rsidR="5A79FFE0">
        <w:rPr>
          <w:rFonts w:ascii="Times New Roman" w:hAnsi="Times New Roman" w:cs="Times New Roman"/>
          <w:lang w:val="es-ES"/>
        </w:rPr>
        <w:t>naudotojus</w:t>
      </w:r>
      <w:r w:rsidRPr="00955FC3" w:rsidR="5A79FFE0">
        <w:rPr>
          <w:rFonts w:ascii="Times New Roman" w:hAnsi="Times New Roman" w:cs="Times New Roman"/>
          <w:lang w:val="es-ES"/>
        </w:rPr>
        <w:t>.</w:t>
      </w:r>
      <w:r w:rsidRPr="00BB081A">
        <w:rPr>
          <w:rStyle w:val="Puslapioinaosnuoroda"/>
          <w:rFonts w:ascii="Times New Roman" w:hAnsi="Times New Roman" w:cs="Times New Roman"/>
          <w:color w:val="000000" w:themeColor="text1"/>
        </w:rPr>
        <w:footnoteReference w:id="20"/>
      </w:r>
    </w:p>
    <w:p w:rsidRPr="00BB081A" w:rsidR="00171EEB" w:rsidP="00171EEB" w:rsidRDefault="00171EEB" w14:paraId="79723312" w14:textId="10D86E78">
      <w:pPr>
        <w:ind w:firstLine="567"/>
        <w:rPr>
          <w:rFonts w:ascii="Times New Roman" w:hAnsi="Times New Roman" w:cs="Times New Roman"/>
        </w:rPr>
      </w:pPr>
      <w:r w:rsidRPr="00BB081A">
        <w:rPr>
          <w:rFonts w:ascii="Times New Roman" w:hAnsi="Times New Roman" w:cs="Times New Roman"/>
        </w:rPr>
        <w:t xml:space="preserve">Atsižvelgiant į bendrą  </w:t>
      </w:r>
      <w:r w:rsidR="00D70229">
        <w:rPr>
          <w:rFonts w:ascii="Times New Roman" w:hAnsi="Times New Roman" w:cs="Times New Roman"/>
        </w:rPr>
        <w:t>AM</w:t>
      </w:r>
      <w:r w:rsidRPr="00BB081A">
        <w:rPr>
          <w:rFonts w:ascii="Times New Roman" w:hAnsi="Times New Roman" w:cs="Times New Roman"/>
        </w:rPr>
        <w:t xml:space="preserve"> tikslą, kuriuo grindžiama visa EOSC veikla, šis sąveikumo lygis turėtų būti sutelktas į skirtingų organizacijų, teikiančių paslaugas EOSC, procesų dokumentavimą, integravimą ar suderinimą, siekiant užtikrinti, kad tyrėjai galėtų pasiekti  </w:t>
      </w:r>
      <w:r w:rsidR="00D70229">
        <w:rPr>
          <w:rFonts w:ascii="Times New Roman" w:hAnsi="Times New Roman" w:cs="Times New Roman"/>
        </w:rPr>
        <w:t>AM</w:t>
      </w:r>
      <w:r w:rsidRPr="00BB081A">
        <w:rPr>
          <w:rFonts w:ascii="Times New Roman" w:hAnsi="Times New Roman" w:cs="Times New Roman"/>
        </w:rPr>
        <w:t xml:space="preserve"> tikslus. Taip pat turėtų būti aišku, kas yra atsakingas už bendrų sąveikumo paslaugų, tokių kaip paslaugų katalogai, registrai ir bendros PID paslaugos, teikimą (taip pat kūrimą, priežiūrą ir kuravimą).</w:t>
      </w:r>
      <w:r w:rsidRPr="00BB081A">
        <w:rPr>
          <w:rStyle w:val="Puslapioinaosnuoroda"/>
          <w:rFonts w:ascii="Times New Roman" w:hAnsi="Times New Roman" w:cs="Times New Roman"/>
          <w:color w:val="000000" w:themeColor="text1"/>
        </w:rPr>
        <w:footnoteReference w:id="21"/>
      </w:r>
    </w:p>
    <w:p w:rsidRPr="00955FC3" w:rsidR="00171EEB" w:rsidP="00171EEB" w:rsidRDefault="00171EEB" w14:paraId="2D1E334D" w14:textId="77777777">
      <w:pPr>
        <w:ind w:firstLine="567"/>
        <w:rPr>
          <w:rFonts w:ascii="Times New Roman" w:hAnsi="Times New Roman" w:cs="Times New Roman"/>
          <w:lang w:val="es-ES"/>
        </w:rPr>
      </w:pPr>
      <w:r w:rsidRPr="00955FC3">
        <w:rPr>
          <w:rFonts w:ascii="Times New Roman" w:hAnsi="Times New Roman" w:cs="Times New Roman"/>
          <w:lang w:val="es-ES"/>
        </w:rPr>
        <w:t>EOSC sąveikumo sistema pateikia šias rekomendacijas dėl organizacinio sąveikumo</w:t>
      </w:r>
      <w:r w:rsidRPr="00BB081A">
        <w:rPr>
          <w:rStyle w:val="Puslapioinaosnuoroda"/>
          <w:rFonts w:ascii="Times New Roman" w:hAnsi="Times New Roman" w:cs="Times New Roman"/>
          <w:color w:val="000000" w:themeColor="text1"/>
        </w:rPr>
        <w:footnoteReference w:id="22"/>
      </w:r>
      <w:r w:rsidRPr="00955FC3">
        <w:rPr>
          <w:rFonts w:ascii="Times New Roman" w:hAnsi="Times New Roman" w:cs="Times New Roman"/>
          <w:lang w:val="es-ES"/>
        </w:rPr>
        <w:t>:</w:t>
      </w:r>
    </w:p>
    <w:p w:rsidRPr="00955FC3" w:rsidR="00171EEB" w:rsidP="00171EEB" w:rsidRDefault="00171EEB" w14:paraId="7AA2CAE4" w14:textId="77777777">
      <w:pPr>
        <w:pStyle w:val="Sraopastraipa"/>
        <w:numPr>
          <w:ilvl w:val="0"/>
          <w:numId w:val="19"/>
        </w:numPr>
        <w:rPr>
          <w:rFonts w:ascii="Times New Roman" w:hAnsi="Times New Roman" w:cs="Times New Roman"/>
          <w:lang w:val="es-ES"/>
        </w:rPr>
      </w:pPr>
      <w:r w:rsidRPr="2E260C7A">
        <w:rPr>
          <w:rFonts w:ascii="Times New Roman" w:hAnsi="Times New Roman" w:cs="Times New Roman"/>
        </w:rPr>
        <w:t>Į sąveikumą orientuotos dalyvavimo rekomendacijos.</w:t>
      </w:r>
    </w:p>
    <w:p w:rsidRPr="00955FC3" w:rsidR="00171EEB" w:rsidP="00171EEB" w:rsidRDefault="00171EEB" w14:paraId="524E7654" w14:textId="77777777">
      <w:pPr>
        <w:pStyle w:val="Sraopastraipa"/>
        <w:numPr>
          <w:ilvl w:val="0"/>
          <w:numId w:val="19"/>
        </w:numPr>
        <w:rPr>
          <w:rFonts w:ascii="Times New Roman" w:hAnsi="Times New Roman" w:cs="Times New Roman"/>
          <w:lang w:val="es-ES"/>
        </w:rPr>
      </w:pPr>
      <w:r w:rsidRPr="2E260C7A">
        <w:rPr>
          <w:rFonts w:ascii="Times New Roman" w:hAnsi="Times New Roman" w:cs="Times New Roman"/>
        </w:rPr>
        <w:t>Standartizuotų duomenų formatų ir (arba) žodynų naudojimo rekomendacijos ir atitinkami metaduomenys.</w:t>
      </w:r>
    </w:p>
    <w:p w:rsidRPr="00955FC3" w:rsidR="00171EEB" w:rsidP="00171EEB" w:rsidRDefault="00171EEB" w14:paraId="271E44C4" w14:textId="77777777">
      <w:pPr>
        <w:pStyle w:val="Sraopastraipa"/>
        <w:numPr>
          <w:ilvl w:val="0"/>
          <w:numId w:val="19"/>
        </w:numPr>
        <w:rPr>
          <w:rFonts w:ascii="Times New Roman" w:hAnsi="Times New Roman" w:cs="Times New Roman"/>
          <w:lang w:val="es-ES"/>
        </w:rPr>
      </w:pPr>
      <w:r w:rsidRPr="2E260C7A">
        <w:rPr>
          <w:rFonts w:ascii="Times New Roman" w:hAnsi="Times New Roman" w:cs="Times New Roman"/>
        </w:rPr>
        <w:t>Aiškus nuolatinių organizacijos pavadinimų ir funkcijų valdymas.</w:t>
      </w:r>
    </w:p>
    <w:p w:rsidRPr="00D56B90" w:rsidR="00171EEB" w:rsidP="005C179D" w:rsidRDefault="00171EEB" w14:paraId="4F40DB49" w14:textId="77777777">
      <w:pPr>
        <w:pStyle w:val="Antrat4"/>
        <w:rPr>
          <w:rFonts w:ascii="Times New Roman" w:hAnsi="Times New Roman" w:cs="Times New Roman"/>
          <w:b/>
          <w:bCs/>
          <w:lang w:val="es-ES"/>
        </w:rPr>
      </w:pPr>
    </w:p>
    <w:p w:rsidRPr="00D56B90" w:rsidR="00171EEB" w:rsidP="00D56B90" w:rsidRDefault="00171EEB" w14:paraId="06294F52" w14:textId="7090CFBE">
      <w:pPr>
        <w:rPr>
          <w:rFonts w:ascii="Times New Roman" w:hAnsi="Times New Roman" w:cs="Times New Roman"/>
          <w:b/>
          <w:bCs/>
          <w:lang w:val="es-ES"/>
        </w:rPr>
      </w:pPr>
      <w:r w:rsidRPr="00D56B90">
        <w:rPr>
          <w:rFonts w:ascii="Times New Roman" w:hAnsi="Times New Roman" w:cs="Times New Roman"/>
          <w:b/>
          <w:bCs/>
        </w:rPr>
        <w:t>Teisinis sąveikumas</w:t>
      </w:r>
    </w:p>
    <w:p w:rsidRPr="00955FC3" w:rsidR="00171EEB" w:rsidP="00171EEB" w:rsidRDefault="00171EEB" w14:paraId="79D4C16C" w14:textId="3430A3C5">
      <w:pPr>
        <w:ind w:firstLine="567"/>
        <w:rPr>
          <w:rFonts w:ascii="Times New Roman" w:hAnsi="Times New Roman" w:cs="Times New Roman"/>
          <w:lang w:val="es-ES"/>
        </w:rPr>
      </w:pPr>
      <w:r w:rsidRPr="00955FC3">
        <w:rPr>
          <w:rFonts w:ascii="Times New Roman" w:hAnsi="Times New Roman" w:cs="Times New Roman"/>
          <w:lang w:val="es-ES"/>
        </w:rPr>
        <w:t>Teisinis sąveikumas</w:t>
      </w:r>
      <w:r w:rsidR="00663B2E">
        <w:rPr>
          <w:rFonts w:ascii="Times New Roman" w:hAnsi="Times New Roman" w:cs="Times New Roman"/>
          <w:lang w:val="es-ES"/>
        </w:rPr>
        <w:t xml:space="preserve"> </w:t>
      </w:r>
      <w:r w:rsidRPr="2E260C7A" w:rsidR="00663B2E">
        <w:rPr>
          <w:rFonts w:ascii="Times New Roman" w:hAnsi="Times New Roman" w:cs="Times New Roman"/>
        </w:rPr>
        <w:t>(</w:t>
      </w:r>
      <w:r w:rsidR="00663B2E">
        <w:rPr>
          <w:rFonts w:ascii="Times New Roman" w:hAnsi="Times New Roman" w:cs="Times New Roman"/>
        </w:rPr>
        <w:t xml:space="preserve">angl. </w:t>
      </w:r>
      <w:r w:rsidR="00663B2E">
        <w:rPr>
          <w:rFonts w:ascii="Times New Roman" w:hAnsi="Times New Roman" w:cs="Times New Roman"/>
          <w:i/>
          <w:iCs/>
        </w:rPr>
        <w:t>legal</w:t>
      </w:r>
      <w:r w:rsidRPr="00663B2E" w:rsidR="00663B2E">
        <w:rPr>
          <w:rFonts w:ascii="Times New Roman" w:hAnsi="Times New Roman" w:cs="Times New Roman"/>
          <w:i/>
          <w:iCs/>
        </w:rPr>
        <w:t xml:space="preserve"> interoperability</w:t>
      </w:r>
      <w:r w:rsidRPr="2E260C7A" w:rsidR="00663B2E">
        <w:rPr>
          <w:rFonts w:ascii="Times New Roman" w:hAnsi="Times New Roman" w:cs="Times New Roman"/>
        </w:rPr>
        <w:t xml:space="preserve">) </w:t>
      </w:r>
      <w:r w:rsidRPr="00955FC3">
        <w:rPr>
          <w:rFonts w:ascii="Times New Roman" w:hAnsi="Times New Roman" w:cs="Times New Roman"/>
          <w:lang w:val="es-ES"/>
        </w:rPr>
        <w:t xml:space="preserve"> apima įstatymų, politikos, procedūrų ir bendradarbiavimo susitarimų aplinką, reikalingą sklandiems informacijos mainams ir duomenų pakartotiniam naudojimui tarp skirtingų asmenų, organizacijų ir skirtingose jurisdikcijose. Teisinis sąveikumas yra tarp kelių duomenų rinkinių iš skirtingų šaltinių, kai:</w:t>
      </w:r>
      <w:r w:rsidRPr="00BB081A">
        <w:rPr>
          <w:rStyle w:val="Puslapioinaosnuoroda"/>
          <w:rFonts w:ascii="Times New Roman" w:hAnsi="Times New Roman" w:cs="Times New Roman"/>
          <w:color w:val="000000" w:themeColor="text1"/>
        </w:rPr>
        <w:footnoteReference w:id="23"/>
      </w:r>
    </w:p>
    <w:p w:rsidRPr="00955FC3" w:rsidR="00171EEB" w:rsidP="00171EEB" w:rsidRDefault="00171EEB" w14:paraId="720D34C2" w14:textId="77777777">
      <w:pPr>
        <w:pStyle w:val="Sraopastraipa"/>
        <w:numPr>
          <w:ilvl w:val="0"/>
          <w:numId w:val="20"/>
        </w:numPr>
        <w:rPr>
          <w:rFonts w:ascii="Times New Roman" w:hAnsi="Times New Roman" w:cs="Times New Roman"/>
          <w:lang w:val="es-ES"/>
        </w:rPr>
      </w:pPr>
      <w:r w:rsidRPr="2E260C7A">
        <w:rPr>
          <w:rFonts w:ascii="Times New Roman" w:hAnsi="Times New Roman" w:cs="Times New Roman"/>
        </w:rPr>
        <w:t>Kiekvieno duomenų rinkinio teisinio naudojimo sąlygos yra aiškiai ir lengvai nustatomos, paprastai automatizuotomis priemonėmis.</w:t>
      </w:r>
    </w:p>
    <w:p w:rsidRPr="00955FC3" w:rsidR="00171EEB" w:rsidP="00171EEB" w:rsidRDefault="00171EEB" w14:paraId="7FADDF4C" w14:textId="77777777">
      <w:pPr>
        <w:pStyle w:val="Sraopastraipa"/>
        <w:numPr>
          <w:ilvl w:val="0"/>
          <w:numId w:val="20"/>
        </w:numPr>
        <w:rPr>
          <w:rFonts w:ascii="Times New Roman" w:hAnsi="Times New Roman" w:cs="Times New Roman"/>
          <w:lang w:val="es-ES"/>
        </w:rPr>
      </w:pPr>
      <w:r w:rsidRPr="2E260C7A">
        <w:rPr>
          <w:rFonts w:ascii="Times New Roman" w:hAnsi="Times New Roman" w:cs="Times New Roman"/>
        </w:rPr>
        <w:t>Kiekvienam duomenų rinkiniui nustatytos teisinio naudojimo sąlygos leidžia kurti ir naudoti kombinuotus arba išvestinius produktus.</w:t>
      </w:r>
    </w:p>
    <w:p w:rsidRPr="00955FC3" w:rsidR="00171EEB" w:rsidP="00171EEB" w:rsidRDefault="00171EEB" w14:paraId="4C5C6B4F" w14:textId="77777777">
      <w:pPr>
        <w:pStyle w:val="Sraopastraipa"/>
        <w:numPr>
          <w:ilvl w:val="0"/>
          <w:numId w:val="20"/>
        </w:numPr>
        <w:rPr>
          <w:rFonts w:ascii="Times New Roman" w:hAnsi="Times New Roman" w:cs="Times New Roman"/>
          <w:lang w:val="es-ES"/>
        </w:rPr>
      </w:pPr>
      <w:r w:rsidRPr="2E260C7A">
        <w:rPr>
          <w:rFonts w:ascii="Times New Roman" w:hAnsi="Times New Roman" w:cs="Times New Roman"/>
        </w:rPr>
        <w:t>Vartotojai gali teisėtai pasiekti ir naudoti kiekvieną duomenų rinkinį neprašydami duomenų turėtojų leidimo kiekvienu konkrečiu atveju, darant prielaidą, kad tenkinamos sukauptos kiekvieno ir visų duomenų rinkinių naudojimo sąlygos.</w:t>
      </w:r>
    </w:p>
    <w:p w:rsidRPr="00955FC3" w:rsidR="00171EEB" w:rsidP="00171EEB" w:rsidRDefault="00171EEB" w14:paraId="108D838E" w14:textId="77777777">
      <w:pPr>
        <w:pStyle w:val="Sraopastraipa"/>
        <w:numPr>
          <w:ilvl w:val="0"/>
          <w:numId w:val="20"/>
        </w:numPr>
        <w:rPr>
          <w:rFonts w:ascii="Times New Roman" w:hAnsi="Times New Roman" w:cs="Times New Roman"/>
          <w:lang w:val="es-ES"/>
        </w:rPr>
      </w:pPr>
      <w:r w:rsidRPr="2E260C7A">
        <w:rPr>
          <w:rFonts w:ascii="Times New Roman" w:hAnsi="Times New Roman" w:cs="Times New Roman"/>
        </w:rPr>
        <w:t>Kai prieiga prie duomenų yra ribojama, metaduomenys yra FAIR, t. y. naudojami priimti standartai duomenims apibūdinti ir taip sudaromos sąlygos juos atrasti.</w:t>
      </w:r>
    </w:p>
    <w:p w:rsidRPr="00955FC3" w:rsidR="00171EEB" w:rsidP="00171EEB" w:rsidRDefault="00171EEB" w14:paraId="1FFC8780" w14:textId="77777777">
      <w:pPr>
        <w:rPr>
          <w:rFonts w:ascii="Times New Roman" w:hAnsi="Times New Roman" w:cs="Times New Roman"/>
          <w:lang w:val="es-ES"/>
        </w:rPr>
      </w:pPr>
      <w:r w:rsidRPr="00955FC3">
        <w:rPr>
          <w:rFonts w:ascii="Times New Roman" w:hAnsi="Times New Roman" w:cs="Times New Roman"/>
          <w:lang w:val="es-ES"/>
        </w:rPr>
        <w:t xml:space="preserve">Atsižvelgiant į EOSC ir FAIR principus, teisinis sąveikumas visų pirma reikalauja, kad duomenis būtų galima pakartotinai naudoti. Tai susiję su galimybe derinti duomenų rinkinius iš kelių šaltinių, nesukeliant konfliktų su kiekvieno duomenų rinkinio licencijos nustatytais apribojimais </w:t>
      </w:r>
      <w:r w:rsidRPr="00BB081A">
        <w:rPr>
          <w:rStyle w:val="Puslapioinaosnuoroda"/>
          <w:rFonts w:ascii="Times New Roman" w:hAnsi="Times New Roman" w:cs="Times New Roman"/>
          <w:color w:val="000000" w:themeColor="text1"/>
        </w:rPr>
        <w:footnoteReference w:id="24"/>
      </w:r>
      <w:r w:rsidRPr="00955FC3">
        <w:rPr>
          <w:rFonts w:ascii="Times New Roman" w:hAnsi="Times New Roman" w:cs="Times New Roman"/>
          <w:lang w:val="es-ES"/>
        </w:rPr>
        <w:t>.</w:t>
      </w:r>
    </w:p>
    <w:p w:rsidRPr="00955FC3" w:rsidR="00171EEB" w:rsidP="00171EEB" w:rsidRDefault="00171EEB" w14:paraId="35E6F3B8" w14:textId="77777777">
      <w:pPr>
        <w:ind w:firstLine="567"/>
        <w:rPr>
          <w:rFonts w:ascii="Times New Roman" w:hAnsi="Times New Roman" w:cs="Times New Roman"/>
          <w:lang w:val="es-ES"/>
        </w:rPr>
      </w:pPr>
      <w:r w:rsidRPr="00955FC3">
        <w:rPr>
          <w:rFonts w:ascii="Times New Roman" w:hAnsi="Times New Roman" w:cs="Times New Roman"/>
          <w:lang w:val="es-ES"/>
        </w:rPr>
        <w:t xml:space="preserve">EOSC sąveikumo sistema nustato šias teisinio sąveikumo rekomendacijas </w:t>
      </w:r>
      <w:r w:rsidRPr="00BB081A">
        <w:rPr>
          <w:rStyle w:val="Puslapioinaosnuoroda"/>
          <w:rFonts w:ascii="Times New Roman" w:hAnsi="Times New Roman" w:cs="Times New Roman"/>
          <w:color w:val="000000" w:themeColor="text1"/>
        </w:rPr>
        <w:footnoteReference w:id="25"/>
      </w:r>
      <w:r w:rsidRPr="00955FC3">
        <w:rPr>
          <w:rFonts w:ascii="Times New Roman" w:hAnsi="Times New Roman" w:cs="Times New Roman"/>
          <w:lang w:val="es-ES"/>
        </w:rPr>
        <w:t>:</w:t>
      </w:r>
    </w:p>
    <w:p w:rsidRPr="00955FC3" w:rsidR="00171EEB" w:rsidP="00171EEB" w:rsidRDefault="00171EEB" w14:paraId="7820B8DA"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Standartizuotos žmogaus ir kompiuterio skaitomos licencijos su centralizuotu žinių ir palaikymo šaltiniu autorių teisių ir licencijų klausimais.</w:t>
      </w:r>
    </w:p>
    <w:p w:rsidRPr="00EC5C2C" w:rsidR="00171EEB" w:rsidP="00171EEB" w:rsidRDefault="00171EEB" w14:paraId="1A606953" w14:textId="2C2CC22C">
      <w:pPr>
        <w:pStyle w:val="Sraopastraipa"/>
        <w:numPr>
          <w:ilvl w:val="0"/>
          <w:numId w:val="21"/>
        </w:numPr>
        <w:rPr>
          <w:rFonts w:ascii="Times New Roman" w:hAnsi="Times New Roman" w:cs="Times New Roman"/>
        </w:rPr>
      </w:pPr>
      <w:r w:rsidRPr="2E260C7A">
        <w:rPr>
          <w:rFonts w:ascii="Times New Roman" w:hAnsi="Times New Roman" w:cs="Times New Roman"/>
        </w:rPr>
        <w:t xml:space="preserve">Leidžiančios licencijos metaduomenims (ir, pageidautina, duomenims, kai tik įmanoma). </w:t>
      </w:r>
      <w:r w:rsidR="005E7C64">
        <w:rPr>
          <w:rFonts w:ascii="Times New Roman" w:hAnsi="Times New Roman" w:cs="Times New Roman"/>
        </w:rPr>
        <w:t xml:space="preserve">Pirmenybė teikiama </w:t>
      </w:r>
      <w:r w:rsidRPr="2E260C7A">
        <w:rPr>
          <w:rFonts w:ascii="Times New Roman" w:hAnsi="Times New Roman" w:cs="Times New Roman"/>
        </w:rPr>
        <w:t>CC0 licencija</w:t>
      </w:r>
      <w:r w:rsidR="005E7C64">
        <w:rPr>
          <w:rFonts w:ascii="Times New Roman" w:hAnsi="Times New Roman" w:cs="Times New Roman"/>
        </w:rPr>
        <w:t>i</w:t>
      </w:r>
      <w:r w:rsidRPr="2E260C7A">
        <w:rPr>
          <w:rFonts w:ascii="Times New Roman" w:hAnsi="Times New Roman" w:cs="Times New Roman"/>
        </w:rPr>
        <w:t>, o ne CC BY 4.0.</w:t>
      </w:r>
    </w:p>
    <w:p w:rsidRPr="00955FC3" w:rsidR="00171EEB" w:rsidP="00171EEB" w:rsidRDefault="00171EEB" w14:paraId="7FB55ECE"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Skirtingų duomenų rinkinio dalių su skirtingomis licencijomis identifikavimas.</w:t>
      </w:r>
    </w:p>
    <w:p w:rsidRPr="00955FC3" w:rsidR="00171EEB" w:rsidP="00171EEB" w:rsidRDefault="00171EEB" w14:paraId="6C02F3E1" w14:textId="61ABB321">
      <w:pPr>
        <w:pStyle w:val="Sraopastraipa"/>
        <w:numPr>
          <w:ilvl w:val="0"/>
          <w:numId w:val="21"/>
        </w:numPr>
        <w:rPr>
          <w:rFonts w:ascii="Times New Roman" w:hAnsi="Times New Roman" w:cs="Times New Roman"/>
          <w:lang w:val="es-ES"/>
        </w:rPr>
      </w:pPr>
      <w:r w:rsidRPr="392D3DFA" w:rsidR="5A79FFE0">
        <w:rPr>
          <w:rFonts w:ascii="Times New Roman" w:hAnsi="Times New Roman" w:cs="Times New Roman"/>
        </w:rPr>
        <w:t xml:space="preserve">Aiškiai pažymėti pasibaigusio arba neegzistuojančio autorių teisių atvejai, taip pat ir duomenys, skirti </w:t>
      </w:r>
      <w:commentRangeStart w:id="370"/>
      <w:commentRangeStart w:id="1146310334"/>
      <w:r w:rsidRPr="392D3DFA" w:rsidR="5A79FFE0">
        <w:rPr>
          <w:rFonts w:ascii="Times New Roman" w:hAnsi="Times New Roman" w:cs="Times New Roman"/>
        </w:rPr>
        <w:t xml:space="preserve">kūriniams </w:t>
      </w:r>
      <w:ins w:author="Vartotojas svečias" w:date="2026-03-27T10:50:24.188Z" w16du:dateUtc="2026-03-27T10:50:24.188Z" w:id="2042760660">
        <w:r w:rsidRPr="392D3DFA" w:rsidR="3C56A511">
          <w:rPr>
            <w:rFonts w:ascii="Times New Roman" w:hAnsi="Times New Roman" w:cs="Times New Roman"/>
          </w:rPr>
          <w:t>“</w:t>
        </w:r>
      </w:ins>
      <w:r w:rsidRPr="392D3DFA" w:rsidR="5A79FFE0">
        <w:rPr>
          <w:rFonts w:ascii="Times New Roman" w:hAnsi="Times New Roman" w:cs="Times New Roman"/>
        </w:rPr>
        <w:t>našlaičiams</w:t>
      </w:r>
      <w:ins w:author="Vartotojas svečias" w:date="2026-03-27T10:50:29.463Z" w16du:dateUtc="2026-03-27T10:50:29.463Z" w:id="637920161">
        <w:r w:rsidRPr="392D3DFA" w:rsidR="2AC97748">
          <w:rPr>
            <w:rFonts w:ascii="Times New Roman" w:hAnsi="Times New Roman" w:cs="Times New Roman"/>
          </w:rPr>
          <w:t>”</w:t>
        </w:r>
      </w:ins>
      <w:commentRangeEnd w:id="370"/>
      <w:r>
        <w:rPr>
          <w:rStyle w:val="CommentReference"/>
        </w:rPr>
        <w:commentReference w:id="370"/>
      </w:r>
      <w:commentRangeEnd w:id="1146310334"/>
      <w:r>
        <w:rPr>
          <w:rStyle w:val="CommentReference"/>
        </w:rPr>
        <w:commentReference w:id="1146310334"/>
      </w:r>
      <w:r w:rsidRPr="392D3DFA" w:rsidR="5A79FFE0">
        <w:rPr>
          <w:rFonts w:ascii="Times New Roman" w:hAnsi="Times New Roman" w:cs="Times New Roman"/>
        </w:rPr>
        <w:t>.</w:t>
      </w:r>
    </w:p>
    <w:p w:rsidRPr="00955FC3" w:rsidR="00171EEB" w:rsidP="00171EEB" w:rsidRDefault="00171EEB" w14:paraId="4852DFEC"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Aiškus EOSC rekomenduojamų licencijų sąrašas ir jų suderinamumas su valstybių narių rekomenduojamomis licencijomis.</w:t>
      </w:r>
    </w:p>
    <w:p w:rsidRPr="00955FC3" w:rsidR="00171EEB" w:rsidP="00171EEB" w:rsidRDefault="00171EEB" w14:paraId="2E652AD7"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Duomenų rinkinių licencijų raidos stebėjimas laikui bėgant.</w:t>
      </w:r>
    </w:p>
    <w:p w:rsidRPr="00955FC3" w:rsidR="00171EEB" w:rsidP="00171EEB" w:rsidRDefault="00171EEB" w14:paraId="7A29463B"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Suderinta politika ir gairės, kaip elgtis tais atvejais, kai patentų paraiškos pateikimas ar komercinės paslaptys gali būti pažeistos dėl atskleidimo.</w:t>
      </w:r>
    </w:p>
    <w:p w:rsidRPr="00EC5C2C" w:rsidR="00171EEB" w:rsidP="00171EEB" w:rsidRDefault="00171EEB" w14:paraId="1C783441" w14:textId="77777777">
      <w:pPr>
        <w:pStyle w:val="Sraopastraipa"/>
        <w:numPr>
          <w:ilvl w:val="0"/>
          <w:numId w:val="21"/>
        </w:numPr>
        <w:rPr>
          <w:rFonts w:ascii="Times New Roman" w:hAnsi="Times New Roman" w:cs="Times New Roman"/>
        </w:rPr>
      </w:pPr>
      <w:r w:rsidRPr="2E260C7A">
        <w:rPr>
          <w:rFonts w:ascii="Times New Roman" w:hAnsi="Times New Roman" w:cs="Times New Roman"/>
        </w:rPr>
        <w:t>BDAR atitiktis asmens duomenų tvarkymui.</w:t>
      </w:r>
    </w:p>
    <w:p w:rsidRPr="00EC5C2C" w:rsidR="00171EEB" w:rsidP="00171EEB" w:rsidRDefault="00171EEB" w14:paraId="4A796DF7" w14:textId="77777777">
      <w:pPr>
        <w:pStyle w:val="Sraopastraipa"/>
        <w:numPr>
          <w:ilvl w:val="0"/>
          <w:numId w:val="21"/>
        </w:numPr>
        <w:rPr>
          <w:rFonts w:ascii="Times New Roman" w:hAnsi="Times New Roman" w:cs="Times New Roman"/>
        </w:rPr>
      </w:pPr>
      <w:r w:rsidRPr="2E260C7A">
        <w:rPr>
          <w:rFonts w:ascii="Times New Roman" w:hAnsi="Times New Roman" w:cs="Times New Roman"/>
        </w:rPr>
        <w:t>Papildomi prieigos prie duomenų ir jų naudojimo apribojimai taikomi tik esant atitinkamiems teisės aktams arba esant teisėtiems pagrindams.</w:t>
      </w:r>
    </w:p>
    <w:p w:rsidRPr="00955FC3" w:rsidR="00171EEB" w:rsidP="00171EEB" w:rsidRDefault="00171EEB" w14:paraId="2F7C7A18"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Suderintos naudojimo sąlygos įvairiose saugyklose.</w:t>
      </w:r>
    </w:p>
    <w:p w:rsidRPr="00955FC3" w:rsidR="00171EEB" w:rsidP="00171EEB" w:rsidRDefault="00171EEB" w14:paraId="5564AAA2" w14:textId="77777777">
      <w:pPr>
        <w:pStyle w:val="Sraopastraipa"/>
        <w:numPr>
          <w:ilvl w:val="0"/>
          <w:numId w:val="21"/>
        </w:numPr>
        <w:rPr>
          <w:rFonts w:ascii="Times New Roman" w:hAnsi="Times New Roman" w:cs="Times New Roman"/>
          <w:lang w:val="es-ES"/>
        </w:rPr>
      </w:pPr>
      <w:r w:rsidRPr="2E260C7A">
        <w:rPr>
          <w:rFonts w:ascii="Times New Roman" w:hAnsi="Times New Roman" w:cs="Times New Roman"/>
        </w:rPr>
        <w:t>Valstybių narių nacionalinių teisės aktų ir EOSC suderinimas.</w:t>
      </w:r>
    </w:p>
    <w:p w:rsidRPr="00D56B90" w:rsidR="00171EEB" w:rsidP="005C179D" w:rsidRDefault="00171EEB" w14:paraId="11F2E05F" w14:textId="77777777">
      <w:pPr>
        <w:pStyle w:val="Antrat4"/>
        <w:rPr>
          <w:rFonts w:ascii="Times New Roman" w:hAnsi="Times New Roman" w:cs="Times New Roman"/>
          <w:b/>
          <w:bCs/>
          <w:lang w:val="es-ES"/>
        </w:rPr>
      </w:pPr>
    </w:p>
    <w:p w:rsidRPr="00D56B90" w:rsidR="00171EEB" w:rsidP="00D56B90" w:rsidRDefault="00171EEB" w14:paraId="2D9655FC" w14:textId="7AF2A012">
      <w:pPr>
        <w:rPr>
          <w:rFonts w:ascii="Times New Roman" w:hAnsi="Times New Roman" w:cs="Times New Roman"/>
          <w:b/>
          <w:bCs/>
          <w:lang w:val="es-ES"/>
        </w:rPr>
      </w:pPr>
      <w:r w:rsidRPr="00D56B90">
        <w:rPr>
          <w:rFonts w:ascii="Times New Roman" w:hAnsi="Times New Roman" w:cs="Times New Roman"/>
          <w:b/>
          <w:bCs/>
        </w:rPr>
        <w:t>Techninis sąveikumas</w:t>
      </w:r>
    </w:p>
    <w:p w:rsidRPr="00955FC3" w:rsidR="00171EEB" w:rsidP="00171EEB" w:rsidRDefault="00171EEB" w14:paraId="7B6D643C" w14:textId="471AFDB2">
      <w:pPr>
        <w:ind w:firstLine="567"/>
        <w:rPr>
          <w:rFonts w:ascii="Times New Roman" w:hAnsi="Times New Roman" w:cs="Times New Roman"/>
          <w:lang w:val="es-ES"/>
        </w:rPr>
      </w:pPr>
      <w:r w:rsidRPr="2E260C7A">
        <w:rPr>
          <w:rFonts w:ascii="Times New Roman" w:hAnsi="Times New Roman" w:cs="Times New Roman"/>
        </w:rPr>
        <w:t>Techninis sąveikumo sluoksnis (</w:t>
      </w:r>
      <w:r w:rsidR="00663B2E">
        <w:rPr>
          <w:rFonts w:ascii="Times New Roman" w:hAnsi="Times New Roman" w:cs="Times New Roman"/>
        </w:rPr>
        <w:t xml:space="preserve">angl. </w:t>
      </w:r>
      <w:r w:rsidRPr="00663B2E">
        <w:rPr>
          <w:rFonts w:ascii="Times New Roman" w:hAnsi="Times New Roman" w:cs="Times New Roman"/>
          <w:i/>
          <w:iCs/>
        </w:rPr>
        <w:t>technical interoperability</w:t>
      </w:r>
      <w:r w:rsidRPr="2E260C7A">
        <w:rPr>
          <w:rFonts w:ascii="Times New Roman" w:hAnsi="Times New Roman" w:cs="Times New Roman"/>
        </w:rPr>
        <w:t>) apibrėžiamas kaip skirtingų informacinių sistemų ir programinių aplikacijų gebėjimas tarpusavyje komunikuoti ir apsikeisti informacija taip, kad sąveika būtų įmanoma nepaisant skirtingų technologinių realizacijų. Šis sluoksnis apima technines priemones ir taisykles, kurios leidžia sukurti patikimą ryšį tarp sistemų bei užtikrina, kad duomenys (ar kiti skaitmeniniai objektai) galėtų būti perduodami iš vienos sistemos į kitą.</w:t>
      </w:r>
    </w:p>
    <w:p w:rsidRPr="00BB081A" w:rsidR="00171EEB" w:rsidP="00171EEB" w:rsidRDefault="00171EEB" w14:paraId="2EAB3AC6" w14:textId="77777777">
      <w:pPr>
        <w:ind w:firstLine="567"/>
        <w:rPr>
          <w:rFonts w:ascii="Times New Roman" w:hAnsi="Times New Roman" w:cs="Times New Roman"/>
        </w:rPr>
      </w:pPr>
      <w:r w:rsidRPr="2E260C7A">
        <w:rPr>
          <w:rFonts w:ascii="Times New Roman" w:hAnsi="Times New Roman" w:cs="Times New Roman"/>
        </w:rPr>
        <w:t xml:space="preserve">Svarbus ne vien „duomenų persiuntimo“ faktas, bet ir operacinis sąveikumo rezultatas: sistemos turi ne tik išsiųsti ir priimti informaciją, bet ir priimti viena kitos pateikiamus duomenis tokia forma, kad galėtų atlikti reikiamą veiksmą be papildomos žmogaus (operatoriaus) intervencijos. Todėl techninis sluoksnis siejamas su automatizuotu, nuosekliu paslaugų veikimu (angl. </w:t>
      </w:r>
      <w:r w:rsidRPr="2E260C7A">
        <w:rPr>
          <w:rFonts w:ascii="Times New Roman" w:hAnsi="Times New Roman" w:cs="Times New Roman"/>
          <w:i/>
          <w:iCs/>
        </w:rPr>
        <w:t>end-to-end</w:t>
      </w:r>
      <w:r w:rsidRPr="2E260C7A">
        <w:rPr>
          <w:rFonts w:ascii="Times New Roman" w:hAnsi="Times New Roman" w:cs="Times New Roman"/>
        </w:rPr>
        <w:t>), kai rankinis suderinimas tampa išimtimi, o ne taisykle.</w:t>
      </w:r>
    </w:p>
    <w:p w:rsidRPr="00BB081A" w:rsidR="00171EEB" w:rsidP="00171EEB" w:rsidRDefault="00171EEB" w14:paraId="79FA83D6" w14:textId="77777777">
      <w:pPr>
        <w:rPr>
          <w:rFonts w:ascii="Times New Roman" w:hAnsi="Times New Roman" w:cs="Times New Roman"/>
        </w:rPr>
      </w:pPr>
      <w:r w:rsidRPr="2E260C7A">
        <w:rPr>
          <w:rFonts w:ascii="Times New Roman" w:hAnsi="Times New Roman" w:cs="Times New Roman"/>
        </w:rPr>
        <w:t>EOSC kontekste techninis sąveikumas peržengia tradicines duomenų mainų ribas: kalbama ir apie kitų tyrimų artefaktų (pvz., programinės įrangos, paslaugų, darbo srautų, protokolų, net aparatinės įrangos dizainų) perdavimą ir suderinamą panaudojimą. Tai reiškia, kad techninis sluoksnis turi užtikrinti sąlygas ne tik duomenų sklaidai, bet ir suderintam skaitmeninių tyrimų komponentų panaudojimui skirtingose infrastruktūrose ir paslaugų ekosistemose.</w:t>
      </w:r>
    </w:p>
    <w:p w:rsidR="00171EEB" w:rsidP="00171EEB" w:rsidRDefault="00171EEB" w14:paraId="1AA094A4" w14:textId="77777777">
      <w:pPr>
        <w:rPr>
          <w:rFonts w:ascii="Times New Roman" w:hAnsi="Times New Roman" w:cs="Times New Roman"/>
        </w:rPr>
      </w:pPr>
      <w:r w:rsidRPr="2E260C7A">
        <w:rPr>
          <w:rFonts w:ascii="Times New Roman" w:hAnsi="Times New Roman" w:cs="Times New Roman"/>
        </w:rPr>
        <w:t>Remiantis EIF logika, kuria remiasi EOSC-IF, techninis sluoksnis apima programas ir infrastruktūras, kurios įgalina sistemų sujungimą: sąsajų specifikacijas, integravimo ir tarpininkavimo paslaugas, duomenų pateikimą bei apsikeitimą, taip pat saugius komunikacijos protokolus; kartu pažymima, kad kai kuriais atvejais šis sluoksnis gali būti skaidomas į infrastruktūros ir aplikacijų dalis. Tokiu būdu techninis sąveikumas traktuojamas kaip bazinė (bet nepakankama) prielaida platesniam sąveikumui, nes jis sukuria kanalus ir vykdymo terpę, per kurią vėliau gali būti realizuojami semantiniai, organizaciniai ir teisiniai derinimai.</w:t>
      </w:r>
    </w:p>
    <w:p w:rsidRPr="00BB081A" w:rsidR="00AE19C0" w:rsidP="00171EEB" w:rsidRDefault="00AE19C0" w14:paraId="7759539A" w14:textId="77777777">
      <w:pPr>
        <w:rPr>
          <w:rFonts w:ascii="Times New Roman" w:hAnsi="Times New Roman" w:cs="Times New Roman"/>
        </w:rPr>
      </w:pPr>
    </w:p>
    <w:p w:rsidRPr="00BB081A" w:rsidR="00171EEB" w:rsidP="00AE19C0" w:rsidRDefault="00171EEB" w14:paraId="1D7320A3" w14:textId="38E94111">
      <w:pPr>
        <w:rPr>
          <w:rFonts w:ascii="Times New Roman" w:hAnsi="Times New Roman" w:cs="Times New Roman"/>
          <w:b/>
          <w:bCs/>
        </w:rPr>
      </w:pPr>
      <w:r w:rsidRPr="2E260C7A">
        <w:rPr>
          <w:rFonts w:ascii="Times New Roman" w:hAnsi="Times New Roman" w:cs="Times New Roman"/>
          <w:b/>
          <w:bCs/>
        </w:rPr>
        <w:t>EOSC</w:t>
      </w:r>
      <w:r w:rsidR="00AE19C0">
        <w:rPr>
          <w:rFonts w:ascii="Times New Roman" w:hAnsi="Times New Roman" w:cs="Times New Roman"/>
          <w:b/>
          <w:bCs/>
        </w:rPr>
        <w:t>-</w:t>
      </w:r>
      <w:r w:rsidRPr="2E260C7A">
        <w:rPr>
          <w:rFonts w:ascii="Times New Roman" w:hAnsi="Times New Roman" w:cs="Times New Roman"/>
          <w:b/>
          <w:bCs/>
        </w:rPr>
        <w:t>IF minimalūs reikalavimai ir rekomendacijos techniniam sluoksniui</w:t>
      </w:r>
    </w:p>
    <w:p w:rsidR="00AE19C0" w:rsidP="00171EEB" w:rsidRDefault="00AE19C0" w14:paraId="35CFD35D" w14:textId="77777777">
      <w:pPr>
        <w:rPr>
          <w:rFonts w:ascii="Times New Roman" w:hAnsi="Times New Roman" w:cs="Times New Roman"/>
        </w:rPr>
      </w:pPr>
    </w:p>
    <w:p w:rsidRPr="00BB081A" w:rsidR="00171EEB" w:rsidP="00AE19C0" w:rsidRDefault="00171EEB" w14:paraId="64B7C483" w14:textId="111A994D">
      <w:pPr>
        <w:ind w:firstLine="567"/>
        <w:rPr>
          <w:rFonts w:ascii="Times New Roman" w:hAnsi="Times New Roman" w:cs="Times New Roman"/>
        </w:rPr>
      </w:pPr>
      <w:r w:rsidRPr="2E260C7A">
        <w:rPr>
          <w:rFonts w:ascii="Times New Roman" w:hAnsi="Times New Roman" w:cs="Times New Roman"/>
        </w:rPr>
        <w:t>EOSC</w:t>
      </w:r>
      <w:r w:rsidR="00613AD0">
        <w:rPr>
          <w:rFonts w:ascii="Times New Roman" w:hAnsi="Times New Roman" w:cs="Times New Roman"/>
        </w:rPr>
        <w:t>-</w:t>
      </w:r>
      <w:r w:rsidRPr="2E260C7A">
        <w:rPr>
          <w:rFonts w:ascii="Times New Roman" w:hAnsi="Times New Roman" w:cs="Times New Roman"/>
        </w:rPr>
        <w:t xml:space="preserve">IF reikalavimai techniniam sluoksnis yra laikomi minimaliais reikalavimais EOSC sąveikumui, išvedamais iš tipinių bendruomenių patiriamų problemų ir poreikių. </w:t>
      </w:r>
    </w:p>
    <w:p w:rsidRPr="00BB081A" w:rsidR="00171EEB" w:rsidP="00171EEB" w:rsidRDefault="00171EEB" w14:paraId="78FAB160" w14:textId="061A44CC">
      <w:pPr>
        <w:ind w:firstLine="567"/>
        <w:rPr>
          <w:rFonts w:ascii="Times New Roman" w:hAnsi="Times New Roman" w:cs="Times New Roman"/>
        </w:rPr>
      </w:pPr>
      <w:r w:rsidRPr="2E260C7A">
        <w:rPr>
          <w:rFonts w:ascii="Times New Roman" w:hAnsi="Times New Roman" w:cs="Times New Roman"/>
        </w:rPr>
        <w:t>Pirma reikalavimų grupė siejama su tapatybės ir prieigos valdymu: praktikoje autentifikavimas ir autorizavimas dažnai vyksta atskirai kiekvienai bendruomenei/paslaugai, todėl naudotojui tenka kartoti prisijungimo ir teisių suteikimo procesus. EOSC</w:t>
      </w:r>
      <w:r w:rsidR="00AE19C0">
        <w:rPr>
          <w:rFonts w:ascii="Times New Roman" w:hAnsi="Times New Roman" w:cs="Times New Roman"/>
        </w:rPr>
        <w:t>-</w:t>
      </w:r>
      <w:r w:rsidRPr="2E260C7A">
        <w:rPr>
          <w:rFonts w:ascii="Times New Roman" w:hAnsi="Times New Roman" w:cs="Times New Roman"/>
        </w:rPr>
        <w:t>IF pabrėžia poreikį užtikrinti kuo mažiau trikdantį, nuo vienos konkrečios bendruomenės nepriklausomą prisijungimą ir teisių gavimą (</w:t>
      </w:r>
      <w:commentRangeStart w:id="371"/>
      <w:r w:rsidRPr="2E260C7A">
        <w:rPr>
          <w:rFonts w:ascii="Times New Roman" w:hAnsi="Times New Roman" w:cs="Times New Roman"/>
        </w:rPr>
        <w:t>AAI</w:t>
      </w:r>
      <w:commentRangeEnd w:id="371"/>
      <w:r w:rsidRPr="2E260C7A" w:rsidR="00AE19C0">
        <w:rPr>
          <w:rStyle w:val="Komentaronuoroda"/>
          <w:rFonts w:ascii="Times New Roman" w:hAnsi="Times New Roman" w:cs="Times New Roman"/>
          <w:sz w:val="24"/>
          <w:szCs w:val="24"/>
        </w:rPr>
        <w:commentReference w:id="371"/>
      </w:r>
      <w:r w:rsidRPr="2E260C7A">
        <w:rPr>
          <w:rFonts w:ascii="Times New Roman" w:hAnsi="Times New Roman" w:cs="Times New Roman"/>
        </w:rPr>
        <w:t xml:space="preserve">), taip pat platesnį saugumo ir privatumo pagrindą patikimiems mainams. Su tuo susijusi ir rekomendacija turėti aiškiai suprantamus paslaugų lygių susitarimus (SLA), </w:t>
      </w:r>
      <w:commentRangeStart w:id="372"/>
      <w:commentRangeStart w:id="373"/>
      <w:r w:rsidRPr="2E260C7A">
        <w:rPr>
          <w:rFonts w:ascii="Times New Roman" w:hAnsi="Times New Roman" w:cs="Times New Roman"/>
        </w:rPr>
        <w:t>kad paslaugų patikimumas ir įsipareigojimai būtų nuskaitomi skirtingoms disciplinoms.</w:t>
      </w:r>
      <w:commentRangeEnd w:id="372"/>
      <w:r w:rsidRPr="00BB081A">
        <w:rPr>
          <w:rStyle w:val="Komentaronuoroda"/>
          <w:rFonts w:ascii="Times New Roman" w:hAnsi="Times New Roman" w:cs="Times New Roman"/>
          <w:sz w:val="24"/>
          <w:szCs w:val="24"/>
        </w:rPr>
        <w:commentReference w:id="372"/>
      </w:r>
      <w:commentRangeEnd w:id="373"/>
      <w:r>
        <w:rPr>
          <w:rStyle w:val="CommentReference"/>
        </w:rPr>
        <w:commentReference w:id="373"/>
      </w:r>
    </w:p>
    <w:p w:rsidRPr="00BB081A" w:rsidR="00171EEB" w:rsidP="00171EEB" w:rsidRDefault="00171EEB" w14:paraId="44739D45" w14:textId="6302AD9E">
      <w:pPr>
        <w:ind w:firstLine="567"/>
        <w:rPr>
          <w:rFonts w:ascii="Times New Roman" w:hAnsi="Times New Roman" w:cs="Times New Roman"/>
        </w:rPr>
      </w:pPr>
      <w:r w:rsidRPr="2E260C7A">
        <w:rPr>
          <w:rFonts w:ascii="Times New Roman" w:hAnsi="Times New Roman" w:cs="Times New Roman"/>
        </w:rPr>
        <w:t>Antra reikalavimų grupė kyla iš duomenų ir tyrimų objektų heterogeniškumo: skirtingos disciplinos naudoja tiek bendrinius formatus (pvz., CSV, JSON, XML), tiek specifinius modelius, kuriuos sunku tarpusavyje suderinti, ypač kai trūksta antraščių, dokumentacijos ar susitarimų dėl bendrų atributų. Todėl įvardijamas poreikis EOSC kontekste turėti minimalų metaduomenų taikymo profilį (</w:t>
      </w:r>
      <w:r w:rsidR="001877E9">
        <w:rPr>
          <w:rFonts w:ascii="Times New Roman" w:hAnsi="Times New Roman" w:cs="Times New Roman"/>
        </w:rPr>
        <w:t xml:space="preserve">angl. </w:t>
      </w:r>
      <w:r w:rsidRPr="2E260C7A">
        <w:rPr>
          <w:rFonts w:ascii="Times New Roman" w:hAnsi="Times New Roman" w:cs="Times New Roman"/>
          <w:i/>
          <w:iCs/>
        </w:rPr>
        <w:t>minimal metadata application profile</w:t>
      </w:r>
      <w:r w:rsidRPr="2E260C7A">
        <w:rPr>
          <w:rFonts w:ascii="Times New Roman" w:hAnsi="Times New Roman" w:cs="Times New Roman"/>
        </w:rPr>
        <w:t>), kuris leistų vienodai atrasti ir susitvarkyti su duomenimis, nepaisant jų formatų įvairovės. Rekomenduojama užtikrinti lengvą prieigą prie skirtingų formatų duomenų šaltinių ir įrankių, kurie padeda įveikti heterogeniškumą bei integruoti duomenis tarp bendruomenių.</w:t>
      </w:r>
    </w:p>
    <w:p w:rsidRPr="00BB081A" w:rsidR="00171EEB" w:rsidP="00171EEB" w:rsidRDefault="00171EEB" w14:paraId="22654166" w14:textId="0C153A55">
      <w:pPr>
        <w:ind w:firstLine="567"/>
        <w:rPr>
          <w:rFonts w:ascii="Times New Roman" w:hAnsi="Times New Roman" w:cs="Times New Roman"/>
        </w:rPr>
      </w:pPr>
      <w:r w:rsidRPr="2E260C7A">
        <w:rPr>
          <w:rFonts w:ascii="Times New Roman" w:hAnsi="Times New Roman" w:cs="Times New Roman"/>
        </w:rPr>
        <w:t>Trečia reikalavimų grupė - techniniai reikalavimai siejami su paieškos ir suradimo (</w:t>
      </w:r>
      <w:r w:rsidR="001877E9">
        <w:rPr>
          <w:rFonts w:ascii="Times New Roman" w:hAnsi="Times New Roman" w:cs="Times New Roman"/>
        </w:rPr>
        <w:t xml:space="preserve">angl. </w:t>
      </w:r>
      <w:r w:rsidRPr="2E260C7A">
        <w:rPr>
          <w:rFonts w:ascii="Times New Roman" w:hAnsi="Times New Roman" w:cs="Times New Roman"/>
          <w:i/>
          <w:iCs/>
        </w:rPr>
        <w:t>findability</w:t>
      </w:r>
      <w:r w:rsidRPr="2E260C7A">
        <w:rPr>
          <w:rFonts w:ascii="Times New Roman" w:hAnsi="Times New Roman" w:cs="Times New Roman"/>
        </w:rPr>
        <w:t>) infrastruktūra: turi būti galimybė tyrimų duomenis (ir kitus tyrimų objektus) atrasti ne tik „stambiu masteliu“ (</w:t>
      </w:r>
      <w:r w:rsidR="001877E9">
        <w:rPr>
          <w:rFonts w:ascii="Times New Roman" w:hAnsi="Times New Roman" w:cs="Times New Roman"/>
        </w:rPr>
        <w:t xml:space="preserve">angl. </w:t>
      </w:r>
      <w:r w:rsidRPr="2E260C7A">
        <w:rPr>
          <w:rFonts w:ascii="Times New Roman" w:hAnsi="Times New Roman" w:cs="Times New Roman"/>
          <w:i/>
          <w:iCs/>
        </w:rPr>
        <w:t>coarse-grained</w:t>
      </w:r>
      <w:r w:rsidRPr="2E260C7A">
        <w:rPr>
          <w:rFonts w:ascii="Times New Roman" w:hAnsi="Times New Roman" w:cs="Times New Roman"/>
        </w:rPr>
        <w:t>), bet ir „smulkiu masteliu“ (</w:t>
      </w:r>
      <w:r w:rsidR="001877E9">
        <w:rPr>
          <w:rFonts w:ascii="Times New Roman" w:hAnsi="Times New Roman" w:cs="Times New Roman"/>
        </w:rPr>
        <w:t xml:space="preserve">angl. </w:t>
      </w:r>
      <w:r w:rsidRPr="2E260C7A">
        <w:rPr>
          <w:rFonts w:ascii="Times New Roman" w:hAnsi="Times New Roman" w:cs="Times New Roman"/>
          <w:i/>
          <w:iCs/>
        </w:rPr>
        <w:t>fine-grained</w:t>
      </w:r>
      <w:r w:rsidRPr="2E260C7A">
        <w:rPr>
          <w:rFonts w:ascii="Times New Roman" w:hAnsi="Times New Roman" w:cs="Times New Roman"/>
        </w:rPr>
        <w:t>), t. y. kartais ieškoma kolekcijų ar teminių rinkinių, o kartais – konkrečių elementų jų viduje. Rekomenduojama turėti paieškos įrankius abiem detalumo lygiams kaip bazinį federuotos paieškos mechanizmą.</w:t>
      </w:r>
    </w:p>
    <w:p w:rsidRPr="00BB081A" w:rsidR="00171EEB" w:rsidP="00171EEB" w:rsidRDefault="00171EEB" w14:paraId="218ABE06" w14:textId="54DA8CDC">
      <w:pPr>
        <w:ind w:firstLine="567"/>
        <w:rPr>
          <w:rFonts w:ascii="Times New Roman" w:hAnsi="Times New Roman" w:cs="Times New Roman"/>
        </w:rPr>
      </w:pPr>
      <w:r w:rsidRPr="2E260C7A">
        <w:rPr>
          <w:rFonts w:ascii="Times New Roman" w:hAnsi="Times New Roman" w:cs="Times New Roman"/>
        </w:rPr>
        <w:t>Techniniame sluoksnyje svarbus PID ir atvirų specifikacijų vaidmuo. Egzistuoja daug PID sistemų, skiriasi jų taikymo politikos, identifikatoriai kartais ne visada tinkamai atpažįstami (</w:t>
      </w:r>
      <w:r w:rsidR="00CF1C66">
        <w:rPr>
          <w:rFonts w:ascii="Times New Roman" w:hAnsi="Times New Roman" w:cs="Times New Roman"/>
        </w:rPr>
        <w:t xml:space="preserve">angl. </w:t>
      </w:r>
      <w:r w:rsidRPr="2E260C7A">
        <w:rPr>
          <w:rFonts w:ascii="Times New Roman" w:hAnsi="Times New Roman" w:cs="Times New Roman"/>
          <w:i/>
          <w:iCs/>
        </w:rPr>
        <w:t>resolved</w:t>
      </w:r>
      <w:r w:rsidRPr="2E260C7A">
        <w:rPr>
          <w:rFonts w:ascii="Times New Roman" w:hAnsi="Times New Roman" w:cs="Times New Roman"/>
        </w:rPr>
        <w:t>), todėl reikalavimuose įvardijamas poreikis turėti bendrą, aiškiai suprantamą PID politiką. Kartu rekomenduojama EOSC paslaugas kurti remiantis atviromis specifikacijomis, nes jos yra pagrindinis mechanizmas techniniam suderinamumui užtikrinti ir ilgalaikiam pakartotiniam naudojimui bei vystymui</w:t>
      </w:r>
      <w:r w:rsidR="00DD2B31">
        <w:rPr>
          <w:rFonts w:ascii="Times New Roman" w:hAnsi="Times New Roman" w:cs="Times New Roman"/>
        </w:rPr>
        <w:t xml:space="preserve"> palaikyti</w:t>
      </w:r>
      <w:r w:rsidRPr="2E260C7A">
        <w:rPr>
          <w:rFonts w:ascii="Times New Roman" w:hAnsi="Times New Roman" w:cs="Times New Roman"/>
        </w:rPr>
        <w:t>.</w:t>
      </w:r>
    </w:p>
    <w:p w:rsidRPr="00BB081A" w:rsidR="00171EEB" w:rsidP="00171EEB" w:rsidRDefault="00171EEB" w14:paraId="62A8A918" w14:textId="77777777">
      <w:pPr>
        <w:rPr>
          <w:rFonts w:ascii="Times New Roman" w:hAnsi="Times New Roman" w:cs="Times New Roman"/>
          <w:b/>
          <w:bCs/>
        </w:rPr>
      </w:pPr>
    </w:p>
    <w:p w:rsidRPr="00D56B90" w:rsidR="00171EEB" w:rsidP="00D56B90" w:rsidRDefault="00171EEB" w14:paraId="7B6BF168" w14:textId="0BE70C5E">
      <w:pPr>
        <w:rPr>
          <w:rFonts w:ascii="Times New Roman" w:hAnsi="Times New Roman" w:cs="Times New Roman"/>
          <w:b/>
          <w:bCs/>
        </w:rPr>
      </w:pPr>
      <w:r w:rsidRPr="00D56B90">
        <w:rPr>
          <w:rFonts w:ascii="Times New Roman" w:hAnsi="Times New Roman" w:cs="Times New Roman"/>
          <w:b/>
          <w:bCs/>
        </w:rPr>
        <w:t>EOSC sąveikumo sistema – ateities perspektyvos</w:t>
      </w:r>
    </w:p>
    <w:p w:rsidRPr="00BB081A" w:rsidR="00171EEB" w:rsidP="00171EEB" w:rsidRDefault="00171EEB" w14:paraId="77190E00" w14:textId="77777777">
      <w:pPr>
        <w:ind w:firstLine="567"/>
        <w:rPr>
          <w:rFonts w:ascii="Times New Roman" w:hAnsi="Times New Roman" w:cs="Times New Roman"/>
        </w:rPr>
      </w:pPr>
      <w:r w:rsidRPr="00BB081A">
        <w:rPr>
          <w:rFonts w:ascii="Times New Roman" w:hAnsi="Times New Roman" w:cs="Times New Roman"/>
        </w:rPr>
        <w:t>EOSC sąveikumo sistema buvo paskelbta 2021 m., todėl labai naudinga atsižvelgti į naujas EOSC suderinimo rekomendacijas, paskelbtas 2025 m. rugsėjo 30 d. tyrime „</w:t>
      </w:r>
      <w:r w:rsidRPr="2E260C7A">
        <w:rPr>
          <w:rFonts w:ascii="Times New Roman" w:hAnsi="Times New Roman" w:cs="Times New Roman"/>
          <w:i/>
          <w:iCs/>
        </w:rPr>
        <w:t>Skaitmeninių teisių valdymo padėtis“.</w:t>
      </w:r>
      <w:r w:rsidRPr="00BB081A">
        <w:rPr>
          <w:rStyle w:val="Puslapioinaosnuoroda"/>
          <w:rFonts w:ascii="Times New Roman" w:hAnsi="Times New Roman" w:cs="Times New Roman"/>
          <w:color w:val="000000" w:themeColor="text1"/>
        </w:rPr>
        <w:footnoteReference w:id="26"/>
      </w:r>
    </w:p>
    <w:p w:rsidR="00171EEB" w:rsidP="00171EEB" w:rsidRDefault="00171EEB" w14:paraId="173B1382" w14:textId="77777777">
      <w:pPr>
        <w:ind w:firstLine="567"/>
        <w:rPr>
          <w:rFonts w:ascii="Times New Roman" w:hAnsi="Times New Roman" w:cs="Times New Roman"/>
        </w:rPr>
      </w:pPr>
      <w:r w:rsidRPr="2E260C7A">
        <w:rPr>
          <w:rFonts w:ascii="Times New Roman" w:hAnsi="Times New Roman" w:cs="Times New Roman"/>
        </w:rPr>
        <w:t xml:space="preserve">Tyrimo </w:t>
      </w:r>
      <w:r w:rsidRPr="2E260C7A">
        <w:rPr>
          <w:rFonts w:ascii="Times New Roman" w:hAnsi="Times New Roman" w:cs="Times New Roman"/>
          <w:i/>
          <w:iCs/>
        </w:rPr>
        <w:t xml:space="preserve">„Skaitmeninių teisių valdymo padėtis“ </w:t>
      </w:r>
      <w:r w:rsidRPr="2E260C7A">
        <w:rPr>
          <w:rFonts w:ascii="Times New Roman" w:hAnsi="Times New Roman" w:cs="Times New Roman"/>
        </w:rPr>
        <w:t>rekomendacijų rinkiniu siekiama suderinti EOSC praktiką su išsamia teisių valdymo strategija. Šios rekomendacijos apima technines priemones, politikos lygmens veiksmus ir metaduomenų standartizavimo pastangas, atspindint daugialypį iššūkio pobūdį. Tyrimo „Skaitmeninių teisių valdymo padėtis“ pateikiamos šios pagrindinės rekomendacijos:</w:t>
      </w:r>
    </w:p>
    <w:p w:rsidRPr="00BB081A" w:rsidR="00D56B90" w:rsidP="00171EEB" w:rsidRDefault="00D56B90" w14:paraId="03B90D57" w14:textId="77777777">
      <w:pPr>
        <w:ind w:firstLine="567"/>
        <w:rPr>
          <w:rFonts w:ascii="Times New Roman" w:hAnsi="Times New Roman" w:cs="Times New Roman"/>
        </w:rPr>
      </w:pPr>
    </w:p>
    <w:p w:rsidR="00D56B90" w:rsidP="00D56B90" w:rsidRDefault="00171EEB" w14:paraId="2D23B2DF" w14:textId="4BD3E959">
      <w:pPr>
        <w:pStyle w:val="Sraopastraipa"/>
        <w:numPr>
          <w:ilvl w:val="0"/>
          <w:numId w:val="22"/>
        </w:numPr>
        <w:rPr>
          <w:rFonts w:ascii="Times New Roman" w:hAnsi="Times New Roman" w:cs="Times New Roman"/>
        </w:rPr>
      </w:pPr>
      <w:r w:rsidRPr="00D56B90" w:rsidR="5A79FFE0">
        <w:rPr>
          <w:rStyle w:val="Grietas"/>
          <w:rFonts w:ascii="Times New Roman" w:hAnsi="Times New Roman" w:cs="Times New Roman"/>
          <w:b w:val="0"/>
          <w:bCs w:val="0"/>
          <w:color w:val="000000" w:themeColor="text1"/>
        </w:rPr>
        <w:t>Parengti ir priimti visoje EOSC taikomą teisių žymėjimo kalbos (</w:t>
      </w:r>
      <w:r w:rsidR="2E5ACB3C">
        <w:rPr>
          <w:rStyle w:val="Grietas"/>
          <w:rFonts w:ascii="Times New Roman" w:hAnsi="Times New Roman" w:cs="Times New Roman"/>
          <w:b w:val="0"/>
          <w:bCs w:val="0"/>
          <w:color w:val="000000" w:themeColor="text1"/>
        </w:rPr>
        <w:t xml:space="preserve">angl. </w:t>
      </w:r>
      <w:r w:rsidRPr="392D3DFA" w:rsidR="5A79FFE0">
        <w:rPr>
          <w:rStyle w:val="Grietas"/>
          <w:rFonts w:ascii="Times New Roman" w:hAnsi="Times New Roman" w:cs="Times New Roman"/>
          <w:b w:val="0"/>
          <w:bCs w:val="0"/>
          <w:i w:val="1"/>
          <w:iCs w:val="1"/>
          <w:color w:val="000000" w:themeColor="text1"/>
        </w:rPr>
        <w:t>R</w:t>
      </w:r>
      <w:r w:rsidRPr="392D3DFA" w:rsidR="2E5ACB3C">
        <w:rPr>
          <w:rStyle w:val="Grietas"/>
          <w:rFonts w:ascii="Times New Roman" w:hAnsi="Times New Roman" w:cs="Times New Roman"/>
          <w:b w:val="0"/>
          <w:bCs w:val="0"/>
          <w:i w:val="1"/>
          <w:iCs w:val="1"/>
          <w:color w:val="000000" w:themeColor="text1"/>
        </w:rPr>
        <w:t xml:space="preserve">ights</w:t>
      </w:r>
      <w:r w:rsidRPr="392D3DFA" w:rsidR="2E5ACB3C">
        <w:rPr>
          <w:rStyle w:val="Grietas"/>
          <w:rFonts w:ascii="Times New Roman" w:hAnsi="Times New Roman" w:cs="Times New Roman"/>
          <w:b w:val="0"/>
          <w:bCs w:val="0"/>
          <w:i w:val="1"/>
          <w:iCs w:val="1"/>
          <w:color w:val="000000" w:themeColor="text1"/>
        </w:rPr>
        <w:t xml:space="preserve"> </w:t>
      </w:r>
      <w:r w:rsidRPr="392D3DFA" w:rsidR="5A79FFE0">
        <w:rPr>
          <w:rStyle w:val="Grietas"/>
          <w:rFonts w:ascii="Times New Roman" w:hAnsi="Times New Roman" w:cs="Times New Roman"/>
          <w:b w:val="0"/>
          <w:bCs w:val="0"/>
          <w:i w:val="1"/>
          <w:iCs w:val="1"/>
          <w:color w:val="000000" w:themeColor="text1"/>
        </w:rPr>
        <w:t>M</w:t>
      </w:r>
      <w:r w:rsidRPr="392D3DFA" w:rsidR="2E5ACB3C">
        <w:rPr>
          <w:rStyle w:val="Grietas"/>
          <w:rFonts w:ascii="Times New Roman" w:hAnsi="Times New Roman" w:cs="Times New Roman"/>
          <w:b w:val="0"/>
          <w:bCs w:val="0"/>
          <w:i w:val="1"/>
          <w:iCs w:val="1"/>
          <w:color w:val="000000" w:themeColor="text1"/>
        </w:rPr>
        <w:t xml:space="preserve">arkup</w:t>
      </w:r>
      <w:r w:rsidRPr="392D3DFA" w:rsidR="2E5ACB3C">
        <w:rPr>
          <w:rStyle w:val="Grietas"/>
          <w:rFonts w:ascii="Times New Roman" w:hAnsi="Times New Roman" w:cs="Times New Roman"/>
          <w:b w:val="0"/>
          <w:bCs w:val="0"/>
          <w:i w:val="1"/>
          <w:iCs w:val="1"/>
          <w:color w:val="000000" w:themeColor="text1"/>
        </w:rPr>
        <w:t xml:space="preserve"> </w:t>
      </w:r>
      <w:r w:rsidRPr="392D3DFA" w:rsidR="5A79FFE0">
        <w:rPr>
          <w:rStyle w:val="Grietas"/>
          <w:rFonts w:ascii="Times New Roman" w:hAnsi="Times New Roman" w:cs="Times New Roman"/>
          <w:b w:val="0"/>
          <w:bCs w:val="0"/>
          <w:i w:val="1"/>
          <w:iCs w:val="1"/>
          <w:color w:val="000000" w:themeColor="text1"/>
        </w:rPr>
        <w:t>L</w:t>
      </w:r>
      <w:r w:rsidRPr="392D3DFA" w:rsidR="2E5ACB3C">
        <w:rPr>
          <w:rStyle w:val="Grietas"/>
          <w:rFonts w:ascii="Times New Roman" w:hAnsi="Times New Roman" w:cs="Times New Roman"/>
          <w:b w:val="0"/>
          <w:bCs w:val="0"/>
          <w:i w:val="1"/>
          <w:iCs w:val="1"/>
          <w:color w:val="000000" w:themeColor="text1"/>
        </w:rPr>
        <w:t>anguage</w:t>
      </w:r>
      <w:r w:rsidRPr="00D56B90" w:rsidR="5A79FFE0">
        <w:rPr>
          <w:rStyle w:val="Grietas"/>
          <w:rFonts w:ascii="Times New Roman" w:hAnsi="Times New Roman" w:cs="Times New Roman"/>
          <w:b w:val="0"/>
          <w:bCs w:val="0"/>
          <w:color w:val="000000" w:themeColor="text1"/>
        </w:rPr>
        <w:t>)</w:t>
      </w:r>
      <w:r w:rsidR="2E5ACB3C">
        <w:rPr>
          <w:rStyle w:val="Grietas"/>
          <w:rFonts w:ascii="Times New Roman" w:hAnsi="Times New Roman" w:cs="Times New Roman"/>
          <w:b w:val="0"/>
          <w:bCs w:val="0"/>
          <w:color w:val="000000" w:themeColor="text1"/>
        </w:rPr>
        <w:t xml:space="preserve"> (toliau – RML)</w:t>
      </w:r>
      <w:r w:rsidRPr="00D56B90" w:rsidR="5A79FFE0">
        <w:rPr>
          <w:rStyle w:val="Grietas"/>
          <w:rFonts w:ascii="Times New Roman" w:hAnsi="Times New Roman" w:cs="Times New Roman"/>
          <w:b w:val="0"/>
          <w:bCs w:val="0"/>
          <w:color w:val="000000" w:themeColor="text1"/>
        </w:rPr>
        <w:t xml:space="preserve"> žodyną.</w:t>
      </w:r>
      <w:r w:rsidRPr="00D56B90" w:rsidR="5A79FFE0">
        <w:rPr>
          <w:rStyle w:val="Grietas"/>
          <w:rFonts w:ascii="Times New Roman" w:hAnsi="Times New Roman" w:cs="Times New Roman"/>
          <w:color w:val="000000" w:themeColor="text1"/>
        </w:rPr>
        <w:t xml:space="preserve"> </w:t>
      </w:r>
      <w:r w:rsidRPr="00D56B90" w:rsidR="5A79FFE0">
        <w:rPr>
          <w:rFonts w:ascii="Times New Roman" w:hAnsi="Times New Roman" w:cs="Times New Roman"/>
        </w:rPr>
        <w:t xml:space="preserve">Pagrindinis žingsnis – EOSC turėtų užbaigti specialų RML žodyną, kuris plėstų arba </w:t>
      </w:r>
      <w:r w:rsidRPr="00D56B90" w:rsidR="5A79FFE0">
        <w:rPr>
          <w:rFonts w:ascii="Times New Roman" w:hAnsi="Times New Roman" w:cs="Times New Roman"/>
        </w:rPr>
        <w:t xml:space="preserve">profilizuotų</w:t>
      </w:r>
      <w:r w:rsidRPr="00D56B90" w:rsidR="5A79FFE0">
        <w:rPr>
          <w:rFonts w:ascii="Times New Roman" w:hAnsi="Times New Roman" w:cs="Times New Roman"/>
        </w:rPr>
        <w:t xml:space="preserve"> esamus standartu</w:t>
      </w:r>
      <w:r w:rsidRPr="00D56B90" w:rsidR="5A79FFE0">
        <w:rPr>
          <w:rFonts w:ascii="Times New Roman" w:hAnsi="Times New Roman" w:cs="Times New Roman"/>
        </w:rPr>
        <w:t xml:space="preserve">s (pvz.,</w:t>
      </w:r>
      <w:r w:rsidRPr="00D56B90" w:rsidR="5A79FFE0">
        <w:rPr>
          <w:rFonts w:ascii="Times New Roman" w:hAnsi="Times New Roman" w:cs="Times New Roman"/>
        </w:rPr>
        <w:t xml:space="preserve"> </w:t>
      </w:r>
      <w:commentRangeStart w:id="374"/>
      <w:commentRangeStart w:id="443904786"/>
      <w:r w:rsidRPr="00D56B90" w:rsidR="5A79FFE0">
        <w:rPr>
          <w:rFonts w:ascii="Times New Roman" w:hAnsi="Times New Roman" w:cs="Times New Roman"/>
        </w:rPr>
        <w:t>ODRL</w:t>
      </w:r>
      <w:commentRangeEnd w:id="374"/>
      <w:r w:rsidRPr="00BB081A" w:rsidR="00BD1BE5">
        <w:rPr>
          <w:rStyle w:val="Komentaronuoroda"/>
          <w:rFonts w:ascii="Times New Roman" w:hAnsi="Times New Roman" w:cs="Times New Roman"/>
          <w:color w:val="000000" w:themeColor="text1"/>
          <w:sz w:val="24"/>
          <w:szCs w:val="24"/>
          <w:vertAlign w:val="superscript"/>
        </w:rPr>
        <w:commentReference w:id="374"/>
      </w:r>
      <w:commentRangeEnd w:id="443904786"/>
      <w:r>
        <w:rPr>
          <w:rStyle w:val="CommentReference"/>
        </w:rPr>
        <w:commentReference w:id="443904786"/>
      </w:r>
      <w:r w:rsidRPr="00BB081A">
        <w:rPr>
          <w:rStyle w:val="Puslapioinaosnuoroda"/>
          <w:rFonts w:ascii="Times New Roman" w:hAnsi="Times New Roman" w:cs="Times New Roman"/>
          <w:color w:val="000000" w:themeColor="text1"/>
        </w:rPr>
        <w:footnoteReference w:id="27"/>
      </w:r>
      <w:r w:rsidRPr="00D56B90" w:rsidR="5A79FFE0">
        <w:rPr>
          <w:rFonts w:ascii="Times New Roman" w:hAnsi="Times New Roman" w:cs="Times New Roman"/>
        </w:rPr>
        <w:t xml:space="preserve">), kad atitiktų EOSC specifinius reikalavimus. Šiame RML turėtų būti numatyti terminai visiems pagrindiniams identifikuotiems teisių elementams: standartinėms licencijos leidimams / draudimams, embargų laikotarpiams, prieigos sąlygoms (atvira / ribota / uždaryta), </w:t>
      </w:r>
      <w:commentRangeStart w:id="375"/>
      <w:commentRangeStart w:id="1202158722"/>
      <w:r w:rsidRPr="00D56B90" w:rsidR="5A79FFE0">
        <w:rPr>
          <w:rFonts w:ascii="Times New Roman" w:hAnsi="Times New Roman" w:cs="Times New Roman"/>
        </w:rPr>
        <w:t>pareigoms</w:t>
      </w:r>
      <w:commentRangeEnd w:id="375"/>
      <w:r w:rsidRPr="00D56B90" w:rsidR="00754F6A">
        <w:rPr>
          <w:rStyle w:val="Komentaronuoroda"/>
          <w:rFonts w:ascii="Times New Roman" w:hAnsi="Times New Roman" w:cs="Times New Roman"/>
          <w:sz w:val="24"/>
          <w:szCs w:val="24"/>
        </w:rPr>
        <w:commentReference w:id="375"/>
      </w:r>
      <w:commentRangeEnd w:id="1202158722"/>
      <w:r>
        <w:rPr>
          <w:rStyle w:val="CommentReference"/>
        </w:rPr>
        <w:commentReference w:id="1202158722"/>
      </w:r>
      <w:r w:rsidRPr="00D56B90" w:rsidR="5A79FFE0">
        <w:rPr>
          <w:rFonts w:ascii="Times New Roman" w:hAnsi="Times New Roman" w:cs="Times New Roman"/>
        </w:rPr>
        <w:t xml:space="preserve"> (šaltinio nurodymas, finansavimo citavimas, pakartotinio naudojimo pranešimas), asmens duomenų indikatoriui, etinio naudojimo apribojimams ir pan. Labai svarbus suderinamumas su nusistovėjusiomis ontologijomis – pavyzdžiui, naudoti ODRL klases ir savybes leidimams bei pareigoms, integruoti </w:t>
      </w:r>
      <w:r w:rsidRPr="00D56B90" w:rsidR="5A79FFE0">
        <w:rPr>
          <w:rFonts w:ascii="Times New Roman" w:hAnsi="Times New Roman" w:cs="Times New Roman"/>
        </w:rPr>
        <w:t xml:space="preserve">DataCite</w:t>
      </w:r>
      <w:r w:rsidRPr="00D56B90" w:rsidR="5A79FFE0">
        <w:rPr>
          <w:rFonts w:ascii="Times New Roman" w:hAnsi="Times New Roman" w:cs="Times New Roman"/>
        </w:rPr>
        <w:t xml:space="preserve"> terminus pagrindinei licencijų informacijai, į</w:t>
      </w:r>
      <w:r w:rsidRPr="392D3DFA" w:rsidR="5A79FFE0">
        <w:rPr>
          <w:rFonts w:ascii="Times New Roman" w:hAnsi="Times New Roman" w:cs="Times New Roman"/>
          <w:highlight w:val="yellow"/>
          <w:rPrChange w:author="Vartotojas svečias" w:date="2026-03-29T20:59:58.145Z" w16du:dateUtc="2026-03-29T20:59:58.145Z" w:id="401770661">
            <w:rPr>
              <w:rFonts w:ascii="Times New Roman" w:hAnsi="Times New Roman" w:cs="Times New Roman"/>
            </w:rPr>
          </w:rPrChange>
        </w:rPr>
        <w:t xml:space="preserve">traukti</w:t>
      </w:r>
      <w:r w:rsidRPr="00D56B90" w:rsidR="5A79FFE0">
        <w:rPr>
          <w:rFonts w:ascii="Times New Roman" w:hAnsi="Times New Roman" w:cs="Times New Roman"/>
        </w:rPr>
        <w:t xml:space="preserve"> </w:t>
      </w:r>
      <w:commentRangeStart w:id="376"/>
      <w:commentRangeStart w:id="2142749035"/>
      <w:r w:rsidRPr="00D56B90" w:rsidR="5A79FFE0">
        <w:rPr>
          <w:rFonts w:ascii="Times New Roman" w:hAnsi="Times New Roman" w:cs="Times New Roman"/>
        </w:rPr>
        <w:t>DUO</w:t>
      </w:r>
      <w:r w:rsidRPr="00BB081A">
        <w:rPr>
          <w:rStyle w:val="Puslapioinaosnuoroda"/>
          <w:rFonts w:ascii="Times New Roman" w:hAnsi="Times New Roman" w:cs="Times New Roman"/>
          <w:color w:val="000000" w:themeColor="text1"/>
        </w:rPr>
        <w:footnoteReference w:id="28"/>
      </w:r>
      <w:commentRangeEnd w:id="376"/>
      <w:r w:rsidRPr="00D56B90">
        <w:rPr>
          <w:rStyle w:val="Komentaronuoroda"/>
          <w:rFonts w:ascii="Times New Roman" w:hAnsi="Times New Roman" w:cs="Times New Roman"/>
          <w:sz w:val="24"/>
          <w:szCs w:val="24"/>
        </w:rPr>
        <w:commentReference w:id="376"/>
      </w:r>
      <w:commentRangeEnd w:id="2142749035"/>
      <w:r>
        <w:rPr>
          <w:rStyle w:val="CommentReference"/>
        </w:rPr>
        <w:commentReference w:id="2142749035"/>
      </w:r>
      <w:r w:rsidRPr="00D56B90" w:rsidR="5A79FFE0">
        <w:rPr>
          <w:rFonts w:ascii="Times New Roman" w:hAnsi="Times New Roman" w:cs="Times New Roman"/>
        </w:rPr>
        <w:t xml:space="preserve"> ar panašius kodus sutikimo reikalavimams. Žodynas turėtų būti publikuojamas suteikiant jam nuolatinius </w:t>
      </w:r>
      <w:commentRangeStart w:id="377"/>
      <w:commentRangeStart w:id="378"/>
      <w:commentRangeStart w:id="68107889"/>
      <w:r w:rsidRPr="392D3DFA" w:rsidR="5A79FFE0">
        <w:rPr>
          <w:rFonts w:ascii="Times New Roman" w:hAnsi="Times New Roman" w:cs="Times New Roman"/>
          <w:highlight w:val="yellow"/>
          <w:rPrChange w:author="Vartotojas svečias" w:date="2026-03-29T21:00:19.248Z" w16du:dateUtc="2026-03-29T21:00:19.248Z" w:id="303262824">
            <w:rPr>
              <w:rFonts w:ascii="Times New Roman" w:hAnsi="Times New Roman" w:cs="Times New Roman"/>
            </w:rPr>
          </w:rPrChange>
        </w:rPr>
        <w:t xml:space="preserve">URI</w:t>
      </w:r>
      <w:r w:rsidRPr="00D56B90" w:rsidR="5A79FFE0">
        <w:rPr>
          <w:rFonts w:ascii="Times New Roman" w:hAnsi="Times New Roman" w:cs="Times New Roman"/>
        </w:rPr>
        <w:t xml:space="preserve"> </w:t>
      </w:r>
      <w:commentRangeEnd w:id="377"/>
      <w:r w:rsidRPr="00D56B90">
        <w:rPr>
          <w:rStyle w:val="Komentaronuoroda"/>
          <w:rFonts w:ascii="Times New Roman" w:hAnsi="Times New Roman" w:cs="Times New Roman"/>
          <w:sz w:val="24"/>
          <w:szCs w:val="24"/>
        </w:rPr>
        <w:commentReference w:id="377"/>
      </w:r>
      <w:commentRangeEnd w:id="378"/>
      <w:r>
        <w:rPr>
          <w:rStyle w:val="CommentReference"/>
        </w:rPr>
        <w:commentReference w:id="378"/>
      </w:r>
      <w:commentRangeEnd w:id="68107889"/>
      <w:r>
        <w:rPr>
          <w:rStyle w:val="CommentReference"/>
        </w:rPr>
        <w:commentReference w:id="68107889"/>
      </w:r>
      <w:r w:rsidRPr="00D56B90" w:rsidR="5A79FFE0">
        <w:rPr>
          <w:rFonts w:ascii="Times New Roman" w:hAnsi="Times New Roman" w:cs="Times New Roman"/>
        </w:rPr>
        <w:t xml:space="preserve">ir pateikiamas mašininiu būdu skaitomu formatu (RDF/OWL), kad būtų lengva integruoti. Daugiafunkcės (daugiakalbės) žymos ir apibrėžtys padės užtikrinti pritaikymą visoje Europoje. Techniniu požiūriu šis žodynas bus teisių metaduomenų schema EOSC aplinkoje. </w:t>
      </w:r>
    </w:p>
    <w:p w:rsidRPr="00D56B90" w:rsidR="00D56B90" w:rsidP="00D56B90" w:rsidRDefault="00171EEB" w14:paraId="77C699A7" w14:textId="264DD677">
      <w:pPr>
        <w:pStyle w:val="Sraopastraipa"/>
        <w:numPr>
          <w:ilvl w:val="0"/>
          <w:numId w:val="22"/>
        </w:numPr>
        <w:rPr>
          <w:rFonts w:ascii="Times New Roman" w:hAnsi="Times New Roman" w:cs="Times New Roman"/>
        </w:rPr>
      </w:pPr>
      <w:r w:rsidRPr="392D3DFA" w:rsidR="5A79FFE0">
        <w:rPr>
          <w:rFonts w:ascii="Times New Roman" w:hAnsi="Times New Roman" w:cs="Times New Roman"/>
          <w:lang w:val="es-ES"/>
        </w:rPr>
        <w:t>Suderinti</w:t>
      </w:r>
      <w:r w:rsidRPr="392D3DFA" w:rsidR="5A79FFE0">
        <w:rPr>
          <w:rFonts w:ascii="Times New Roman" w:hAnsi="Times New Roman" w:cs="Times New Roman"/>
          <w:lang w:val="es-ES"/>
        </w:rPr>
        <w:t xml:space="preserve"> </w:t>
      </w:r>
      <w:commentRangeStart w:id="379"/>
      <w:commentRangeStart w:id="357138449"/>
      <w:r w:rsidRPr="392D3DFA" w:rsidR="5A79FFE0">
        <w:rPr>
          <w:rFonts w:ascii="Times New Roman" w:hAnsi="Times New Roman" w:cs="Times New Roman"/>
          <w:highlight w:val="yellow"/>
          <w:lang w:val="es-ES"/>
          <w:rPrChange w:author="Vartotojas svečias" w:date="2026-03-29T21:00:52.685Z" w16du:dateUtc="2026-03-29T21:00:52.685Z" w:id="808889188">
            <w:rPr>
              <w:rFonts w:ascii="Times New Roman" w:hAnsi="Times New Roman" w:cs="Times New Roman"/>
              <w:lang w:val="es-ES"/>
            </w:rPr>
          </w:rPrChange>
        </w:rPr>
        <w:t>„</w:t>
      </w:r>
      <w:r w:rsidRPr="392D3DFA" w:rsidR="5A79FFE0">
        <w:rPr>
          <w:rFonts w:ascii="Times New Roman" w:hAnsi="Times New Roman" w:cs="Times New Roman"/>
          <w:highlight w:val="yellow"/>
          <w:lang w:val="es-ES"/>
          <w:rPrChange w:author="Vartotojas svečias" w:date="2026-03-29T21:00:52.685Z" w16du:dateUtc="2026-03-29T21:00:52.685Z" w:id="1466974811">
            <w:rPr>
              <w:rFonts w:ascii="Times New Roman" w:hAnsi="Times New Roman" w:cs="Times New Roman"/>
              <w:lang w:val="es-ES"/>
            </w:rPr>
          </w:rPrChange>
        </w:rPr>
        <w:t>valdomos</w:t>
      </w:r>
      <w:r w:rsidRPr="392D3DFA" w:rsidR="5A79FFE0">
        <w:rPr>
          <w:rFonts w:ascii="Times New Roman" w:hAnsi="Times New Roman" w:cs="Times New Roman"/>
          <w:highlight w:val="yellow"/>
          <w:lang w:val="es-ES"/>
          <w:rPrChange w:author="Vartotojas svečias" w:date="2026-03-29T21:00:52.685Z" w16du:dateUtc="2026-03-29T21:00:52.685Z" w:id="589929494">
            <w:rPr>
              <w:rFonts w:ascii="Times New Roman" w:hAnsi="Times New Roman" w:cs="Times New Roman"/>
              <w:lang w:val="es-ES"/>
            </w:rPr>
          </w:rPrChange>
        </w:rPr>
        <w:t xml:space="preserve"> </w:t>
      </w:r>
      <w:r w:rsidRPr="392D3DFA" w:rsidR="5A79FFE0">
        <w:rPr>
          <w:rFonts w:ascii="Times New Roman" w:hAnsi="Times New Roman" w:cs="Times New Roman"/>
          <w:highlight w:val="yellow"/>
          <w:lang w:val="es-ES"/>
          <w:rPrChange w:author="Vartotojas svečias" w:date="2026-03-29T21:00:52.685Z" w16du:dateUtc="2026-03-29T21:00:52.685Z" w:id="660244073">
            <w:rPr>
              <w:rFonts w:ascii="Times New Roman" w:hAnsi="Times New Roman" w:cs="Times New Roman"/>
              <w:lang w:val="es-ES"/>
            </w:rPr>
          </w:rPrChange>
        </w:rPr>
        <w:t>prieigos</w:t>
      </w:r>
      <w:r w:rsidRPr="392D3DFA" w:rsidR="5A79FFE0">
        <w:rPr>
          <w:rFonts w:ascii="Times New Roman" w:hAnsi="Times New Roman" w:cs="Times New Roman"/>
          <w:lang w:val="es-ES"/>
        </w:rPr>
        <w:t xml:space="preserve">“ </w:t>
      </w:r>
      <w:commentRangeEnd w:id="379"/>
      <w:r>
        <w:rPr>
          <w:rStyle w:val="CommentReference"/>
        </w:rPr>
        <w:commentReference w:id="379"/>
      </w:r>
      <w:commentRangeEnd w:id="357138449"/>
      <w:r>
        <w:rPr>
          <w:rStyle w:val="CommentReference"/>
        </w:rPr>
        <w:commentReference w:id="357138449"/>
      </w:r>
      <w:r w:rsidRPr="392D3DFA" w:rsidR="5A79FFE0">
        <w:rPr>
          <w:rFonts w:ascii="Times New Roman" w:hAnsi="Times New Roman" w:cs="Times New Roman"/>
          <w:lang w:val="es-ES"/>
        </w:rPr>
        <w:t>sąvoką</w:t>
      </w:r>
      <w:r w:rsidRPr="392D3DFA" w:rsidR="5A79FFE0">
        <w:rPr>
          <w:rFonts w:ascii="Times New Roman" w:hAnsi="Times New Roman" w:cs="Times New Roman"/>
          <w:lang w:val="es-ES"/>
        </w:rPr>
        <w:t xml:space="preserve"> ir </w:t>
      </w:r>
      <w:r w:rsidRPr="392D3DFA" w:rsidR="5A79FFE0">
        <w:rPr>
          <w:rFonts w:ascii="Times New Roman" w:hAnsi="Times New Roman" w:cs="Times New Roman"/>
          <w:lang w:val="es-ES"/>
        </w:rPr>
        <w:t>naujus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terminus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susijusius</w:t>
      </w:r>
      <w:r w:rsidRPr="392D3DFA" w:rsidR="5A79FFE0">
        <w:rPr>
          <w:rFonts w:ascii="Times New Roman" w:hAnsi="Times New Roman" w:cs="Times New Roman"/>
          <w:lang w:val="es-ES"/>
        </w:rPr>
        <w:t xml:space="preserve"> su </w:t>
      </w:r>
      <w:r w:rsidRPr="392D3DFA" w:rsidR="5A79FFE0">
        <w:rPr>
          <w:rFonts w:ascii="Times New Roman" w:hAnsi="Times New Roman" w:cs="Times New Roman"/>
          <w:lang w:val="es-ES"/>
        </w:rPr>
        <w:t>jautriais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duomenimis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Nors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tam</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tikrais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atvejais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galima</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diegti</w:t>
      </w:r>
      <w:r w:rsidRPr="392D3DFA" w:rsidR="5A79FFE0">
        <w:rPr>
          <w:rFonts w:ascii="Times New Roman" w:hAnsi="Times New Roman" w:cs="Times New Roman"/>
          <w:lang w:val="es-ES"/>
        </w:rPr>
        <w:t xml:space="preserve"> </w:t>
      </w:r>
      <w:r w:rsidRPr="392D3DFA" w:rsidR="4AA86C60">
        <w:rPr>
          <w:rFonts w:ascii="Times New Roman" w:hAnsi="Times New Roman" w:cs="Times New Roman"/>
          <w:lang w:val="es-ES"/>
        </w:rPr>
        <w:t>(</w:t>
      </w:r>
      <w:r w:rsidRPr="392D3DFA" w:rsidR="4AA86C60">
        <w:rPr>
          <w:rFonts w:ascii="Times New Roman" w:hAnsi="Times New Roman" w:cs="Times New Roman"/>
          <w:lang w:val="es-ES"/>
        </w:rPr>
        <w:t>angl</w:t>
      </w:r>
      <w:r w:rsidRPr="392D3DFA" w:rsidR="4AA86C60">
        <w:rPr>
          <w:rFonts w:ascii="Times New Roman" w:hAnsi="Times New Roman" w:cs="Times New Roman"/>
          <w:lang w:val="es-ES"/>
        </w:rPr>
        <w:t xml:space="preserve">. </w:t>
      </w:r>
      <w:r w:rsidRPr="392D3DFA" w:rsidR="4AA86C60">
        <w:rPr>
          <w:rFonts w:ascii="Times New Roman" w:hAnsi="Times New Roman" w:cs="Times New Roman"/>
          <w:i w:val="1"/>
          <w:iCs w:val="1"/>
          <w:lang w:val="es-ES"/>
        </w:rPr>
        <w:t>Rights</w:t>
      </w:r>
      <w:r w:rsidRPr="392D3DFA" w:rsidR="4AA86C60">
        <w:rPr>
          <w:rFonts w:ascii="Times New Roman" w:hAnsi="Times New Roman" w:cs="Times New Roman"/>
          <w:i w:val="1"/>
          <w:iCs w:val="1"/>
          <w:lang w:val="es-ES"/>
        </w:rPr>
        <w:t xml:space="preserve"> </w:t>
      </w:r>
      <w:r w:rsidRPr="392D3DFA" w:rsidR="4AA86C60">
        <w:rPr>
          <w:rFonts w:ascii="Times New Roman" w:hAnsi="Times New Roman" w:cs="Times New Roman"/>
          <w:i w:val="1"/>
          <w:iCs w:val="1"/>
          <w:lang w:val="es-ES"/>
        </w:rPr>
        <w:t>Expression</w:t>
      </w:r>
      <w:r w:rsidRPr="392D3DFA" w:rsidR="4AA86C60">
        <w:rPr>
          <w:rFonts w:ascii="Times New Roman" w:hAnsi="Times New Roman" w:cs="Times New Roman"/>
          <w:i w:val="1"/>
          <w:iCs w:val="1"/>
          <w:lang w:val="es-ES"/>
        </w:rPr>
        <w:t xml:space="preserve"> </w:t>
      </w:r>
      <w:r w:rsidRPr="392D3DFA" w:rsidR="4AA86C60">
        <w:rPr>
          <w:rFonts w:ascii="Times New Roman" w:hAnsi="Times New Roman" w:cs="Times New Roman"/>
          <w:lang w:val="es-ES"/>
        </w:rPr>
        <w:t>Language</w:t>
      </w:r>
      <w:r w:rsidRPr="392D3DFA" w:rsidR="4AA86C60">
        <w:rPr>
          <w:rFonts w:ascii="Times New Roman" w:hAnsi="Times New Roman" w:cs="Times New Roman"/>
          <w:lang w:val="es-ES"/>
        </w:rPr>
        <w:t xml:space="preserve">, </w:t>
      </w:r>
      <w:commentRangeStart w:id="380"/>
      <w:commentRangeStart w:id="410397115"/>
      <w:r w:rsidRPr="392D3DFA" w:rsidR="5A79FFE0">
        <w:rPr>
          <w:rFonts w:ascii="Times New Roman" w:hAnsi="Times New Roman" w:cs="Times New Roman"/>
          <w:highlight w:val="yellow"/>
          <w:lang w:val="es-ES"/>
          <w:rPrChange w:author="Vartotojas svečias" w:date="2026-03-29T21:01:06.956Z" w16du:dateUtc="2026-03-29T21:01:06.956Z" w:id="976983186">
            <w:rPr>
              <w:rFonts w:ascii="Times New Roman" w:hAnsi="Times New Roman" w:cs="Times New Roman"/>
              <w:lang w:val="es-ES"/>
            </w:rPr>
          </w:rPrChange>
        </w:rPr>
        <w:t>REL</w:t>
      </w:r>
      <w:commentRangeEnd w:id="380"/>
      <w:r>
        <w:rPr>
          <w:rStyle w:val="CommentReference"/>
        </w:rPr>
        <w:commentReference w:id="380"/>
      </w:r>
      <w:commentRangeEnd w:id="410397115"/>
      <w:r>
        <w:rPr>
          <w:rStyle w:val="CommentReference"/>
        </w:rPr>
        <w:commentReference w:id="410397115"/>
      </w:r>
      <w:ins w:author="Jolanta Šinkūnienė" w:date="2026-03-26T10:47:00Z" w16du:dateUtc="2026-03-26T10:47:00Z" w:id="1539232861">
        <w:r w:rsidRPr="392D3DFA" w:rsidR="4AA86C60">
          <w:rPr>
            <w:rFonts w:ascii="Times New Roman" w:hAnsi="Times New Roman" w:cs="Times New Roman"/>
            <w:highlight w:val="yellow"/>
            <w:lang w:val="es-ES"/>
            <w:rPrChange w:author="Vartotojas svečias" w:date="2026-03-29T21:01:06.957Z" w16du:dateUtc="2026-03-29T21:01:06.957Z" w:id="1438052771">
              <w:rPr>
                <w:rFonts w:ascii="Times New Roman" w:hAnsi="Times New Roman" w:cs="Times New Roman"/>
                <w:lang w:val="es-ES"/>
              </w:rPr>
            </w:rPrChange>
          </w:rPr>
          <w:t>)</w:t>
        </w:r>
      </w:ins>
      <w:r w:rsidRPr="392D3DFA" w:rsidR="5A79FFE0">
        <w:rPr>
          <w:rFonts w:ascii="Times New Roman" w:hAnsi="Times New Roman" w:cs="Times New Roman"/>
          <w:lang w:val="es-ES"/>
        </w:rPr>
        <w:t xml:space="preserve"> ir RML </w:t>
      </w:r>
      <w:r w:rsidRPr="392D3DFA" w:rsidR="5A79FFE0">
        <w:rPr>
          <w:rFonts w:ascii="Times New Roman" w:hAnsi="Times New Roman" w:cs="Times New Roman"/>
          <w:lang w:val="es-ES"/>
        </w:rPr>
        <w:t>profilius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bei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plėtinius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yra</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jautrių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rinkinys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kuriam</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reikalingas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suderintas</w:t>
      </w:r>
      <w:r w:rsidRPr="392D3DFA" w:rsidR="5A79FFE0">
        <w:rPr>
          <w:rFonts w:ascii="Times New Roman" w:hAnsi="Times New Roman" w:cs="Times New Roman"/>
          <w:lang w:val="es-ES"/>
        </w:rPr>
        <w:t xml:space="preserve"> ir </w:t>
      </w:r>
      <w:r w:rsidRPr="392D3DFA" w:rsidR="5A79FFE0">
        <w:rPr>
          <w:rFonts w:ascii="Times New Roman" w:hAnsi="Times New Roman" w:cs="Times New Roman"/>
          <w:lang w:val="es-ES"/>
        </w:rPr>
        <w:t>nuoseklus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terminų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rinkinys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apibūdinantis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valdomos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prieigos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elementus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kurie</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tikėtina</w:t>
      </w:r>
      <w:r w:rsidRPr="392D3DFA" w:rsidR="5A79FFE0">
        <w:rPr>
          <w:rFonts w:ascii="Times New Roman" w:hAnsi="Times New Roman" w:cs="Times New Roman"/>
          <w:lang w:val="es-ES"/>
        </w:rPr>
        <w:t xml:space="preserve"> bus </w:t>
      </w:r>
      <w:r w:rsidRPr="392D3DFA" w:rsidR="5A79FFE0">
        <w:rPr>
          <w:rFonts w:ascii="Times New Roman" w:hAnsi="Times New Roman" w:cs="Times New Roman"/>
          <w:lang w:val="es-ES"/>
        </w:rPr>
        <w:t>išreikšti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draudimais</w:t>
      </w:r>
      <w:r w:rsidRPr="392D3DFA" w:rsidR="5A79FFE0">
        <w:rPr>
          <w:rFonts w:ascii="Times New Roman" w:hAnsi="Times New Roman" w:cs="Times New Roman"/>
          <w:lang w:val="es-ES"/>
        </w:rPr>
        <w:t xml:space="preserve"> ir </w:t>
      </w:r>
      <w:r w:rsidRPr="392D3DFA" w:rsidR="5A79FFE0">
        <w:rPr>
          <w:rFonts w:ascii="Times New Roman" w:hAnsi="Times New Roman" w:cs="Times New Roman"/>
          <w:lang w:val="es-ES"/>
        </w:rPr>
        <w:t>pareigomis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Šių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terminų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pagrindinis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tikslas</w:t>
      </w:r>
      <w:r w:rsidRPr="392D3DFA" w:rsidR="5A79FFE0">
        <w:rPr>
          <w:rFonts w:ascii="Times New Roman" w:hAnsi="Times New Roman" w:cs="Times New Roman"/>
          <w:lang w:val="es-ES"/>
        </w:rPr>
        <w:t xml:space="preserve"> – </w:t>
      </w:r>
      <w:r w:rsidRPr="392D3DFA" w:rsidR="5A79FFE0">
        <w:rPr>
          <w:rFonts w:ascii="Times New Roman" w:hAnsi="Times New Roman" w:cs="Times New Roman"/>
          <w:lang w:val="es-ES"/>
        </w:rPr>
        <w:t>subjektų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teisių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apsauga</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apimanti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tokias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nuostatas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kaip</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galutinio</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naudotojo</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įrašymas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gautos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išvestinės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patikrinimas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prieš</w:t>
      </w:r>
      <w:r w:rsidRPr="392D3DFA" w:rsidR="5A79FFE0">
        <w:rPr>
          <w:rFonts w:ascii="Times New Roman" w:hAnsi="Times New Roman" w:cs="Times New Roman"/>
          <w:lang w:val="es-ES"/>
        </w:rPr>
        <w:t xml:space="preserve"> ir/</w:t>
      </w:r>
      <w:r w:rsidRPr="392D3DFA" w:rsidR="5A79FFE0">
        <w:rPr>
          <w:rFonts w:ascii="Times New Roman" w:hAnsi="Times New Roman" w:cs="Times New Roman"/>
          <w:lang w:val="es-ES"/>
        </w:rPr>
        <w:t>arba</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po</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sukūrimo</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siekiant</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užtikrinti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subjektų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teisių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apsaugą</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bei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draudimas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naudoti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už</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kontroliuojamų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aplinkų</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ribų</w:t>
      </w:r>
      <w:r w:rsidRPr="392D3DFA" w:rsidR="5A79FFE0">
        <w:rPr>
          <w:rFonts w:ascii="Times New Roman" w:hAnsi="Times New Roman" w:cs="Times New Roman"/>
          <w:lang w:val="es-ES"/>
        </w:rPr>
        <w:t xml:space="preserve">. Kai </w:t>
      </w:r>
      <w:r w:rsidRPr="392D3DFA" w:rsidR="5A79FFE0">
        <w:rPr>
          <w:rFonts w:ascii="Times New Roman" w:hAnsi="Times New Roman" w:cs="Times New Roman"/>
          <w:lang w:val="es-ES"/>
        </w:rPr>
        <w:t>kuriais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atvejais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pradiniai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duomenys</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gali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būti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nematomi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galutiniam</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naudotojui</w:t>
      </w:r>
      <w:r w:rsidRPr="392D3DFA" w:rsidR="5A79FFE0">
        <w:rPr>
          <w:rFonts w:ascii="Times New Roman" w:hAnsi="Times New Roman" w:cs="Times New Roman"/>
          <w:lang w:val="es-ES"/>
        </w:rPr>
        <w:t xml:space="preserve">, o </w:t>
      </w:r>
      <w:r w:rsidRPr="392D3DFA" w:rsidR="5A79FFE0">
        <w:rPr>
          <w:rFonts w:ascii="Times New Roman" w:hAnsi="Times New Roman" w:cs="Times New Roman"/>
          <w:lang w:val="es-ES"/>
        </w:rPr>
        <w:t>prieinami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tik</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išvestiniai</w:t>
      </w:r>
      <w:r w:rsidRPr="392D3DFA" w:rsidR="5A79FFE0">
        <w:rPr>
          <w:rFonts w:ascii="Times New Roman" w:hAnsi="Times New Roman" w:cs="Times New Roman"/>
          <w:lang w:val="es-ES"/>
        </w:rPr>
        <w:t xml:space="preserve"> </w:t>
      </w:r>
      <w:r w:rsidRPr="392D3DFA" w:rsidR="5A79FFE0">
        <w:rPr>
          <w:rFonts w:ascii="Times New Roman" w:hAnsi="Times New Roman" w:cs="Times New Roman"/>
          <w:lang w:val="es-ES"/>
        </w:rPr>
        <w:t>duomenys</w:t>
      </w:r>
      <w:r w:rsidRPr="392D3DFA" w:rsidR="5A79FFE0">
        <w:rPr>
          <w:rFonts w:ascii="Times New Roman" w:hAnsi="Times New Roman" w:cs="Times New Roman"/>
          <w:lang w:val="es-ES"/>
        </w:rPr>
        <w:t xml:space="preserve">. </w:t>
      </w:r>
    </w:p>
    <w:p w:rsidR="00D56B90" w:rsidP="00D56B90" w:rsidRDefault="00171EEB" w14:paraId="1D0D614D" w14:textId="5FFB9C0F">
      <w:pPr>
        <w:pStyle w:val="Sraopastraipa"/>
        <w:numPr>
          <w:ilvl w:val="0"/>
          <w:numId w:val="22"/>
        </w:numPr>
        <w:rPr>
          <w:rFonts w:ascii="Times New Roman" w:hAnsi="Times New Roman" w:cs="Times New Roman"/>
        </w:rPr>
      </w:pPr>
      <w:r w:rsidRPr="00D56B90">
        <w:rPr>
          <w:rStyle w:val="Grietas"/>
          <w:rFonts w:ascii="Times New Roman" w:hAnsi="Times New Roman" w:cs="Times New Roman"/>
          <w:b w:val="0"/>
          <w:bCs w:val="0"/>
          <w:color w:val="000000" w:themeColor="text1"/>
        </w:rPr>
        <w:t>Integruoti RML į saugyklų platformas (techninė integracija).</w:t>
      </w:r>
      <w:r w:rsidRPr="00D56B90">
        <w:rPr>
          <w:rStyle w:val="Grietas"/>
          <w:rFonts w:ascii="Times New Roman" w:hAnsi="Times New Roman" w:cs="Times New Roman"/>
          <w:color w:val="000000" w:themeColor="text1"/>
        </w:rPr>
        <w:t xml:space="preserve"> </w:t>
      </w:r>
      <w:r w:rsidRPr="00D56B90">
        <w:rPr>
          <w:rFonts w:ascii="Times New Roman" w:hAnsi="Times New Roman" w:cs="Times New Roman"/>
        </w:rPr>
        <w:t>Pagrindinės EOSC paslaugos ir duomenų saugyklų platformos turėtų būti atnaujintos taip, kad palaikytų naująjį RML. Tai reiškia, kad tokios programinės įrangos kaip Invenio (Zenodo), Dataverse, DSpace ir kt. turėtų leisti naudotojams pasirinkti ir priskirti teisių pareiškimus iš kontroliuojamo žodyno. Pavyzdžiui, duomenų įkėlimo sąsaja galėtų pateikti ne tik licencijos pasirinkimą, bet ir papildomas sąlygas (pvz., „Ar yra asmens duomenų? T/N“, „Ar pakartotiniam naudojimui reikalingas sutikimas? T/N“, „Tik nekomercinis naudojimas? T/N“). Šie pasirinkimai būtų automatiškai įrašomi į metaduomenis kaip RML teiginių rinkinys. Rekomenduojame sukurti ir API bei įrankius teisių informacijai apdoroti: rinkimo protokolai</w:t>
      </w:r>
      <w:r w:rsidRPr="00BB081A">
        <w:rPr>
          <w:rStyle w:val="Puslapioinaosnuoroda"/>
          <w:rFonts w:ascii="Times New Roman" w:hAnsi="Times New Roman" w:cs="Times New Roman"/>
          <w:color w:val="000000" w:themeColor="text1"/>
        </w:rPr>
        <w:footnoteReference w:id="29"/>
      </w:r>
      <w:r w:rsidRPr="00D56B90">
        <w:rPr>
          <w:rFonts w:ascii="Times New Roman" w:hAnsi="Times New Roman" w:cs="Times New Roman"/>
        </w:rPr>
        <w:t xml:space="preserve"> (OAI-PMH, ResourceSync) turėtų perduoti RML duomenis, o paketavimo standartai, tokie kaip RO-Crate</w:t>
      </w:r>
      <w:r w:rsidRPr="00BB081A">
        <w:rPr>
          <w:rStyle w:val="Puslapioinaosnuoroda"/>
          <w:rFonts w:ascii="Times New Roman" w:hAnsi="Times New Roman" w:cs="Times New Roman"/>
          <w:color w:val="000000" w:themeColor="text1"/>
        </w:rPr>
        <w:footnoteReference w:id="30"/>
      </w:r>
      <w:r w:rsidRPr="00D56B90">
        <w:rPr>
          <w:rFonts w:ascii="Times New Roman" w:hAnsi="Times New Roman" w:cs="Times New Roman"/>
        </w:rPr>
        <w:t xml:space="preserve">, </w:t>
      </w:r>
      <w:r w:rsidRPr="00D56B90">
        <w:rPr>
          <w:rFonts w:ascii="Times New Roman" w:hAnsi="Times New Roman" w:cs="Times New Roman"/>
        </w:rPr>
        <w:t>turėtų turėti skyrių teisių informacijai, koduotai RML formatu. Labai svarbu, kad teisių metaduomenys būtų įtvirtinti EOSC techniniame lygmenyje – t. y. taptų duomenų mainų struktūros dalimi. Tai galėtų būti palengvinta įtraukiant RML palaikymą į EOSC pagrindines paslaugas; pavyzdžiui, EOSC metaduomenų katalogas ir PID paslaugos galėtų turėti laukus ar susietus duomenis, nurodančius teisių žodyną.</w:t>
      </w:r>
    </w:p>
    <w:p w:rsidR="00D56B90" w:rsidP="00D56B90" w:rsidRDefault="00171EEB" w14:paraId="06486FDF" w14:textId="77777777">
      <w:pPr>
        <w:pStyle w:val="Sraopastraipa"/>
        <w:numPr>
          <w:ilvl w:val="0"/>
          <w:numId w:val="22"/>
        </w:numPr>
        <w:rPr>
          <w:rFonts w:ascii="Times New Roman" w:hAnsi="Times New Roman" w:cs="Times New Roman"/>
        </w:rPr>
      </w:pPr>
      <w:r w:rsidRPr="00D56B90">
        <w:rPr>
          <w:rFonts w:ascii="Times New Roman" w:hAnsi="Times New Roman" w:cs="Times New Roman"/>
        </w:rPr>
        <w:t>Numatyti privalomą teisių metaduomenų pateikimą EOSC politikoje.</w:t>
      </w:r>
      <w:r w:rsidRPr="00D56B90">
        <w:rPr>
          <w:rFonts w:ascii="Times New Roman" w:hAnsi="Times New Roman" w:cs="Times New Roman"/>
          <w:b/>
          <w:bCs/>
        </w:rPr>
        <w:t xml:space="preserve"> </w:t>
      </w:r>
      <w:r w:rsidRPr="00D56B90">
        <w:rPr>
          <w:rFonts w:ascii="Times New Roman" w:hAnsi="Times New Roman" w:cs="Times New Roman"/>
        </w:rPr>
        <w:t>Politikos lygmeniu EOSC turėtų įpareigoti teikti mašininiu būdu skaitomus teisių metaduomenis kaip sąlygą saugyklų prijungimui ar finansavimui. Kaip OpenAIRE gairės įtvirtino prieigos teisių lauką kaip privalomą, taip EOSC gali pakelti kartelę: bet kuris duomenų rinkinys, programinė įranga ar išteklius EOSC aplinkoje turi turėti RML pagrįstą teisių pareiškimą. Tai nereiškia, kad viskas turi būti atvira; tai reiškia, kad turi būti užtikrintas skaidrumas. Net ir ribojamos prieigos duomenys turėtų turėti RML pareiškimą, pvz., „restrictedAccess + reason (personal data)“, o ne būti tiesiog tyliai apriboti.</w:t>
      </w:r>
    </w:p>
    <w:p w:rsidR="00D56B90" w:rsidP="00D56B90" w:rsidRDefault="00171EEB" w14:paraId="07EA583E" w14:textId="664B3B39">
      <w:pPr>
        <w:pStyle w:val="Sraopastraipa"/>
        <w:numPr>
          <w:ilvl w:val="0"/>
          <w:numId w:val="22"/>
        </w:numPr>
        <w:rPr>
          <w:rFonts w:ascii="Times New Roman" w:hAnsi="Times New Roman" w:cs="Times New Roman"/>
        </w:rPr>
      </w:pPr>
      <w:r w:rsidRPr="00D56B90">
        <w:rPr>
          <w:rStyle w:val="Grietas"/>
          <w:rFonts w:ascii="Times New Roman" w:hAnsi="Times New Roman" w:cs="Times New Roman"/>
          <w:b w:val="0"/>
          <w:bCs w:val="0"/>
          <w:color w:val="000000" w:themeColor="text1"/>
        </w:rPr>
        <w:t>Suderinti metaduomenų schemas/profilius, įtraukiant naujus RML elementus.</w:t>
      </w:r>
      <w:r w:rsidRPr="00D56B90">
        <w:rPr>
          <w:rStyle w:val="Grietas"/>
          <w:rFonts w:ascii="Times New Roman" w:hAnsi="Times New Roman" w:cs="Times New Roman"/>
          <w:color w:val="000000" w:themeColor="text1"/>
        </w:rPr>
        <w:t xml:space="preserve"> </w:t>
      </w:r>
      <w:r w:rsidRPr="00D56B90">
        <w:rPr>
          <w:rFonts w:ascii="Times New Roman" w:hAnsi="Times New Roman" w:cs="Times New Roman"/>
        </w:rPr>
        <w:t>Rekomenduojam</w:t>
      </w:r>
      <w:r w:rsidR="00B9452B">
        <w:rPr>
          <w:rFonts w:ascii="Times New Roman" w:hAnsi="Times New Roman" w:cs="Times New Roman"/>
        </w:rPr>
        <w:t>a</w:t>
      </w:r>
      <w:r w:rsidRPr="00D56B90">
        <w:rPr>
          <w:rFonts w:ascii="Times New Roman" w:hAnsi="Times New Roman" w:cs="Times New Roman"/>
        </w:rPr>
        <w:t xml:space="preserve"> atnaujinti esamas metaduomenų schemas/profilius, kad jos apimtų naujus RML elementus. Pavyzdžiui, naujojoje OpenAIRE gairių versijoje turėtų būti įtrauktas skyrius apie tai, kaip įterpti EOSC teisių žodyną (galbūt kaip papildomą rekomenduojamą lauką arba kaip išplėsto teisių elemento dalį). DataCite galėtų apsvarstyti kai kuriuos iš šių elementų būsimose schemos versijose arba pateikti rekomendacijas dėl susijusių identifikatorių ar papildomų teisių metaduomenų naudojimo. Reikėtų paskelbti suderinamumo lentelę, parodančią, kaip įprasti saugyklų metaduomenys (Dublin Core, DataCite, schema.org) gali perteikti RML informaciją, kad įgyvendinimas būtų lengvesnis. Iš esmės tikslas yra užtikrinti, kad nepriklausomai nuo to, kokį metaduomenų standartą saugykla naudoja viduje, būtų aiškus kelias standartizuotai teisių informacijai atskleisti kitiems.</w:t>
      </w:r>
    </w:p>
    <w:p w:rsidRPr="00D56B90" w:rsidR="00171EEB" w:rsidP="00D56B90" w:rsidRDefault="00171EEB" w14:paraId="6521B0AB" w14:textId="26117CB8">
      <w:pPr>
        <w:pStyle w:val="Sraopastraipa"/>
        <w:numPr>
          <w:ilvl w:val="0"/>
          <w:numId w:val="22"/>
        </w:numPr>
        <w:rPr>
          <w:rFonts w:ascii="Times New Roman" w:hAnsi="Times New Roman" w:cs="Times New Roman"/>
        </w:rPr>
      </w:pPr>
      <w:r w:rsidRPr="00D56B90">
        <w:rPr>
          <w:rFonts w:ascii="Times New Roman" w:hAnsi="Times New Roman" w:cs="Times New Roman"/>
        </w:rPr>
        <w:t>Integruoti į EOSC tarpusavio sąveikumo sistemą. EOSC tarpusavio sąveikumo sistema ) turėtų įtraukti teisinį tarpusavio sąveikumą per RML kaip pagrindinį komponentą. Tai reiškia, kad apibrėžiant, kaip EOSC ištekliai tarpusavyje sąveikauja, teisių metaduomenys būtų traktuojami taip pat svarbiai kaip techniniai metaduomenys. IF galėtų pateikti gaires, kaip naudoti RML visuose EOSC main</w:t>
      </w:r>
      <w:commentRangeStart w:id="382"/>
      <w:commentRangeStart w:id="383"/>
      <w:r w:rsidRPr="00D56B90">
        <w:rPr>
          <w:rFonts w:ascii="Times New Roman" w:hAnsi="Times New Roman" w:cs="Times New Roman"/>
        </w:rPr>
        <w:t>ų sluoksniuose.</w:t>
      </w:r>
      <w:commentRangeEnd w:id="382"/>
      <w:r w:rsidRPr="00D56B90">
        <w:rPr>
          <w:rStyle w:val="Komentaronuoroda"/>
          <w:rFonts w:ascii="Times New Roman" w:hAnsi="Times New Roman" w:cs="Times New Roman"/>
          <w:sz w:val="24"/>
          <w:szCs w:val="24"/>
        </w:rPr>
        <w:commentReference w:id="382"/>
      </w:r>
      <w:commentRangeEnd w:id="383"/>
      <w:r>
        <w:rPr>
          <w:rStyle w:val="CommentReference"/>
        </w:rPr>
        <w:commentReference w:id="383"/>
      </w:r>
    </w:p>
    <w:p w:rsidR="00D56B90" w:rsidP="00171EEB" w:rsidRDefault="00D56B90" w14:paraId="187E669F" w14:textId="77777777">
      <w:pPr>
        <w:ind w:firstLine="567"/>
        <w:rPr>
          <w:rFonts w:ascii="Times New Roman" w:hAnsi="Times New Roman" w:cs="Times New Roman"/>
        </w:rPr>
      </w:pPr>
    </w:p>
    <w:p w:rsidRPr="00955FC3" w:rsidR="00171EEB" w:rsidP="00171EEB" w:rsidRDefault="00171EEB" w14:paraId="58837A98" w14:textId="6F2BE839">
      <w:pPr>
        <w:ind w:firstLine="567"/>
        <w:rPr>
          <w:rFonts w:ascii="Times New Roman" w:hAnsi="Times New Roman" w:cs="Times New Roman"/>
          <w:lang w:val="es-ES"/>
        </w:rPr>
      </w:pPr>
      <w:r w:rsidRPr="2E260C7A">
        <w:rPr>
          <w:rFonts w:ascii="Times New Roman" w:hAnsi="Times New Roman" w:cs="Times New Roman"/>
        </w:rPr>
        <w:t>EOSC</w:t>
      </w:r>
      <w:r w:rsidR="00BB06E5">
        <w:rPr>
          <w:rFonts w:ascii="Times New Roman" w:hAnsi="Times New Roman" w:cs="Times New Roman"/>
        </w:rPr>
        <w:t>-</w:t>
      </w:r>
      <w:r w:rsidRPr="2E260C7A">
        <w:rPr>
          <w:rFonts w:ascii="Times New Roman" w:hAnsi="Times New Roman" w:cs="Times New Roman"/>
        </w:rPr>
        <w:t>IF savo sąveikumo logiką grindžia EIF, kuris jau seniai yra įtvirtintas kaip bendras atskaitos taškas viešojo sektoriaus sąveikumui Europoje. Todėl EOSC</w:t>
      </w:r>
      <w:r w:rsidR="000126B5">
        <w:rPr>
          <w:rFonts w:ascii="Times New Roman" w:hAnsi="Times New Roman" w:cs="Times New Roman"/>
        </w:rPr>
        <w:t>-</w:t>
      </w:r>
      <w:r w:rsidRPr="2E260C7A">
        <w:rPr>
          <w:rFonts w:ascii="Times New Roman" w:hAnsi="Times New Roman" w:cs="Times New Roman"/>
        </w:rPr>
        <w:t xml:space="preserve">IF keturių sąveikumo sluoksnių (teisinio, organizacinio, semantinio ir techninio) modelis nėra „atskiras išradimas“ – jis perima EIF konceptualų karkasą ir jį pritaiko </w:t>
      </w:r>
      <w:r w:rsidR="000126B5">
        <w:rPr>
          <w:rFonts w:ascii="Times New Roman" w:hAnsi="Times New Roman" w:cs="Times New Roman"/>
        </w:rPr>
        <w:t>MTD</w:t>
      </w:r>
      <w:r w:rsidRPr="2E260C7A">
        <w:rPr>
          <w:rFonts w:ascii="Times New Roman" w:hAnsi="Times New Roman" w:cs="Times New Roman"/>
        </w:rPr>
        <w:t xml:space="preserve"> bei paslaugų federacijos kontekstui.</w:t>
      </w:r>
    </w:p>
    <w:p w:rsidRPr="00955FC3" w:rsidR="00171EEB" w:rsidP="00171EEB" w:rsidRDefault="00171EEB" w14:paraId="4702F754" w14:textId="22CD74C1">
      <w:pPr>
        <w:ind w:firstLine="567"/>
        <w:rPr>
          <w:rFonts w:ascii="Times New Roman" w:hAnsi="Times New Roman" w:cs="Times New Roman"/>
          <w:lang w:val="es-ES"/>
        </w:rPr>
      </w:pPr>
      <w:r w:rsidRPr="2E260C7A">
        <w:rPr>
          <w:rFonts w:ascii="Times New Roman" w:hAnsi="Times New Roman" w:cs="Times New Roman"/>
        </w:rPr>
        <w:t xml:space="preserve">Pastaruoju metu paskelbtas naujos EIF versijos </w:t>
      </w:r>
      <w:commentRangeStart w:id="384"/>
      <w:r w:rsidRPr="2E260C7A">
        <w:rPr>
          <w:rFonts w:ascii="Times New Roman" w:hAnsi="Times New Roman" w:cs="Times New Roman"/>
        </w:rPr>
        <w:t xml:space="preserve">projektas (draft) </w:t>
      </w:r>
      <w:commentRangeEnd w:id="384"/>
      <w:r w:rsidRPr="2E260C7A" w:rsidR="000126B5">
        <w:rPr>
          <w:rStyle w:val="Komentaronuoroda"/>
          <w:rFonts w:ascii="Times New Roman" w:hAnsi="Times New Roman" w:cs="Times New Roman"/>
          <w:sz w:val="24"/>
          <w:szCs w:val="24"/>
        </w:rPr>
        <w:commentReference w:id="384"/>
      </w:r>
      <w:r w:rsidRPr="2E260C7A">
        <w:rPr>
          <w:rFonts w:ascii="Times New Roman" w:hAnsi="Times New Roman" w:cs="Times New Roman"/>
        </w:rPr>
        <w:t>rodo, kad EIF evoliucionuoja: nuo bendro principų rinkinio vis labiau pereinama prie įgyvendinimo mechanizmų, aiškesnių privalomų nuostatų ir sąsajų su naujesniu ES reguliaciniu bei technologiniu kontekstu (pvz., duomenų erdvėmis, tapatybės infrastruktūra, atitikties vertinimu). Dėl to šio projekto naujovių supratimas tampa svarbus ne tik viešųjų paslaugų sąveikumui, bet ir EOSC</w:t>
      </w:r>
      <w:r w:rsidR="00995256">
        <w:rPr>
          <w:rFonts w:ascii="Times New Roman" w:hAnsi="Times New Roman" w:cs="Times New Roman"/>
        </w:rPr>
        <w:t>-</w:t>
      </w:r>
      <w:r w:rsidRPr="2E260C7A">
        <w:rPr>
          <w:rFonts w:ascii="Times New Roman" w:hAnsi="Times New Roman" w:cs="Times New Roman"/>
        </w:rPr>
        <w:t>IF interpretavimui – nes EIF kryptis formuoja platesnę aplinką, kurioje EOSC</w:t>
      </w:r>
      <w:r w:rsidR="00613AD0">
        <w:rPr>
          <w:rFonts w:ascii="Times New Roman" w:hAnsi="Times New Roman" w:cs="Times New Roman"/>
        </w:rPr>
        <w:t>-</w:t>
      </w:r>
      <w:r w:rsidRPr="2E260C7A">
        <w:rPr>
          <w:rFonts w:ascii="Times New Roman" w:hAnsi="Times New Roman" w:cs="Times New Roman"/>
        </w:rPr>
        <w:t>IF bus taikomas ir vystomas.</w:t>
      </w:r>
    </w:p>
    <w:p w:rsidR="00171EEB" w:rsidP="00171EEB" w:rsidRDefault="00171EEB" w14:paraId="57D730C0" w14:textId="2079A89B">
      <w:pPr>
        <w:ind w:firstLine="567"/>
        <w:rPr>
          <w:rFonts w:ascii="Times New Roman" w:hAnsi="Times New Roman" w:cs="Times New Roman"/>
        </w:rPr>
      </w:pPr>
      <w:r w:rsidRPr="2E260C7A">
        <w:rPr>
          <w:rFonts w:ascii="Times New Roman" w:hAnsi="Times New Roman" w:cs="Times New Roman"/>
        </w:rPr>
        <w:t>Šioje evoliucijoje reikšmingą vaidmenį atlieka „Next Generation EIF“ neformali Europos Komisijos ekspertų grupė, kuri teikia strategines gaires EIF atnaujinimui, siekiant jį pritaikyti skaitmeninei transformacijai ir padaryti veiksminge</w:t>
      </w:r>
      <w:r w:rsidR="00D07148">
        <w:rPr>
          <w:rFonts w:ascii="Times New Roman" w:hAnsi="Times New Roman" w:cs="Times New Roman"/>
        </w:rPr>
        <w:t>s</w:t>
      </w:r>
      <w:r w:rsidRPr="2E260C7A">
        <w:rPr>
          <w:rFonts w:ascii="Times New Roman" w:hAnsi="Times New Roman" w:cs="Times New Roman"/>
        </w:rPr>
        <w:t xml:space="preserve">nį praktikoje. Grupės siūlymai orientuoti į tai, kad EIF taptų labiau įgyvendinamas, aiškiau suderintas su naujomis technologijomis (pvz., dirbtiniu intelektu, duomenų erdvėmis, skaitmeniniais dvyniais) ir </w:t>
      </w:r>
      <w:r w:rsidRPr="2E260C7A">
        <w:rPr>
          <w:rFonts w:ascii="Times New Roman" w:hAnsi="Times New Roman" w:cs="Times New Roman"/>
        </w:rPr>
        <w:t xml:space="preserve">integruotas su </w:t>
      </w:r>
      <w:commentRangeStart w:id="385"/>
      <w:r w:rsidRPr="2E260C7A">
        <w:rPr>
          <w:rFonts w:ascii="Times New Roman" w:hAnsi="Times New Roman" w:cs="Times New Roman"/>
        </w:rPr>
        <w:t xml:space="preserve">Interoperable Europe Act </w:t>
      </w:r>
      <w:commentRangeEnd w:id="385"/>
      <w:r w:rsidRPr="2E260C7A" w:rsidR="00D07148">
        <w:rPr>
          <w:rStyle w:val="Komentaronuoroda"/>
          <w:rFonts w:ascii="Times New Roman" w:hAnsi="Times New Roman" w:cs="Times New Roman"/>
          <w:sz w:val="24"/>
          <w:szCs w:val="24"/>
        </w:rPr>
        <w:commentReference w:id="385"/>
      </w:r>
      <w:r w:rsidRPr="2E260C7A">
        <w:rPr>
          <w:rFonts w:ascii="Times New Roman" w:hAnsi="Times New Roman" w:cs="Times New Roman"/>
        </w:rPr>
        <w:t>instrumentais (pvz., sąveikumo vertinimais, sprendinių „</w:t>
      </w:r>
      <w:commentRangeStart w:id="386"/>
      <w:r w:rsidRPr="2E260C7A">
        <w:rPr>
          <w:rFonts w:ascii="Times New Roman" w:hAnsi="Times New Roman" w:cs="Times New Roman"/>
        </w:rPr>
        <w:t>labeling“</w:t>
      </w:r>
      <w:commentRangeEnd w:id="386"/>
      <w:r w:rsidRPr="2E260C7A" w:rsidR="00EC29DE">
        <w:rPr>
          <w:rStyle w:val="Komentaronuoroda"/>
          <w:rFonts w:ascii="Times New Roman" w:hAnsi="Times New Roman" w:cs="Times New Roman"/>
          <w:sz w:val="24"/>
          <w:szCs w:val="24"/>
        </w:rPr>
        <w:commentReference w:id="386"/>
      </w:r>
      <w:r w:rsidRPr="2E260C7A">
        <w:rPr>
          <w:rFonts w:ascii="Times New Roman" w:hAnsi="Times New Roman" w:cs="Times New Roman"/>
        </w:rPr>
        <w:t>, Interoperable Europe Portalu). Kartu akcentuojama, kad EIF atnaujinimas turi sustiprinti esminius principus – orientaciją į vartotoją ir prieinamumą, atvirumą ir pernaudojimą, technologinį neutralumą ir perkeliamumą, saugumą ir privatumą, taip pat daugiakalbystę ir skaidrumą.</w:t>
      </w:r>
    </w:p>
    <w:p w:rsidR="00171EEB" w:rsidP="00171EEB" w:rsidRDefault="00171EEB" w14:paraId="75760A6B" w14:textId="1C621078">
      <w:pPr>
        <w:ind w:firstLine="567"/>
        <w:rPr>
          <w:rFonts w:ascii="Times New Roman" w:hAnsi="Times New Roman" w:cs="Times New Roman"/>
        </w:rPr>
      </w:pPr>
      <w:r w:rsidRPr="2E260C7A">
        <w:rPr>
          <w:rFonts w:ascii="Times New Roman" w:hAnsi="Times New Roman" w:cs="Times New Roman"/>
        </w:rPr>
        <w:t>Atsižvelgiant į tai, EIF projekto analizė leidžia geriau orientuotis, kur link juda sąveikumo politika ir praktika ES mastu, ir kokių papildomų reikalavimų ar lūkesčių ateityje gali atsirasti EOSC ekosistemai. Kitaip tariant, kuo aiškiau suprantamos EIF projekto siūlomos kryptys, tuo tiksliau galima vertinti, kaip EOSC</w:t>
      </w:r>
      <w:r w:rsidR="00613AD0">
        <w:rPr>
          <w:rFonts w:ascii="Times New Roman" w:hAnsi="Times New Roman" w:cs="Times New Roman"/>
        </w:rPr>
        <w:t>-</w:t>
      </w:r>
      <w:r w:rsidRPr="2E260C7A">
        <w:rPr>
          <w:rFonts w:ascii="Times New Roman" w:hAnsi="Times New Roman" w:cs="Times New Roman"/>
        </w:rPr>
        <w:t xml:space="preserve">IF nuostatos derės su naujuoju horizontaliu sąveikumo </w:t>
      </w:r>
      <w:commentRangeStart w:id="387"/>
      <w:r w:rsidRPr="2E260C7A">
        <w:rPr>
          <w:rFonts w:ascii="Times New Roman" w:hAnsi="Times New Roman" w:cs="Times New Roman"/>
        </w:rPr>
        <w:t xml:space="preserve">„stuburu“ </w:t>
      </w:r>
      <w:commentRangeEnd w:id="387"/>
      <w:r w:rsidRPr="2E260C7A" w:rsidR="008833C5">
        <w:rPr>
          <w:rStyle w:val="Komentaronuoroda"/>
          <w:rFonts w:ascii="Times New Roman" w:hAnsi="Times New Roman" w:cs="Times New Roman"/>
          <w:sz w:val="24"/>
          <w:szCs w:val="24"/>
        </w:rPr>
        <w:commentReference w:id="387"/>
      </w:r>
      <w:r w:rsidRPr="2E260C7A">
        <w:rPr>
          <w:rFonts w:ascii="Times New Roman" w:hAnsi="Times New Roman" w:cs="Times New Roman"/>
        </w:rPr>
        <w:t>ir kokius pokyčius verta numatyti EOSC įgyvendinimo planuose.</w:t>
      </w:r>
    </w:p>
    <w:p w:rsidRPr="00955FC3" w:rsidR="00171EEB" w:rsidP="00171EEB" w:rsidRDefault="00171EEB" w14:paraId="4C7A8E73" w14:textId="5D2F6F0E">
      <w:pPr>
        <w:ind w:firstLine="567"/>
        <w:rPr>
          <w:rFonts w:ascii="Times New Roman" w:hAnsi="Times New Roman" w:cs="Times New Roman"/>
          <w:lang w:val="es-ES"/>
        </w:rPr>
      </w:pPr>
      <w:r w:rsidRPr="2E260C7A">
        <w:rPr>
          <w:rFonts w:ascii="Times New Roman" w:hAnsi="Times New Roman" w:cs="Times New Roman"/>
        </w:rPr>
        <w:t>Pirmiausia skiriasi paskirtis ir taikymo laukas. EOSC</w:t>
      </w:r>
      <w:r w:rsidR="00613AD0">
        <w:rPr>
          <w:rFonts w:ascii="Times New Roman" w:hAnsi="Times New Roman" w:cs="Times New Roman"/>
        </w:rPr>
        <w:t>-</w:t>
      </w:r>
      <w:r w:rsidRPr="2E260C7A">
        <w:rPr>
          <w:rFonts w:ascii="Times New Roman" w:hAnsi="Times New Roman" w:cs="Times New Roman"/>
        </w:rPr>
        <w:t xml:space="preserve">IF (2021) yra sektoriškai orientuotas į mokslinių duomenų ir paslaugų federaciją EOSC ekosistemoje, o jo „minimalūs reikalavimai“ pateikiami kaip tyrėjų bendruomenėse identifikuotų problemų/poreikių ir rekomendacijų rinkinys, stipriai remiantis FDO idėja. Be to, pats dokumentas aiškiai pasako, kad neduoda konkrečios rekomendacijos, kaip technologiškai įgyvendinti skaitmeninius objektus ar </w:t>
      </w:r>
      <w:commentRangeStart w:id="388"/>
      <w:r w:rsidRPr="2E260C7A">
        <w:rPr>
          <w:rFonts w:ascii="Times New Roman" w:hAnsi="Times New Roman" w:cs="Times New Roman"/>
        </w:rPr>
        <w:t xml:space="preserve">„building blocks“ </w:t>
      </w:r>
      <w:commentRangeEnd w:id="388"/>
      <w:r w:rsidRPr="2E260C7A" w:rsidR="00B71491">
        <w:rPr>
          <w:rStyle w:val="Komentaronuoroda"/>
          <w:rFonts w:ascii="Times New Roman" w:hAnsi="Times New Roman" w:cs="Times New Roman"/>
          <w:sz w:val="24"/>
          <w:szCs w:val="24"/>
        </w:rPr>
        <w:commentReference w:id="388"/>
      </w:r>
      <w:r w:rsidRPr="2E260C7A">
        <w:rPr>
          <w:rFonts w:ascii="Times New Roman" w:hAnsi="Times New Roman" w:cs="Times New Roman"/>
        </w:rPr>
        <w:t>– tai paliekama už jo apimties ribų.</w:t>
      </w:r>
    </w:p>
    <w:p w:rsidRPr="00955FC3" w:rsidR="00171EEB" w:rsidP="00171EEB" w:rsidRDefault="00171EEB" w14:paraId="14B7BB0E" w14:textId="3FD3EACD">
      <w:pPr>
        <w:rPr>
          <w:rFonts w:ascii="Times New Roman" w:hAnsi="Times New Roman" w:cs="Times New Roman"/>
          <w:lang w:val="es-ES"/>
        </w:rPr>
      </w:pPr>
      <w:r w:rsidRPr="2E260C7A">
        <w:rPr>
          <w:rFonts w:ascii="Times New Roman" w:hAnsi="Times New Roman" w:cs="Times New Roman"/>
        </w:rPr>
        <w:t xml:space="preserve">„Next Generation EIF Blueprint“ projektas, priešingai, yra kuriamas kaip visam ES viešajam sektoriui skirtas veikimo </w:t>
      </w:r>
      <w:commentRangeStart w:id="389"/>
      <w:r w:rsidRPr="2E260C7A">
        <w:rPr>
          <w:rFonts w:ascii="Times New Roman" w:hAnsi="Times New Roman" w:cs="Times New Roman"/>
        </w:rPr>
        <w:t>karkasas</w:t>
      </w:r>
      <w:commentRangeEnd w:id="389"/>
      <w:r w:rsidRPr="2E260C7A" w:rsidR="00B24168">
        <w:rPr>
          <w:rStyle w:val="Komentaronuoroda"/>
          <w:rFonts w:ascii="Times New Roman" w:hAnsi="Times New Roman" w:cs="Times New Roman"/>
          <w:sz w:val="24"/>
          <w:szCs w:val="24"/>
        </w:rPr>
        <w:commentReference w:id="389"/>
      </w:r>
      <w:r w:rsidRPr="2E260C7A">
        <w:rPr>
          <w:rFonts w:ascii="Times New Roman" w:hAnsi="Times New Roman" w:cs="Times New Roman"/>
        </w:rPr>
        <w:t>, kurio naujumas (jei jis taptų patvirtintu reguliavimo) būtų privalomumo ir valdysenos (</w:t>
      </w:r>
      <w:r w:rsidR="00B24168">
        <w:rPr>
          <w:rFonts w:ascii="Times New Roman" w:hAnsi="Times New Roman" w:cs="Times New Roman"/>
        </w:rPr>
        <w:t xml:space="preserve">angl. </w:t>
      </w:r>
      <w:r w:rsidRPr="00B24168">
        <w:rPr>
          <w:rFonts w:ascii="Times New Roman" w:hAnsi="Times New Roman" w:cs="Times New Roman"/>
          <w:i/>
          <w:iCs/>
        </w:rPr>
        <w:t>governance</w:t>
      </w:r>
      <w:r w:rsidRPr="2E260C7A">
        <w:rPr>
          <w:rFonts w:ascii="Times New Roman" w:hAnsi="Times New Roman" w:cs="Times New Roman"/>
        </w:rPr>
        <w:t xml:space="preserve">) sugriežtinimas. Projektas save aiškiai „įtvirtina“ Interoperable Europe Act logikoje: akcentuoja, kad EIF turi būti laikomas atskaitos tašku ir turi sąveikauti su akte numatytomis praktikomis (įskaitant </w:t>
      </w:r>
      <w:commentRangeStart w:id="390"/>
      <w:r w:rsidRPr="2E260C7A">
        <w:rPr>
          <w:rFonts w:ascii="Times New Roman" w:hAnsi="Times New Roman" w:cs="Times New Roman"/>
          <w:i/>
          <w:iCs/>
        </w:rPr>
        <w:t>interoperability assessments</w:t>
      </w:r>
      <w:r w:rsidRPr="2E260C7A">
        <w:rPr>
          <w:rFonts w:ascii="Times New Roman" w:hAnsi="Times New Roman" w:cs="Times New Roman"/>
        </w:rPr>
        <w:t xml:space="preserve"> </w:t>
      </w:r>
      <w:commentRangeEnd w:id="390"/>
      <w:r w:rsidRPr="2E260C7A" w:rsidR="00B24168">
        <w:rPr>
          <w:rStyle w:val="Komentaronuoroda"/>
          <w:rFonts w:ascii="Times New Roman" w:hAnsi="Times New Roman" w:cs="Times New Roman"/>
          <w:sz w:val="24"/>
          <w:szCs w:val="24"/>
        </w:rPr>
        <w:commentReference w:id="390"/>
      </w:r>
      <w:r w:rsidRPr="2E260C7A">
        <w:rPr>
          <w:rFonts w:ascii="Times New Roman" w:hAnsi="Times New Roman" w:cs="Times New Roman"/>
        </w:rPr>
        <w:t xml:space="preserve">prieš diegiant ar keičiant skaitmenines sistemas). </w:t>
      </w:r>
    </w:p>
    <w:p w:rsidRPr="00955FC3" w:rsidR="00171EEB" w:rsidP="00B24168" w:rsidRDefault="00171EEB" w14:paraId="678FC36D" w14:textId="41EFF18B">
      <w:pPr>
        <w:ind w:firstLine="567"/>
        <w:rPr>
          <w:rFonts w:ascii="Times New Roman" w:hAnsi="Times New Roman" w:cs="Times New Roman"/>
          <w:lang w:val="es-ES"/>
        </w:rPr>
      </w:pPr>
      <w:r w:rsidRPr="2E260C7A">
        <w:rPr>
          <w:rFonts w:ascii="Times New Roman" w:hAnsi="Times New Roman" w:cs="Times New Roman"/>
        </w:rPr>
        <w:t xml:space="preserve">Projektas akivaizdžiai dėmesio centrą perkelia nuo aukšto lygio principų prie vykdytinų rekomendacijų: daug rekomendacijų projekte turi </w:t>
      </w:r>
      <w:commentRangeStart w:id="391"/>
      <w:r w:rsidRPr="2E260C7A">
        <w:rPr>
          <w:rFonts w:ascii="Times New Roman" w:hAnsi="Times New Roman" w:cs="Times New Roman"/>
        </w:rPr>
        <w:t>„</w:t>
      </w:r>
      <w:r w:rsidRPr="2E260C7A">
        <w:rPr>
          <w:rFonts w:ascii="Times New Roman" w:hAnsi="Times New Roman" w:cs="Times New Roman"/>
          <w:i/>
          <w:iCs/>
        </w:rPr>
        <w:t>Nature: Mandatory</w:t>
      </w:r>
      <w:commentRangeEnd w:id="391"/>
      <w:r w:rsidRPr="2E260C7A" w:rsidR="00B24168">
        <w:rPr>
          <w:rStyle w:val="Komentaronuoroda"/>
          <w:rFonts w:ascii="Times New Roman" w:hAnsi="Times New Roman" w:cs="Times New Roman"/>
          <w:sz w:val="24"/>
          <w:szCs w:val="24"/>
        </w:rPr>
        <w:commentReference w:id="391"/>
      </w:r>
      <w:r w:rsidRPr="2E260C7A">
        <w:rPr>
          <w:rFonts w:ascii="Times New Roman" w:hAnsi="Times New Roman" w:cs="Times New Roman"/>
        </w:rPr>
        <w:t xml:space="preserve">“, jos pririšamos prie konkrečių suinteresuotų šalių </w:t>
      </w:r>
      <w:r w:rsidR="00B24168">
        <w:rPr>
          <w:rFonts w:ascii="Times New Roman" w:hAnsi="Times New Roman" w:cs="Times New Roman"/>
        </w:rPr>
        <w:t>vaidmenų</w:t>
      </w:r>
      <w:r w:rsidRPr="2E260C7A">
        <w:rPr>
          <w:rFonts w:ascii="Times New Roman" w:hAnsi="Times New Roman" w:cs="Times New Roman"/>
        </w:rPr>
        <w:t xml:space="preserve">, sąveikumo sluoksnių, principų, teisėkūros atramų ir net „Interoperable Europe“ sprendinių (pvz., </w:t>
      </w:r>
      <w:commentRangeStart w:id="392"/>
      <w:r w:rsidRPr="2E260C7A">
        <w:rPr>
          <w:rFonts w:ascii="Times New Roman" w:hAnsi="Times New Roman" w:cs="Times New Roman"/>
          <w:i/>
          <w:iCs/>
        </w:rPr>
        <w:t>observability/performance monitoring, lifecycle management, certification &amp; conformance</w:t>
      </w:r>
      <w:r w:rsidRPr="2E260C7A">
        <w:rPr>
          <w:rFonts w:ascii="Times New Roman" w:hAnsi="Times New Roman" w:cs="Times New Roman"/>
        </w:rPr>
        <w:t>)</w:t>
      </w:r>
      <w:commentRangeEnd w:id="392"/>
      <w:r w:rsidRPr="2E260C7A" w:rsidR="00B24168">
        <w:rPr>
          <w:rStyle w:val="Komentaronuoroda"/>
          <w:rFonts w:ascii="Times New Roman" w:hAnsi="Times New Roman" w:cs="Times New Roman"/>
          <w:sz w:val="24"/>
          <w:szCs w:val="24"/>
        </w:rPr>
        <w:commentReference w:id="392"/>
      </w:r>
      <w:r w:rsidRPr="2E260C7A">
        <w:rPr>
          <w:rFonts w:ascii="Times New Roman" w:hAnsi="Times New Roman" w:cs="Times New Roman"/>
        </w:rPr>
        <w:t>. Tai yra esminis poslinkis nuo EOSC</w:t>
      </w:r>
      <w:r w:rsidR="00613AD0">
        <w:rPr>
          <w:rFonts w:ascii="Times New Roman" w:hAnsi="Times New Roman" w:cs="Times New Roman"/>
        </w:rPr>
        <w:t>-</w:t>
      </w:r>
      <w:r w:rsidRPr="2E260C7A">
        <w:rPr>
          <w:rFonts w:ascii="Times New Roman" w:hAnsi="Times New Roman" w:cs="Times New Roman"/>
        </w:rPr>
        <w:t>IF, kuriame labiau fiksuojami poreikiai ir kryptys, bet mažiau standartizuojamas atskaitomybės ir atitikties mechanizmas.</w:t>
      </w:r>
    </w:p>
    <w:p w:rsidR="00171EEB" w:rsidP="00B24168" w:rsidRDefault="00171EEB" w14:paraId="11492769" w14:textId="6303DC62">
      <w:pPr>
        <w:ind w:firstLine="567"/>
        <w:rPr>
          <w:rFonts w:ascii="Times New Roman" w:hAnsi="Times New Roman" w:cs="Times New Roman"/>
        </w:rPr>
      </w:pPr>
      <w:r w:rsidRPr="2E260C7A">
        <w:rPr>
          <w:rFonts w:ascii="Times New Roman" w:hAnsi="Times New Roman" w:cs="Times New Roman"/>
        </w:rPr>
        <w:t>Projektas atneša naują politinių/technologinių realijų paketą, kurio EOSC</w:t>
      </w:r>
      <w:r w:rsidR="00613AD0">
        <w:rPr>
          <w:rFonts w:ascii="Times New Roman" w:hAnsi="Times New Roman" w:cs="Times New Roman"/>
        </w:rPr>
        <w:t>-</w:t>
      </w:r>
      <w:r w:rsidRPr="2E260C7A">
        <w:rPr>
          <w:rFonts w:ascii="Times New Roman" w:hAnsi="Times New Roman" w:cs="Times New Roman"/>
        </w:rPr>
        <w:t xml:space="preserve">IF (2021) natūraliai neintegravo kaip „privalomo </w:t>
      </w:r>
      <w:r w:rsidRPr="00B24168">
        <w:rPr>
          <w:rFonts w:ascii="Times New Roman" w:hAnsi="Times New Roman" w:cs="Times New Roman"/>
          <w:highlight w:val="yellow"/>
        </w:rPr>
        <w:t>karkaso“</w:t>
      </w:r>
      <w:r w:rsidRPr="2E260C7A">
        <w:rPr>
          <w:rFonts w:ascii="Times New Roman" w:hAnsi="Times New Roman" w:cs="Times New Roman"/>
        </w:rPr>
        <w:t xml:space="preserve">: aiškiai įtraukiami </w:t>
      </w:r>
      <w:commentRangeStart w:id="393"/>
      <w:r w:rsidRPr="2E260C7A">
        <w:rPr>
          <w:rFonts w:ascii="Times New Roman" w:hAnsi="Times New Roman" w:cs="Times New Roman"/>
        </w:rPr>
        <w:t>Data Governance Act, AI Act, EU Digital Identity Wallet / eIDAS evoliucija, EU Data Spaces</w:t>
      </w:r>
      <w:commentRangeEnd w:id="393"/>
      <w:r w:rsidRPr="2E260C7A" w:rsidR="00B24168">
        <w:rPr>
          <w:rStyle w:val="Komentaronuoroda"/>
          <w:rFonts w:ascii="Times New Roman" w:hAnsi="Times New Roman" w:cs="Times New Roman"/>
          <w:sz w:val="24"/>
          <w:szCs w:val="24"/>
        </w:rPr>
        <w:commentReference w:id="393"/>
      </w:r>
      <w:r w:rsidRPr="2E260C7A">
        <w:rPr>
          <w:rFonts w:ascii="Times New Roman" w:hAnsi="Times New Roman" w:cs="Times New Roman"/>
        </w:rPr>
        <w:t>, duomenų suverenitetas ir panašūs horizontalūs režimai. Taip EIF iš principų rinkinio tampa „mazgu“, jungiančiu viešųjų paslaugų sąveikumą su duomenų erdvėmis, tapatybės sluoksniu ir DI skaidrumo/sąveikumo reikalavimais.</w:t>
      </w:r>
    </w:p>
    <w:p w:rsidRPr="00BB081A" w:rsidR="00171EEB" w:rsidP="00B24168" w:rsidRDefault="00171EEB" w14:paraId="3E798F75" w14:textId="2C5372EA">
      <w:pPr>
        <w:ind w:firstLine="567"/>
        <w:rPr>
          <w:rFonts w:ascii="Times New Roman" w:hAnsi="Times New Roman" w:cs="Times New Roman"/>
        </w:rPr>
      </w:pPr>
      <w:r w:rsidRPr="2E260C7A">
        <w:rPr>
          <w:rFonts w:ascii="Times New Roman" w:hAnsi="Times New Roman" w:cs="Times New Roman"/>
        </w:rPr>
        <w:t>Jei projektas taptų patvirtintu reguliavimo standartu, praktiškai tai reikštų vienodesnę, labiau išmatuojamą ir audituojamą bazę visoms valstybėms narėms:</w:t>
      </w:r>
      <w:commentRangeStart w:id="394"/>
      <w:r w:rsidRPr="2E260C7A">
        <w:rPr>
          <w:rFonts w:ascii="Times New Roman" w:hAnsi="Times New Roman" w:cs="Times New Roman"/>
        </w:rPr>
        <w:t xml:space="preserve"> NIF</w:t>
      </w:r>
      <w:commentRangeEnd w:id="394"/>
      <w:r w:rsidRPr="2E260C7A" w:rsidR="00E22430">
        <w:rPr>
          <w:rStyle w:val="Komentaronuoroda"/>
          <w:rFonts w:ascii="Times New Roman" w:hAnsi="Times New Roman" w:cs="Times New Roman"/>
          <w:sz w:val="24"/>
          <w:szCs w:val="24"/>
        </w:rPr>
        <w:commentReference w:id="394"/>
      </w:r>
      <w:r w:rsidRPr="2E260C7A">
        <w:rPr>
          <w:rFonts w:ascii="Times New Roman" w:hAnsi="Times New Roman" w:cs="Times New Roman"/>
        </w:rPr>
        <w:t xml:space="preserve"> suderinimą su EIF, privalomus stebėsenos mechanizmus, aiškesnę atsakomybę (</w:t>
      </w:r>
      <w:commentRangeStart w:id="395"/>
      <w:r w:rsidRPr="2E260C7A">
        <w:rPr>
          <w:rFonts w:ascii="Times New Roman" w:hAnsi="Times New Roman" w:cs="Times New Roman"/>
        </w:rPr>
        <w:t>CIO/koord</w:t>
      </w:r>
      <w:commentRangeEnd w:id="395"/>
      <w:r w:rsidRPr="2E260C7A" w:rsidR="00E22430">
        <w:rPr>
          <w:rStyle w:val="Komentaronuoroda"/>
          <w:rFonts w:ascii="Times New Roman" w:hAnsi="Times New Roman" w:cs="Times New Roman"/>
          <w:sz w:val="24"/>
          <w:szCs w:val="24"/>
        </w:rPr>
        <w:commentReference w:id="395"/>
      </w:r>
      <w:r w:rsidRPr="2E260C7A">
        <w:rPr>
          <w:rFonts w:ascii="Times New Roman" w:hAnsi="Times New Roman" w:cs="Times New Roman"/>
        </w:rPr>
        <w:t>.), taip pat sąsajas su finansavimu ir pirkimais. EOSC</w:t>
      </w:r>
      <w:r w:rsidR="00613AD0">
        <w:rPr>
          <w:rFonts w:ascii="Times New Roman" w:hAnsi="Times New Roman" w:cs="Times New Roman"/>
        </w:rPr>
        <w:t>-</w:t>
      </w:r>
      <w:r w:rsidRPr="2E260C7A">
        <w:rPr>
          <w:rFonts w:ascii="Times New Roman" w:hAnsi="Times New Roman" w:cs="Times New Roman"/>
        </w:rPr>
        <w:t xml:space="preserve">IF tokiu atveju išliktų kaip sektorinis (mokslinių duomenų) </w:t>
      </w:r>
      <w:commentRangeStart w:id="396"/>
      <w:r w:rsidRPr="2E260C7A">
        <w:rPr>
          <w:rFonts w:ascii="Times New Roman" w:hAnsi="Times New Roman" w:cs="Times New Roman"/>
        </w:rPr>
        <w:t>karkasas</w:t>
      </w:r>
      <w:commentRangeEnd w:id="396"/>
      <w:r w:rsidRPr="2E260C7A" w:rsidR="00E22430">
        <w:rPr>
          <w:rStyle w:val="Komentaronuoroda"/>
          <w:rFonts w:ascii="Times New Roman" w:hAnsi="Times New Roman" w:cs="Times New Roman"/>
          <w:sz w:val="24"/>
          <w:szCs w:val="24"/>
        </w:rPr>
        <w:commentReference w:id="396"/>
      </w:r>
      <w:r w:rsidRPr="2E260C7A">
        <w:rPr>
          <w:rFonts w:ascii="Times New Roman" w:hAnsi="Times New Roman" w:cs="Times New Roman"/>
        </w:rPr>
        <w:t xml:space="preserve">, bet veiktų </w:t>
      </w:r>
      <w:commentRangeStart w:id="397"/>
      <w:r w:rsidRPr="2E260C7A">
        <w:rPr>
          <w:rFonts w:ascii="Times New Roman" w:hAnsi="Times New Roman" w:cs="Times New Roman"/>
        </w:rPr>
        <w:t>„ant“ griežtesnio horizontalaus pagrindo</w:t>
      </w:r>
      <w:commentRangeEnd w:id="397"/>
      <w:r w:rsidRPr="2E260C7A" w:rsidR="00E22430">
        <w:rPr>
          <w:rStyle w:val="Komentaronuoroda"/>
          <w:rFonts w:ascii="Times New Roman" w:hAnsi="Times New Roman" w:cs="Times New Roman"/>
          <w:sz w:val="24"/>
          <w:szCs w:val="24"/>
        </w:rPr>
        <w:commentReference w:id="397"/>
      </w:r>
      <w:r w:rsidRPr="2E260C7A">
        <w:rPr>
          <w:rFonts w:ascii="Times New Roman" w:hAnsi="Times New Roman" w:cs="Times New Roman"/>
        </w:rPr>
        <w:t xml:space="preserve">: pvz., semantinių artefaktų ir minimalių metaduomenų idėjos galėtų lengviau „susikalbėti“ su EIF skatinamomis </w:t>
      </w:r>
      <w:commentRangeStart w:id="398"/>
      <w:r w:rsidRPr="2E260C7A">
        <w:rPr>
          <w:rFonts w:ascii="Times New Roman" w:hAnsi="Times New Roman" w:cs="Times New Roman"/>
        </w:rPr>
        <w:t>Core Vocabularies/DCAT-AP</w:t>
      </w:r>
      <w:commentRangeEnd w:id="398"/>
      <w:r w:rsidRPr="2E260C7A" w:rsidR="00E22430">
        <w:rPr>
          <w:rStyle w:val="Komentaronuoroda"/>
          <w:rFonts w:ascii="Times New Roman" w:hAnsi="Times New Roman" w:cs="Times New Roman"/>
          <w:sz w:val="24"/>
          <w:szCs w:val="24"/>
        </w:rPr>
        <w:commentReference w:id="398"/>
      </w:r>
      <w:r w:rsidRPr="2E260C7A">
        <w:rPr>
          <w:rFonts w:ascii="Times New Roman" w:hAnsi="Times New Roman" w:cs="Times New Roman"/>
        </w:rPr>
        <w:t>, atitikties testavimo ir pernaudojimo katalogų praktikomis.</w:t>
      </w:r>
    </w:p>
    <w:p w:rsidR="00D56B90" w:rsidP="00D56B90" w:rsidRDefault="00D56B90" w14:paraId="54B1B14A" w14:textId="77777777">
      <w:pPr>
        <w:rPr>
          <w:rFonts w:ascii="Times New Roman" w:hAnsi="Times New Roman" w:cs="Times New Roman"/>
        </w:rPr>
      </w:pPr>
    </w:p>
    <w:p w:rsidRPr="00D56B90" w:rsidR="00171EEB" w:rsidP="00D56B90" w:rsidRDefault="00171EEB" w14:paraId="731BB501" w14:textId="7FFE2A82">
      <w:pPr>
        <w:rPr>
          <w:rFonts w:ascii="Times New Roman" w:hAnsi="Times New Roman" w:cs="Times New Roman"/>
          <w:b/>
          <w:bCs/>
        </w:rPr>
      </w:pPr>
      <w:r w:rsidRPr="00D56B90">
        <w:rPr>
          <w:rFonts w:ascii="Times New Roman" w:hAnsi="Times New Roman" w:cs="Times New Roman"/>
          <w:b/>
          <w:bCs/>
        </w:rPr>
        <w:t>Strateginės perspektyvos ir socioekonominė vertė mokslo ekosistemai</w:t>
      </w:r>
    </w:p>
    <w:p w:rsidRPr="00955FC3" w:rsidR="00171EEB" w:rsidP="00171EEB" w:rsidRDefault="00171EEB" w14:paraId="08FBCA7F" w14:textId="4040355B">
      <w:pPr>
        <w:ind w:firstLine="567"/>
        <w:rPr>
          <w:rFonts w:ascii="Times New Roman" w:hAnsi="Times New Roman" w:cs="Times New Roman"/>
        </w:rPr>
      </w:pPr>
      <w:commentRangeStart w:id="399"/>
      <w:r w:rsidRPr="2E260C7A">
        <w:rPr>
          <w:rFonts w:ascii="Times New Roman" w:hAnsi="Times New Roman" w:cs="Times New Roman"/>
        </w:rPr>
        <w:t xml:space="preserve">Pagrindinis Lietuvos įsijungimo į EOSC projekto įgyvendinimo siekis yra AM principų įtvirtinimas, kuris tarptautinėje praktikoje vertinamas kaip mokslo kokybės, skaidrumo ir patikimumo garantas. </w:t>
      </w:r>
      <w:r w:rsidR="0012345A">
        <w:rPr>
          <w:rFonts w:ascii="Times New Roman" w:hAnsi="Times New Roman" w:cs="Times New Roman"/>
        </w:rPr>
        <w:t>AM</w:t>
      </w:r>
      <w:r w:rsidRPr="2E260C7A">
        <w:rPr>
          <w:rFonts w:ascii="Times New Roman" w:hAnsi="Times New Roman" w:cs="Times New Roman"/>
        </w:rPr>
        <w:t xml:space="preserve"> paradigma skatina tyrimų atkuriamumą (</w:t>
      </w:r>
      <w:r w:rsidRPr="2E260C7A">
        <w:rPr>
          <w:rFonts w:ascii="Times New Roman" w:hAnsi="Times New Roman" w:cs="Times New Roman"/>
          <w:i/>
          <w:iCs/>
        </w:rPr>
        <w:t>reproducibility</w:t>
      </w:r>
      <w:r w:rsidRPr="2E260C7A">
        <w:rPr>
          <w:rFonts w:ascii="Times New Roman" w:hAnsi="Times New Roman" w:cs="Times New Roman"/>
        </w:rPr>
        <w:t xml:space="preserve">) bei maksimalią </w:t>
      </w:r>
      <w:r w:rsidR="0012345A">
        <w:rPr>
          <w:rFonts w:ascii="Times New Roman" w:hAnsi="Times New Roman" w:cs="Times New Roman"/>
        </w:rPr>
        <w:t>MTD</w:t>
      </w:r>
      <w:r w:rsidRPr="2E260C7A">
        <w:rPr>
          <w:rFonts w:ascii="Times New Roman" w:hAnsi="Times New Roman" w:cs="Times New Roman"/>
        </w:rPr>
        <w:t xml:space="preserve"> sklaidą, taip demokratizuojant prieigą prie žinių ir optimizuojant viešojo sektoriaus investicijas, mažinant tyrimų dubliavimo apimtis. Ši vertybinė orientacija </w:t>
      </w:r>
      <w:r w:rsidRPr="2E260C7A">
        <w:rPr>
          <w:rFonts w:ascii="Times New Roman" w:hAnsi="Times New Roman" w:cs="Times New Roman"/>
        </w:rPr>
        <w:t>suformuoja pamatą Lietuvos mokslo sistemos kokybinei transformacijai ir integracijai į aukštųjų technologijų vertės grandines.</w:t>
      </w:r>
    </w:p>
    <w:p w:rsidRPr="00955FC3" w:rsidR="00171EEB" w:rsidP="00171EEB" w:rsidRDefault="00171EEB" w14:paraId="3E94299A" w14:textId="77777777">
      <w:pPr>
        <w:ind w:firstLine="567"/>
        <w:rPr>
          <w:rFonts w:ascii="Times New Roman" w:hAnsi="Times New Roman" w:cs="Times New Roman"/>
        </w:rPr>
      </w:pPr>
      <w:r w:rsidRPr="2E260C7A">
        <w:rPr>
          <w:rFonts w:ascii="Times New Roman" w:hAnsi="Times New Roman" w:cs="Times New Roman"/>
        </w:rPr>
        <w:t>Dalyvavimas vieningoje Europos duomenų sąjungoje ir RAISE ekosistemoje tiesiogiai didina Lietuvos MSI tarptautinį konkurencingumą: tyrėjams užtikrinama institucinė prieiga prie unikalių transnacionalinių duomenų rinkinių ir galingų skaičiavimo išteklių. Tai sudaro sąlygas didinti Lietuvos mokslinės produkcijos matomumą, cituojamumą ir sėkmingą integraciją į tarptautinius mokslo konsorciumus, sprendžiančius kompleksinius globalius iššūkius.</w:t>
      </w:r>
    </w:p>
    <w:p w:rsidRPr="00BB081A" w:rsidR="00171EEB" w:rsidP="00171EEB" w:rsidRDefault="00171EEB" w14:paraId="550CCD04" w14:textId="0B4BE44C">
      <w:pPr>
        <w:ind w:firstLine="567"/>
        <w:rPr>
          <w:rFonts w:ascii="Times New Roman" w:hAnsi="Times New Roman" w:cs="Times New Roman"/>
        </w:rPr>
      </w:pPr>
      <w:r w:rsidRPr="2E260C7A">
        <w:rPr>
          <w:rFonts w:ascii="Times New Roman" w:hAnsi="Times New Roman" w:cs="Times New Roman"/>
        </w:rPr>
        <w:t xml:space="preserve">Sisteminis perėjimas prie „DI parengtos“ </w:t>
      </w:r>
      <w:r w:rsidR="0012345A">
        <w:rPr>
          <w:rFonts w:ascii="Times New Roman" w:hAnsi="Times New Roman" w:cs="Times New Roman"/>
        </w:rPr>
        <w:t>AM</w:t>
      </w:r>
      <w:r w:rsidRPr="2E260C7A">
        <w:rPr>
          <w:rFonts w:ascii="Times New Roman" w:hAnsi="Times New Roman" w:cs="Times New Roman"/>
        </w:rPr>
        <w:t xml:space="preserve"> ekosistemos leidžia optimizuoti tyrėjų darbo procesus, automatizuojant rutininį duomenų apdorojimą. Tai didina mokslo darbuotojų darbo efektyvumą, leidžiant intelektinį potencialą sutelkti į aukštesnės pridėtinės vertės kūrimą – hipotezių kėlimą ir giliąją analizę. Ilgalaikėje perspektyvoje šio projekto įgyvendinimas pozicionuoja Lietuvą kaip aktyvią ES skaitmeninės mokslo erdvės dalyvę, gebančią konvertuoti atvirus </w:t>
      </w:r>
      <w:r w:rsidR="0012345A">
        <w:rPr>
          <w:rFonts w:ascii="Times New Roman" w:hAnsi="Times New Roman" w:cs="Times New Roman"/>
        </w:rPr>
        <w:t>MTD</w:t>
      </w:r>
      <w:r w:rsidRPr="2E260C7A">
        <w:rPr>
          <w:rFonts w:ascii="Times New Roman" w:hAnsi="Times New Roman" w:cs="Times New Roman"/>
        </w:rPr>
        <w:t xml:space="preserve"> į praktines inovacijas ir stiprinti šalies mokslinį, technologinį bei skaitmeninį suverenitetą.</w:t>
      </w:r>
    </w:p>
    <w:p w:rsidRPr="00D56B90" w:rsidR="00171EEB" w:rsidP="00171EEB" w:rsidRDefault="00171EEB" w14:paraId="6721E4A6" w14:textId="77777777">
      <w:pPr>
        <w:rPr>
          <w:rFonts w:ascii="Times New Roman" w:hAnsi="Times New Roman" w:cs="Times New Roman"/>
          <w:b/>
          <w:bCs/>
        </w:rPr>
      </w:pPr>
      <w:commentRangeEnd w:id="399"/>
      <w:r w:rsidRPr="00D56B90">
        <w:rPr>
          <w:rStyle w:val="Komentaronuoroda"/>
          <w:rFonts w:ascii="Times New Roman" w:hAnsi="Times New Roman" w:cs="Times New Roman"/>
          <w:b/>
          <w:bCs/>
          <w:sz w:val="24"/>
          <w:szCs w:val="24"/>
        </w:rPr>
        <w:commentReference w:id="399"/>
      </w:r>
    </w:p>
    <w:p w:rsidRPr="00D56B90" w:rsidR="00171EEB" w:rsidP="00D56B90" w:rsidRDefault="00171EEB" w14:paraId="1A4D981D" w14:textId="13D341C3">
      <w:pPr>
        <w:rPr>
          <w:rFonts w:ascii="Times New Roman" w:hAnsi="Times New Roman" w:cs="Times New Roman"/>
          <w:b/>
          <w:bCs/>
        </w:rPr>
      </w:pPr>
      <w:commentRangeStart w:id="400"/>
      <w:r w:rsidRPr="00D56B90">
        <w:rPr>
          <w:rFonts w:ascii="Times New Roman" w:hAnsi="Times New Roman" w:cs="Times New Roman"/>
          <w:b/>
          <w:bCs/>
        </w:rPr>
        <w:t>Iššūkiai ir rekomendacijos</w:t>
      </w:r>
      <w:commentRangeEnd w:id="400"/>
      <w:r w:rsidRPr="00D56B90" w:rsidR="00C66F86">
        <w:rPr>
          <w:rStyle w:val="Komentaronuoroda"/>
          <w:rFonts w:ascii="Times New Roman" w:hAnsi="Times New Roman" w:cs="Times New Roman"/>
          <w:b/>
          <w:bCs/>
          <w:sz w:val="24"/>
          <w:szCs w:val="24"/>
        </w:rPr>
        <w:commentReference w:id="400"/>
      </w:r>
    </w:p>
    <w:p w:rsidRPr="00955FC3" w:rsidR="00171EEB" w:rsidP="00171EEB" w:rsidRDefault="00171EEB" w14:paraId="2DD141EA" w14:textId="77777777">
      <w:pPr>
        <w:rPr>
          <w:rFonts w:ascii="Times New Roman" w:hAnsi="Times New Roman" w:cs="Times New Roman"/>
          <w:lang w:val="es-ES"/>
        </w:rPr>
      </w:pPr>
    </w:p>
    <w:p w:rsidRPr="00955FC3" w:rsidR="00171EEB" w:rsidP="00171EEB" w:rsidRDefault="00171EEB" w14:paraId="4FDA7C62" w14:textId="77777777">
      <w:pPr>
        <w:rPr>
          <w:rFonts w:ascii="Times New Roman" w:hAnsi="Times New Roman" w:eastAsia="Times New Roman" w:cs="Times New Roman"/>
          <w:b/>
          <w:bCs/>
          <w:kern w:val="0"/>
          <w:lang w:val="es-ES" w:eastAsia="lt-LT"/>
          <w14:ligatures w14:val="none"/>
        </w:rPr>
      </w:pPr>
      <w:r w:rsidRPr="00955FC3">
        <w:rPr>
          <w:rFonts w:ascii="Times New Roman" w:hAnsi="Times New Roman" w:eastAsia="Times New Roman" w:cs="Times New Roman"/>
          <w:b/>
          <w:bCs/>
          <w:kern w:val="0"/>
          <w:lang w:val="es-ES" w:eastAsia="lt-LT"/>
          <w14:ligatures w14:val="none"/>
        </w:rPr>
        <w:t>Teisinis sąveikumas</w:t>
      </w:r>
    </w:p>
    <w:p w:rsidRPr="00955FC3" w:rsidR="00171EEB" w:rsidP="00171EEB" w:rsidRDefault="00171EEB" w14:paraId="0BE2954B" w14:textId="77777777">
      <w:pPr>
        <w:rPr>
          <w:rFonts w:ascii="Times New Roman" w:hAnsi="Times New Roman" w:eastAsia="Times New Roman" w:cs="Times New Roman"/>
          <w:kern w:val="0"/>
          <w:lang w:val="es-ES" w:eastAsia="lt-LT"/>
          <w14:ligatures w14:val="none"/>
        </w:rPr>
      </w:pPr>
    </w:p>
    <w:p w:rsidRPr="00955FC3" w:rsidR="00171EEB" w:rsidP="00171EEB" w:rsidRDefault="00171EEB" w14:paraId="4AD27BD1" w14:textId="67A31DB0">
      <w:pPr>
        <w:rPr>
          <w:rFonts w:ascii="Times New Roman" w:hAnsi="Times New Roman" w:eastAsia="Times New Roman" w:cs="Times New Roman"/>
          <w:kern w:val="0"/>
          <w:lang w:val="es-ES" w:eastAsia="lt-LT"/>
          <w14:ligatures w14:val="none"/>
        </w:rPr>
      </w:pPr>
      <w:r w:rsidRPr="00955FC3">
        <w:rPr>
          <w:rFonts w:ascii="Times New Roman" w:hAnsi="Times New Roman" w:eastAsia="Times New Roman" w:cs="Times New Roman"/>
          <w:kern w:val="0"/>
          <w:lang w:val="es-ES" w:eastAsia="lt-LT"/>
          <w14:ligatures w14:val="none"/>
        </w:rPr>
        <w:t xml:space="preserve">Iššūkiai </w:t>
      </w:r>
    </w:p>
    <w:p w:rsidRPr="007672D3" w:rsidR="00171EEB" w:rsidP="007672D3" w:rsidRDefault="00171EEB" w14:paraId="07E4CE68" w14:textId="77777777">
      <w:pPr>
        <w:pStyle w:val="Sraopastraipa"/>
        <w:numPr>
          <w:ilvl w:val="0"/>
          <w:numId w:val="24"/>
        </w:numPr>
        <w:rPr>
          <w:rFonts w:ascii="Times New Roman" w:hAnsi="Times New Roman" w:eastAsia="Times New Roman" w:cs="Times New Roman"/>
          <w:kern w:val="0"/>
          <w:lang w:val="es-ES" w:eastAsia="lt-LT"/>
          <w14:ligatures w14:val="none"/>
        </w:rPr>
      </w:pPr>
      <w:r w:rsidRPr="007672D3">
        <w:rPr>
          <w:rFonts w:ascii="Times New Roman" w:hAnsi="Times New Roman" w:eastAsia="Times New Roman" w:cs="Times New Roman"/>
          <w:kern w:val="0"/>
          <w:lang w:val="es-ES" w:eastAsia="lt-LT"/>
          <w14:ligatures w14:val="none"/>
        </w:rPr>
        <w:t xml:space="preserve">Esminis teisinio sąveikumo tikslas yra sudaryti sąlygas derinti duomenų rinkinius iš kelių šaltinių, pagrindiniai iššūkiai teisiniam sąveikumui užtikrinti: </w:t>
      </w:r>
    </w:p>
    <w:p w:rsidRPr="007672D3" w:rsidR="00171EEB" w:rsidP="007672D3" w:rsidRDefault="00171EEB" w14:paraId="6FCF1836" w14:textId="77777777">
      <w:pPr>
        <w:pStyle w:val="Sraopastraipa"/>
        <w:numPr>
          <w:ilvl w:val="0"/>
          <w:numId w:val="24"/>
        </w:numPr>
        <w:rPr>
          <w:rFonts w:ascii="Times New Roman" w:hAnsi="Times New Roman" w:eastAsia="Times New Roman" w:cs="Times New Roman"/>
          <w:kern w:val="0"/>
          <w:lang w:val="es-ES" w:eastAsia="lt-LT"/>
          <w14:ligatures w14:val="none"/>
        </w:rPr>
      </w:pPr>
      <w:r w:rsidRPr="007672D3">
        <w:rPr>
          <w:rFonts w:ascii="Times New Roman" w:hAnsi="Times New Roman" w:eastAsia="Times New Roman" w:cs="Times New Roman"/>
          <w:kern w:val="0"/>
          <w:lang w:val="es-ES" w:eastAsia="lt-LT"/>
          <w14:ligatures w14:val="none"/>
        </w:rPr>
        <w:t xml:space="preserve">Nustatytos skirtingos licencijos ar naudojimo sąlygos neleidžia sujungti ar kitaip derinti atskirų duomenų rinkinių naudojimo. </w:t>
      </w:r>
    </w:p>
    <w:p w:rsidRPr="007672D3" w:rsidR="00171EEB" w:rsidP="007672D3" w:rsidRDefault="00171EEB" w14:paraId="76E0C4CD" w14:textId="77777777">
      <w:pPr>
        <w:pStyle w:val="Sraopastraipa"/>
        <w:numPr>
          <w:ilvl w:val="0"/>
          <w:numId w:val="24"/>
        </w:numPr>
        <w:rPr>
          <w:rFonts w:ascii="Times New Roman" w:hAnsi="Times New Roman" w:eastAsia="Times New Roman" w:cs="Times New Roman"/>
          <w:kern w:val="0"/>
          <w:lang w:val="es-ES" w:eastAsia="lt-LT"/>
          <w14:ligatures w14:val="none"/>
        </w:rPr>
      </w:pPr>
      <w:r w:rsidRPr="007672D3">
        <w:rPr>
          <w:rFonts w:ascii="Times New Roman" w:hAnsi="Times New Roman" w:eastAsia="Times New Roman" w:cs="Times New Roman"/>
          <w:kern w:val="0"/>
          <w:lang w:val="es-ES" w:eastAsia="lt-LT"/>
          <w14:ligatures w14:val="none"/>
        </w:rPr>
        <w:t xml:space="preserve">Nebuvimas standartizuotų, tiek žmogui, tiek mašinai skaitomų licencijų ir kitų duomenų rinkinio naudojimą nustatančių sąlygų. </w:t>
      </w:r>
    </w:p>
    <w:p w:rsidRPr="007672D3" w:rsidR="00171EEB" w:rsidP="007672D3" w:rsidRDefault="00171EEB" w14:paraId="27EAEFF9" w14:textId="77777777">
      <w:pPr>
        <w:pStyle w:val="Sraopastraipa"/>
        <w:numPr>
          <w:ilvl w:val="0"/>
          <w:numId w:val="24"/>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 xml:space="preserve">Metaduomenyse dažnai nėra nurodoma standartinių  mašina skaitomų licencijų ir kitų naudojimo sąlygų. </w:t>
      </w:r>
    </w:p>
    <w:p w:rsidRPr="00BB081A" w:rsidR="00171EEB" w:rsidP="00171EEB" w:rsidRDefault="00171EEB" w14:paraId="7B04F4E7" w14:textId="77777777">
      <w:pPr>
        <w:rPr>
          <w:rFonts w:ascii="Times New Roman" w:hAnsi="Times New Roman" w:eastAsia="Times New Roman" w:cs="Times New Roman"/>
          <w:kern w:val="0"/>
          <w:lang w:eastAsia="lt-LT"/>
          <w14:ligatures w14:val="none"/>
        </w:rPr>
      </w:pPr>
      <w:r w:rsidRPr="00BB081A">
        <w:rPr>
          <w:rFonts w:ascii="Times New Roman" w:hAnsi="Times New Roman" w:eastAsia="Times New Roman" w:cs="Times New Roman"/>
          <w:kern w:val="0"/>
          <w:lang w:eastAsia="lt-LT"/>
          <w14:ligatures w14:val="none"/>
        </w:rPr>
        <w:t xml:space="preserve"> </w:t>
      </w:r>
    </w:p>
    <w:p w:rsidRPr="00BB081A" w:rsidR="00171EEB" w:rsidP="00171EEB" w:rsidRDefault="00171EEB" w14:paraId="54A635CA" w14:textId="1F7A24AE">
      <w:pPr>
        <w:rPr>
          <w:rFonts w:ascii="Times New Roman" w:hAnsi="Times New Roman" w:eastAsia="Times New Roman" w:cs="Times New Roman"/>
          <w:kern w:val="0"/>
          <w:lang w:eastAsia="lt-LT"/>
          <w14:ligatures w14:val="none"/>
        </w:rPr>
      </w:pPr>
      <w:r w:rsidRPr="00BB081A">
        <w:rPr>
          <w:rFonts w:ascii="Times New Roman" w:hAnsi="Times New Roman" w:eastAsia="Times New Roman" w:cs="Times New Roman"/>
          <w:kern w:val="0"/>
          <w:lang w:eastAsia="lt-LT"/>
          <w14:ligatures w14:val="none"/>
        </w:rPr>
        <w:t>Rekomendacijos</w:t>
      </w:r>
    </w:p>
    <w:p w:rsidRPr="007672D3" w:rsidR="00171EEB" w:rsidP="007672D3" w:rsidRDefault="00171EEB" w14:paraId="076A7761" w14:textId="77777777">
      <w:pPr>
        <w:pStyle w:val="Sraopastraipa"/>
        <w:numPr>
          <w:ilvl w:val="0"/>
          <w:numId w:val="23"/>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 xml:space="preserve">Diegti tiek žmogui, tiek mašinai skaitomas licencijas ir kitas duomenų rinkinių naudojimo sąlygas. </w:t>
      </w:r>
    </w:p>
    <w:p w:rsidRPr="007672D3" w:rsidR="00171EEB" w:rsidP="007672D3" w:rsidRDefault="00171EEB" w14:paraId="1A72746B" w14:textId="77777777">
      <w:pPr>
        <w:pStyle w:val="Sraopastraipa"/>
        <w:numPr>
          <w:ilvl w:val="0"/>
          <w:numId w:val="23"/>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Sudaryti aiškų licencijų ir kitų naudojimo sąlygų rekomenduojamą sąrašą ir užtikrinti jų suderinamumą su EOSC rekomendacijomis.</w:t>
      </w:r>
    </w:p>
    <w:p w:rsidRPr="007672D3" w:rsidR="00171EEB" w:rsidP="007672D3" w:rsidRDefault="00171EEB" w14:paraId="33E8FED8" w14:textId="77777777">
      <w:pPr>
        <w:pStyle w:val="Sraopastraipa"/>
        <w:numPr>
          <w:ilvl w:val="0"/>
          <w:numId w:val="23"/>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Privalomai reikalauti užpildyti metaduomenis apie licencijas ir kitas duomenų naudojimo sąlygas.</w:t>
      </w:r>
    </w:p>
    <w:p w:rsidRPr="007672D3" w:rsidR="00171EEB" w:rsidP="007672D3" w:rsidRDefault="00171EEB" w14:paraId="0C85735F" w14:textId="77777777">
      <w:pPr>
        <w:pStyle w:val="Sraopastraipa"/>
        <w:numPr>
          <w:ilvl w:val="0"/>
          <w:numId w:val="23"/>
        </w:numPr>
        <w:rPr>
          <w:rFonts w:ascii="Times New Roman" w:hAnsi="Times New Roman" w:eastAsia="Aptos" w:cs="Times New Roman"/>
        </w:rPr>
      </w:pPr>
      <w:r w:rsidRPr="007672D3">
        <w:rPr>
          <w:rFonts w:ascii="Times New Roman" w:hAnsi="Times New Roman" w:eastAsia="Times New Roman" w:cs="Times New Roman"/>
          <w:kern w:val="0"/>
          <w:lang w:eastAsia="lt-LT"/>
          <w14:ligatures w14:val="none"/>
        </w:rPr>
        <w:t>Ribojant prieigą prie duomenų, metaduomenyse aiškiai nurodyti ribojimo priežastis.</w:t>
      </w:r>
    </w:p>
    <w:p w:rsidRPr="00BB081A" w:rsidR="00171EEB" w:rsidP="00171EEB" w:rsidRDefault="00171EEB" w14:paraId="76A7C140" w14:textId="77777777">
      <w:pPr>
        <w:rPr>
          <w:rFonts w:ascii="Times New Roman" w:hAnsi="Times New Roman" w:eastAsia="Aptos" w:cs="Times New Roman"/>
          <w:b/>
          <w:bCs/>
        </w:rPr>
      </w:pPr>
    </w:p>
    <w:p w:rsidRPr="00BB081A" w:rsidR="00171EEB" w:rsidP="00171EEB" w:rsidRDefault="00171EEB" w14:paraId="1CADA7DE" w14:textId="77777777">
      <w:pPr>
        <w:rPr>
          <w:rFonts w:ascii="Times New Roman" w:hAnsi="Times New Roman" w:eastAsia="Aptos" w:cs="Times New Roman"/>
          <w:b/>
          <w:bCs/>
        </w:rPr>
      </w:pPr>
      <w:r w:rsidRPr="2E260C7A">
        <w:rPr>
          <w:rFonts w:ascii="Times New Roman" w:hAnsi="Times New Roman" w:eastAsia="Aptos" w:cs="Times New Roman"/>
          <w:b/>
          <w:bCs/>
        </w:rPr>
        <w:t>Organizacinis sąveikumas</w:t>
      </w:r>
    </w:p>
    <w:p w:rsidRPr="00BB081A" w:rsidR="00171EEB" w:rsidP="00171EEB" w:rsidRDefault="00171EEB" w14:paraId="4D0DAD9D" w14:textId="77777777">
      <w:pPr>
        <w:rPr>
          <w:rFonts w:ascii="Times New Roman" w:hAnsi="Times New Roman" w:eastAsia="Aptos" w:cs="Times New Roman"/>
        </w:rPr>
      </w:pPr>
    </w:p>
    <w:p w:rsidRPr="007672D3" w:rsidR="00171EEB" w:rsidP="00171EEB" w:rsidRDefault="00171EEB" w14:paraId="20CA4232" w14:textId="77777777">
      <w:pPr>
        <w:rPr>
          <w:rFonts w:ascii="Times New Roman" w:hAnsi="Times New Roman" w:eastAsia="Aptos" w:cs="Times New Roman"/>
        </w:rPr>
      </w:pPr>
      <w:r w:rsidRPr="007672D3">
        <w:rPr>
          <w:rFonts w:ascii="Times New Roman" w:hAnsi="Times New Roman" w:eastAsia="Aptos" w:cs="Times New Roman"/>
        </w:rPr>
        <w:t>Iššūkiai</w:t>
      </w:r>
    </w:p>
    <w:p w:rsidRPr="007672D3" w:rsidR="00171EEB" w:rsidP="007672D3" w:rsidRDefault="00171EEB" w14:paraId="0A5A29B2" w14:textId="48DB6B1E">
      <w:pPr>
        <w:pStyle w:val="Sraopastraipa"/>
        <w:numPr>
          <w:ilvl w:val="0"/>
          <w:numId w:val="25"/>
        </w:numPr>
        <w:rPr>
          <w:rFonts w:ascii="Times New Roman" w:hAnsi="Times New Roman" w:eastAsia="Times New Roman" w:cs="Times New Roman"/>
          <w:kern w:val="0"/>
          <w:lang w:eastAsia="lt-LT"/>
          <w14:ligatures w14:val="none"/>
        </w:rPr>
      </w:pPr>
      <w:r w:rsidRPr="007672D3">
        <w:rPr>
          <w:rFonts w:ascii="Times New Roman" w:hAnsi="Times New Roman" w:eastAsia="Aptos" w:cs="Times New Roman"/>
        </w:rPr>
        <w:t xml:space="preserve">EOSC yra sparčiai besivystanti ir </w:t>
      </w:r>
      <w:r w:rsidR="00C266A8">
        <w:rPr>
          <w:rFonts w:ascii="Times New Roman" w:hAnsi="Times New Roman" w:eastAsia="Aptos" w:cs="Times New Roman"/>
        </w:rPr>
        <w:t>nuolat</w:t>
      </w:r>
      <w:r w:rsidRPr="007672D3">
        <w:rPr>
          <w:rFonts w:ascii="Times New Roman" w:hAnsi="Times New Roman" w:eastAsia="Aptos" w:cs="Times New Roman"/>
        </w:rPr>
        <w:t xml:space="preserve"> besikeičianti organizacija, todėl siekiantys dalyvauti joje neturi aiškių ir stabilių rekomendacijų dėl </w:t>
      </w:r>
      <w:r w:rsidRPr="007672D3">
        <w:rPr>
          <w:rFonts w:ascii="Times New Roman" w:hAnsi="Times New Roman" w:eastAsia="Times New Roman" w:cs="Times New Roman"/>
          <w:kern w:val="0"/>
          <w:lang w:eastAsia="lt-LT"/>
          <w14:ligatures w14:val="none"/>
        </w:rPr>
        <w:t xml:space="preserve">procesų suderinamumo, atsakomybių paskirstymo ir paslaugų prieinamumo. </w:t>
      </w:r>
    </w:p>
    <w:p w:rsidRPr="007672D3" w:rsidR="00171EEB" w:rsidP="00171EEB" w:rsidRDefault="00171EEB" w14:paraId="3FFE479D" w14:textId="77777777">
      <w:pPr>
        <w:rPr>
          <w:rFonts w:ascii="Times New Roman" w:hAnsi="Times New Roman" w:eastAsia="Times New Roman" w:cs="Times New Roman"/>
          <w:kern w:val="0"/>
          <w:lang w:eastAsia="lt-LT"/>
          <w14:ligatures w14:val="none"/>
        </w:rPr>
      </w:pPr>
    </w:p>
    <w:p w:rsidRPr="007672D3" w:rsidR="00171EEB" w:rsidP="00171EEB" w:rsidRDefault="00171EEB" w14:paraId="190E237C" w14:textId="77777777">
      <w:p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Rekomendacijos</w:t>
      </w:r>
    </w:p>
    <w:p w:rsidRPr="007672D3" w:rsidR="00171EEB" w:rsidP="007672D3" w:rsidRDefault="00171EEB" w14:paraId="55AB0BFE" w14:textId="37385FC6">
      <w:pPr>
        <w:pStyle w:val="Sraopastraipa"/>
        <w:numPr>
          <w:ilvl w:val="0"/>
          <w:numId w:val="25"/>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Nustatyti aiškią institucinę struktūrą</w:t>
      </w:r>
      <w:r w:rsidR="00BC404E">
        <w:rPr>
          <w:rFonts w:ascii="Times New Roman" w:hAnsi="Times New Roman" w:eastAsia="Times New Roman" w:cs="Times New Roman"/>
          <w:kern w:val="0"/>
          <w:lang w:eastAsia="lt-LT"/>
          <w14:ligatures w14:val="none"/>
        </w:rPr>
        <w:t>,</w:t>
      </w:r>
      <w:r w:rsidRPr="007672D3">
        <w:rPr>
          <w:rFonts w:ascii="Times New Roman" w:hAnsi="Times New Roman" w:eastAsia="Times New Roman" w:cs="Times New Roman"/>
          <w:kern w:val="0"/>
          <w:lang w:eastAsia="lt-LT"/>
          <w14:ligatures w14:val="none"/>
        </w:rPr>
        <w:t xml:space="preserve"> numatančią aiškius ryšius tarp institucijų, bendravimo tvarką, funkcijas ir atsakomybes.</w:t>
      </w:r>
    </w:p>
    <w:p w:rsidRPr="007672D3" w:rsidR="00171EEB" w:rsidP="007672D3" w:rsidRDefault="00171EEB" w14:paraId="1DF80045" w14:textId="77777777">
      <w:pPr>
        <w:pStyle w:val="Sraopastraipa"/>
        <w:numPr>
          <w:ilvl w:val="0"/>
          <w:numId w:val="25"/>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Aiškiai apibrėžti, kas yra atsakingas už bendrų sąveikumo paslaugų (pvz., paslaugų katalogų, registrų, bendrų PID paslaugų) teikimą, kūrimą, priežiūrą ir kuravimą.</w:t>
      </w:r>
    </w:p>
    <w:p w:rsidRPr="007672D3" w:rsidR="00171EEB" w:rsidP="007672D3" w:rsidRDefault="00171EEB" w14:paraId="4E2F073F" w14:textId="77777777">
      <w:pPr>
        <w:pStyle w:val="Sraopastraipa"/>
        <w:numPr>
          <w:ilvl w:val="0"/>
          <w:numId w:val="25"/>
        </w:numPr>
        <w:rPr>
          <w:rFonts w:ascii="Times New Roman" w:hAnsi="Times New Roman" w:eastAsia="Times New Roman" w:cs="Times New Roman"/>
          <w:kern w:val="0"/>
          <w:lang w:eastAsia="lt-LT"/>
          <w14:ligatures w14:val="none"/>
        </w:rPr>
      </w:pPr>
      <w:r w:rsidRPr="007672D3">
        <w:rPr>
          <w:rFonts w:ascii="Times New Roman" w:hAnsi="Times New Roman" w:eastAsia="Times New Roman" w:cs="Times New Roman"/>
          <w:kern w:val="0"/>
          <w:lang w:eastAsia="lt-LT"/>
          <w14:ligatures w14:val="none"/>
        </w:rPr>
        <w:t>Vadovautis rekomendacijomis dėl standartizuotų duomenų formatų, žodynų ir atitinkamų metaduomenų naudojimo, kad užtikrintų duomenų ir paslaugų suderinamumą.</w:t>
      </w:r>
    </w:p>
    <w:p w:rsidRPr="00BB081A" w:rsidR="00171EEB" w:rsidP="00171EEB" w:rsidRDefault="00171EEB" w14:paraId="14273FD3" w14:textId="77777777">
      <w:pPr>
        <w:rPr>
          <w:rFonts w:ascii="Times New Roman" w:hAnsi="Times New Roman" w:cs="Times New Roman"/>
        </w:rPr>
      </w:pPr>
    </w:p>
    <w:p w:rsidRPr="00BB081A" w:rsidR="00171EEB" w:rsidP="00171EEB" w:rsidRDefault="00171EEB" w14:paraId="40C83F78" w14:textId="77777777">
      <w:pPr>
        <w:rPr>
          <w:rFonts w:ascii="Times New Roman" w:hAnsi="Times New Roman" w:cs="Times New Roman"/>
        </w:rPr>
      </w:pPr>
      <w:r w:rsidRPr="2E260C7A">
        <w:rPr>
          <w:rFonts w:ascii="Times New Roman" w:hAnsi="Times New Roman" w:eastAsia="Times New Roman" w:cs="Times New Roman"/>
          <w:b/>
          <w:bCs/>
        </w:rPr>
        <w:t>Semantinis sąveikumas</w:t>
      </w:r>
    </w:p>
    <w:p w:rsidR="00171EEB" w:rsidP="00171EEB" w:rsidRDefault="00171EEB" w14:paraId="5D37B2D0" w14:textId="77777777">
      <w:pPr>
        <w:rPr>
          <w:rFonts w:ascii="Times New Roman" w:hAnsi="Times New Roman" w:eastAsia="Times New Roman" w:cs="Times New Roman"/>
          <w:b/>
          <w:bCs/>
        </w:rPr>
      </w:pPr>
      <w:r w:rsidRPr="2E260C7A">
        <w:rPr>
          <w:rFonts w:ascii="Times New Roman" w:hAnsi="Times New Roman" w:eastAsia="Times New Roman" w:cs="Times New Roman"/>
          <w:b/>
          <w:bCs/>
        </w:rPr>
        <w:t xml:space="preserve"> </w:t>
      </w:r>
    </w:p>
    <w:p w:rsidRPr="00BB081A" w:rsidR="00545766" w:rsidP="00171EEB" w:rsidRDefault="00545766" w14:paraId="351C1544" w14:textId="35323237">
      <w:pPr>
        <w:rPr>
          <w:rFonts w:ascii="Times New Roman" w:hAnsi="Times New Roman" w:cs="Times New Roman"/>
        </w:rPr>
      </w:pPr>
      <w:r w:rsidRPr="007672D3">
        <w:rPr>
          <w:rFonts w:ascii="Times New Roman" w:hAnsi="Times New Roman" w:eastAsia="Times New Roman" w:cs="Times New Roman"/>
        </w:rPr>
        <w:t>Semantinis sąveikumas yra kritinė grandis, užtikrinanti, kad perduodami duomenys būtų ne tik techniškai pasiekiami, bet ir vienareikšmiškai interpretuojami tiek žmonių, tiek mašinų.</w:t>
      </w:r>
    </w:p>
    <w:p w:rsidR="00545766" w:rsidP="00171EEB" w:rsidRDefault="00545766" w14:paraId="5F063DCF" w14:textId="77777777">
      <w:pPr>
        <w:rPr>
          <w:rFonts w:ascii="Times New Roman" w:hAnsi="Times New Roman" w:eastAsia="Times New Roman" w:cs="Times New Roman"/>
        </w:rPr>
      </w:pPr>
    </w:p>
    <w:p w:rsidRPr="007672D3" w:rsidR="00171EEB" w:rsidP="00171EEB" w:rsidRDefault="00171EEB" w14:paraId="3CD3B5B2" w14:textId="438BA358">
      <w:pPr>
        <w:rPr>
          <w:rFonts w:ascii="Times New Roman" w:hAnsi="Times New Roman" w:cs="Times New Roman"/>
        </w:rPr>
      </w:pPr>
      <w:r w:rsidRPr="007672D3">
        <w:rPr>
          <w:rFonts w:ascii="Times New Roman" w:hAnsi="Times New Roman" w:eastAsia="Times New Roman" w:cs="Times New Roman"/>
        </w:rPr>
        <w:t xml:space="preserve">Iššūkiai </w:t>
      </w:r>
    </w:p>
    <w:p w:rsidRPr="007672D3" w:rsidR="00171EEB" w:rsidP="007672D3" w:rsidRDefault="00171EEB" w14:paraId="707C0E8F" w14:textId="77777777">
      <w:pPr>
        <w:pStyle w:val="Sraopastraipa"/>
        <w:numPr>
          <w:ilvl w:val="0"/>
          <w:numId w:val="26"/>
        </w:numPr>
        <w:rPr>
          <w:rFonts w:ascii="Times New Roman" w:hAnsi="Times New Roman" w:eastAsia="Times New Roman" w:cs="Times New Roman"/>
        </w:rPr>
      </w:pPr>
      <w:r w:rsidRPr="007672D3">
        <w:rPr>
          <w:rFonts w:ascii="Times New Roman" w:hAnsi="Times New Roman" w:eastAsia="Times New Roman" w:cs="Times New Roman"/>
        </w:rPr>
        <w:t>Semantinių artefaktų fragmentacija: skirtingos mokslinių tyrimų bendruomenės naudoja specifines ontologijas, tezaurus ir kontroliuojamus žodynus, kurie dažnai nėra tarpusavyje suderinti arba neturi aiškių mašininiu būdu nuskaitomų sąsajų.</w:t>
      </w:r>
    </w:p>
    <w:p w:rsidRPr="007672D3" w:rsidR="00171EEB" w:rsidP="007672D3" w:rsidRDefault="00171EEB" w14:paraId="624771A4" w14:textId="77777777">
      <w:pPr>
        <w:pStyle w:val="Sraopastraipa"/>
        <w:numPr>
          <w:ilvl w:val="0"/>
          <w:numId w:val="26"/>
        </w:numPr>
        <w:rPr>
          <w:rFonts w:ascii="Times New Roman" w:hAnsi="Times New Roman" w:eastAsia="Times New Roman" w:cs="Times New Roman"/>
        </w:rPr>
      </w:pPr>
      <w:r w:rsidRPr="007672D3">
        <w:rPr>
          <w:rFonts w:ascii="Times New Roman" w:hAnsi="Times New Roman" w:eastAsia="Times New Roman" w:cs="Times New Roman"/>
        </w:rPr>
        <w:t>Metaduomenų detalumo trūkumas: dažnai metaduomenys traktuojami kaip monolitinis blokas, neįgyvendinant sluoksniuotos struktūros, kuri leistų referuoti į smulkesnius skaitmeninio objekto vienetus (pvz., kintamuosius), taip apsunkinant tikslią duomenų paiešką ir federaciją.</w:t>
      </w:r>
    </w:p>
    <w:p w:rsidRPr="007672D3" w:rsidR="00171EEB" w:rsidP="007672D3" w:rsidRDefault="00171EEB" w14:paraId="69DF9DC8" w14:textId="77777777">
      <w:pPr>
        <w:pStyle w:val="Sraopastraipa"/>
        <w:numPr>
          <w:ilvl w:val="0"/>
          <w:numId w:val="26"/>
        </w:numPr>
        <w:rPr>
          <w:rFonts w:ascii="Times New Roman" w:hAnsi="Times New Roman" w:eastAsia="Times New Roman" w:cs="Times New Roman"/>
        </w:rPr>
      </w:pPr>
      <w:r w:rsidRPr="007672D3">
        <w:rPr>
          <w:rFonts w:ascii="Times New Roman" w:hAnsi="Times New Roman" w:eastAsia="Times New Roman" w:cs="Times New Roman"/>
        </w:rPr>
        <w:t>Mašininio skaitomumo problematika: nors egzistuoja įvairūs semantiniai modeliai, dalis jų išlieka mažiau formalūs (pvz., tik tekstiniai aprašymai), o tai trukdo automatizuotai loginei analizei ir žinių atradimui.</w:t>
      </w:r>
    </w:p>
    <w:p w:rsidRPr="007672D3" w:rsidR="00171EEB" w:rsidP="007672D3" w:rsidRDefault="00171EEB" w14:paraId="42B4EF80" w14:textId="2D7E19BB">
      <w:pPr>
        <w:ind w:firstLine="60"/>
        <w:rPr>
          <w:rFonts w:ascii="Times New Roman" w:hAnsi="Times New Roman" w:cs="Times New Roman"/>
        </w:rPr>
      </w:pPr>
    </w:p>
    <w:p w:rsidRPr="007672D3" w:rsidR="00171EEB" w:rsidP="00171EEB" w:rsidRDefault="00171EEB" w14:paraId="3254E648" w14:textId="77777777">
      <w:pPr>
        <w:rPr>
          <w:rFonts w:ascii="Times New Roman" w:hAnsi="Times New Roman" w:cs="Times New Roman"/>
        </w:rPr>
      </w:pPr>
      <w:r w:rsidRPr="007672D3">
        <w:rPr>
          <w:rFonts w:ascii="Times New Roman" w:hAnsi="Times New Roman" w:eastAsia="Times New Roman" w:cs="Times New Roman"/>
        </w:rPr>
        <w:t>Rekomendacijos</w:t>
      </w:r>
    </w:p>
    <w:p w:rsidRPr="007672D3" w:rsidR="00171EEB" w:rsidP="007672D3" w:rsidRDefault="00171EEB" w14:paraId="7E131764" w14:textId="290BB7A4">
      <w:pPr>
        <w:pStyle w:val="Sraopastraipa"/>
        <w:numPr>
          <w:ilvl w:val="0"/>
          <w:numId w:val="27"/>
        </w:numPr>
        <w:rPr>
          <w:rFonts w:ascii="Times New Roman" w:hAnsi="Times New Roman" w:eastAsia="Times New Roman" w:cs="Times New Roman"/>
        </w:rPr>
      </w:pPr>
      <w:r w:rsidRPr="007672D3">
        <w:rPr>
          <w:rFonts w:ascii="Times New Roman" w:hAnsi="Times New Roman" w:eastAsia="Times New Roman" w:cs="Times New Roman"/>
        </w:rPr>
        <w:t>FDO modelio diegimas: rekomenduojama skaitmeninius objektus konstruoti remiantis FDO principais, užtikrinant nuorodas per PID į bendrus semantinius artefaktus.</w:t>
      </w:r>
    </w:p>
    <w:p w:rsidRPr="007672D3" w:rsidR="00171EEB" w:rsidP="007672D3" w:rsidRDefault="00171EEB" w14:paraId="3D756338" w14:textId="77777777">
      <w:pPr>
        <w:pStyle w:val="Sraopastraipa"/>
        <w:numPr>
          <w:ilvl w:val="0"/>
          <w:numId w:val="27"/>
        </w:numPr>
        <w:rPr>
          <w:rFonts w:ascii="Times New Roman" w:hAnsi="Times New Roman" w:eastAsia="Times New Roman" w:cs="Times New Roman"/>
        </w:rPr>
      </w:pPr>
      <w:r w:rsidRPr="007672D3">
        <w:rPr>
          <w:rFonts w:ascii="Times New Roman" w:hAnsi="Times New Roman" w:eastAsia="Times New Roman" w:cs="Times New Roman"/>
        </w:rPr>
        <w:t>Ontologijų ir žodynų harmonizavimas: skatinti tyrėjų bendruomenes naudoti pripažintus konceptualius metaduomenų karkasus ir publikuoti semantinius artefaktus RDF/OWL formatais su nuolatiniais URI.</w:t>
      </w:r>
    </w:p>
    <w:p w:rsidRPr="007672D3" w:rsidR="00171EEB" w:rsidP="007672D3" w:rsidRDefault="00171EEB" w14:paraId="5B6C39FA" w14:textId="77777777">
      <w:pPr>
        <w:pStyle w:val="Sraopastraipa"/>
        <w:numPr>
          <w:ilvl w:val="0"/>
          <w:numId w:val="27"/>
        </w:numPr>
        <w:rPr>
          <w:rFonts w:ascii="Times New Roman" w:hAnsi="Times New Roman" w:eastAsia="Times New Roman" w:cs="Times New Roman"/>
        </w:rPr>
      </w:pPr>
      <w:r w:rsidRPr="007672D3">
        <w:rPr>
          <w:rFonts w:ascii="Times New Roman" w:hAnsi="Times New Roman" w:eastAsia="Times New Roman" w:cs="Times New Roman"/>
        </w:rPr>
        <w:t>Sluoksniuotos metaduomenų struktūros taikymas: įgyvendinti dekompozicijos principą, leidžiantį semantines nuorodas perkelti į smulkesnius duomenų vienetus, taip didinant pakartotinio panaudojimo tikslumą.</w:t>
      </w:r>
    </w:p>
    <w:p w:rsidRPr="00BB081A" w:rsidR="00171EEB" w:rsidP="00171EEB" w:rsidRDefault="00171EEB" w14:paraId="61F91578" w14:textId="77777777">
      <w:pPr>
        <w:rPr>
          <w:rFonts w:ascii="Times New Roman" w:hAnsi="Times New Roman" w:cs="Times New Roman"/>
        </w:rPr>
      </w:pPr>
      <w:r w:rsidRPr="2E260C7A">
        <w:rPr>
          <w:rFonts w:ascii="Times New Roman" w:hAnsi="Times New Roman" w:eastAsia="Times New Roman" w:cs="Times New Roman"/>
        </w:rPr>
        <w:t xml:space="preserve"> </w:t>
      </w:r>
    </w:p>
    <w:p w:rsidRPr="00BB081A" w:rsidR="00171EEB" w:rsidP="00171EEB" w:rsidRDefault="00171EEB" w14:paraId="2BB97AC8" w14:textId="77777777">
      <w:pPr>
        <w:rPr>
          <w:rFonts w:ascii="Times New Roman" w:hAnsi="Times New Roman" w:cs="Times New Roman"/>
        </w:rPr>
      </w:pPr>
      <w:r w:rsidRPr="2E260C7A">
        <w:rPr>
          <w:rFonts w:ascii="Times New Roman" w:hAnsi="Times New Roman" w:eastAsia="Times New Roman" w:cs="Times New Roman"/>
          <w:b/>
          <w:bCs/>
        </w:rPr>
        <w:t>Techninis sąveikumas</w:t>
      </w:r>
    </w:p>
    <w:p w:rsidR="00171EEB" w:rsidP="00171EEB" w:rsidRDefault="00171EEB" w14:paraId="05A80A80" w14:textId="77777777">
      <w:pPr>
        <w:rPr>
          <w:rFonts w:ascii="Times New Roman" w:hAnsi="Times New Roman" w:eastAsia="Times New Roman" w:cs="Times New Roman"/>
          <w:b/>
          <w:bCs/>
        </w:rPr>
      </w:pPr>
      <w:r w:rsidRPr="2E260C7A">
        <w:rPr>
          <w:rFonts w:ascii="Times New Roman" w:hAnsi="Times New Roman" w:eastAsia="Times New Roman" w:cs="Times New Roman"/>
          <w:b/>
          <w:bCs/>
        </w:rPr>
        <w:t xml:space="preserve"> </w:t>
      </w:r>
    </w:p>
    <w:p w:rsidRPr="00BB081A" w:rsidR="005D7988" w:rsidP="005D7988" w:rsidRDefault="005D7988" w14:paraId="59D12D2D" w14:textId="77777777">
      <w:pPr>
        <w:rPr>
          <w:rFonts w:ascii="Times New Roman" w:hAnsi="Times New Roman" w:cs="Times New Roman"/>
        </w:rPr>
      </w:pPr>
      <w:r w:rsidRPr="2E260C7A">
        <w:rPr>
          <w:rFonts w:ascii="Times New Roman" w:hAnsi="Times New Roman" w:eastAsia="Times New Roman" w:cs="Times New Roman"/>
        </w:rPr>
        <w:t>Techninis sluoksnis sudaro bazinę prielaidą visai sąveikumo ekosistemai, tačiau jo operacionalizavimas susiduria su šiais iššūkiais:</w:t>
      </w:r>
    </w:p>
    <w:p w:rsidRPr="00BB081A" w:rsidR="005D7988" w:rsidP="00171EEB" w:rsidRDefault="005D7988" w14:paraId="6FA7FCDF" w14:textId="77777777">
      <w:pPr>
        <w:rPr>
          <w:rFonts w:ascii="Times New Roman" w:hAnsi="Times New Roman" w:cs="Times New Roman"/>
        </w:rPr>
      </w:pPr>
    </w:p>
    <w:p w:rsidRPr="005D7988" w:rsidR="00171EEB" w:rsidP="00171EEB" w:rsidRDefault="00171EEB" w14:paraId="1AA77AB0" w14:textId="77777777">
      <w:pPr>
        <w:rPr>
          <w:rFonts w:ascii="Times New Roman" w:hAnsi="Times New Roman" w:cs="Times New Roman"/>
        </w:rPr>
      </w:pPr>
      <w:r w:rsidRPr="005D7988">
        <w:rPr>
          <w:rFonts w:ascii="Times New Roman" w:hAnsi="Times New Roman" w:eastAsia="Times New Roman" w:cs="Times New Roman"/>
        </w:rPr>
        <w:t xml:space="preserve">Iššūkiai </w:t>
      </w:r>
    </w:p>
    <w:p w:rsidRPr="005D7988" w:rsidR="00171EEB" w:rsidP="005D7988" w:rsidRDefault="00171EEB" w14:paraId="5F3573B8" w14:textId="4190D23D">
      <w:pPr>
        <w:pStyle w:val="Sraopastraipa"/>
        <w:numPr>
          <w:ilvl w:val="0"/>
          <w:numId w:val="28"/>
        </w:numPr>
        <w:rPr>
          <w:rFonts w:ascii="Times New Roman" w:hAnsi="Times New Roman" w:eastAsia="Times New Roman" w:cs="Times New Roman"/>
        </w:rPr>
      </w:pPr>
      <w:r w:rsidRPr="005D7988">
        <w:rPr>
          <w:rFonts w:ascii="Times New Roman" w:hAnsi="Times New Roman" w:eastAsia="Times New Roman" w:cs="Times New Roman"/>
        </w:rPr>
        <w:t>Infrastruktūrinis heterogeniškumas: skirtingos mokslo disciplinos naudoja nesuderinamus duomenų formatus, perdavimo protokolus ir API, o tai reikalauja didelių rankinių pastangų integruojant sistemas.</w:t>
      </w:r>
    </w:p>
    <w:p w:rsidRPr="005D7988" w:rsidR="00171EEB" w:rsidP="005D7988" w:rsidRDefault="00171EEB" w14:paraId="20A54658" w14:textId="77777777">
      <w:pPr>
        <w:pStyle w:val="Sraopastraipa"/>
        <w:numPr>
          <w:ilvl w:val="0"/>
          <w:numId w:val="28"/>
        </w:numPr>
        <w:rPr>
          <w:rFonts w:ascii="Times New Roman" w:hAnsi="Times New Roman" w:eastAsia="Times New Roman" w:cs="Times New Roman"/>
        </w:rPr>
      </w:pPr>
      <w:r w:rsidRPr="005D7988">
        <w:rPr>
          <w:rFonts w:ascii="Times New Roman" w:hAnsi="Times New Roman" w:eastAsia="Times New Roman" w:cs="Times New Roman"/>
        </w:rPr>
        <w:t>Tapatybės ir prieigos valdymo (AAI) fragmentacija: autentifikavimas ir autorizavimas dažnai vyksta izoliuotai kiekvienos paslaugos lygmeniu, sukuriant perteklinius trikdžius vartotojams ir apsunkinant saugų dalijimąsi jautriais ištekliais.</w:t>
      </w:r>
    </w:p>
    <w:p w:rsidRPr="005D7988" w:rsidR="00171EEB" w:rsidP="005D7988" w:rsidRDefault="00171EEB" w14:paraId="7F88520A" w14:textId="77777777">
      <w:pPr>
        <w:pStyle w:val="Sraopastraipa"/>
        <w:numPr>
          <w:ilvl w:val="0"/>
          <w:numId w:val="28"/>
        </w:numPr>
        <w:rPr>
          <w:rFonts w:ascii="Times New Roman" w:hAnsi="Times New Roman" w:eastAsia="Times New Roman" w:cs="Times New Roman"/>
        </w:rPr>
      </w:pPr>
      <w:r w:rsidRPr="005D7988">
        <w:rPr>
          <w:rFonts w:ascii="Times New Roman" w:hAnsi="Times New Roman" w:eastAsia="Times New Roman" w:cs="Times New Roman"/>
        </w:rPr>
        <w:t>Nepakankamas „DI parengto“ (AI-readiness) lygis: infrastruktūros dažnai neužtikrina automatizuoto paslaugų veikimo (end-to-end) be žmogaus įsikišimo, o tai riboja galimybes mokslo duomenis naudoti kaip strateginį šaltinį DI modelių mokymui.</w:t>
      </w:r>
    </w:p>
    <w:p w:rsidRPr="00BB081A" w:rsidR="00171EEB" w:rsidP="00171EEB" w:rsidRDefault="00171EEB" w14:paraId="2BC0530E" w14:textId="77777777">
      <w:pPr>
        <w:rPr>
          <w:rFonts w:ascii="Times New Roman" w:hAnsi="Times New Roman" w:eastAsia="Times New Roman" w:cs="Times New Roman"/>
        </w:rPr>
      </w:pPr>
    </w:p>
    <w:p w:rsidRPr="00BB081A" w:rsidR="00171EEB" w:rsidP="00171EEB" w:rsidRDefault="00171EEB" w14:paraId="0C3EF883" w14:textId="77777777">
      <w:pPr>
        <w:rPr>
          <w:rFonts w:ascii="Times New Roman" w:hAnsi="Times New Roman" w:cs="Times New Roman"/>
        </w:rPr>
      </w:pPr>
      <w:r w:rsidRPr="2E260C7A">
        <w:rPr>
          <w:rFonts w:ascii="Times New Roman" w:hAnsi="Times New Roman" w:eastAsia="Times New Roman" w:cs="Times New Roman"/>
          <w:b/>
          <w:bCs/>
        </w:rPr>
        <w:t>Rekomendacijos</w:t>
      </w:r>
    </w:p>
    <w:p w:rsidRPr="005F6386" w:rsidR="00171EEB" w:rsidP="005F6386" w:rsidRDefault="00171EEB" w14:paraId="66D06472" w14:textId="77777777">
      <w:pPr>
        <w:pStyle w:val="Sraopastraipa"/>
        <w:numPr>
          <w:ilvl w:val="0"/>
          <w:numId w:val="29"/>
        </w:numPr>
        <w:rPr>
          <w:rFonts w:ascii="Times New Roman" w:hAnsi="Times New Roman" w:eastAsia="Times New Roman" w:cs="Times New Roman"/>
        </w:rPr>
      </w:pPr>
      <w:r w:rsidRPr="005F6386">
        <w:rPr>
          <w:rFonts w:ascii="Times New Roman" w:hAnsi="Times New Roman" w:eastAsia="Times New Roman" w:cs="Times New Roman"/>
        </w:rPr>
        <w:t>Vieningos AAI infrastruktūros integravimas: diegti nuo konkrečios bendruomenės nepriklausomus prisijungimo ir teisių suteikimo mechanizmus, užtikrinant sklandų vartotojų judėjimą tarp EOSC ekosistemos paslaugų.</w:t>
      </w:r>
    </w:p>
    <w:p w:rsidRPr="005F6386" w:rsidR="00171EEB" w:rsidP="005F6386" w:rsidRDefault="00171EEB" w14:paraId="63AA65B8" w14:textId="77777777">
      <w:pPr>
        <w:pStyle w:val="Sraopastraipa"/>
        <w:numPr>
          <w:ilvl w:val="0"/>
          <w:numId w:val="29"/>
        </w:numPr>
        <w:rPr>
          <w:rFonts w:ascii="Times New Roman" w:hAnsi="Times New Roman" w:eastAsia="Aptos" w:cs="Times New Roman"/>
        </w:rPr>
      </w:pPr>
      <w:r w:rsidRPr="005F6386">
        <w:rPr>
          <w:rFonts w:ascii="Times New Roman" w:hAnsi="Times New Roman" w:eastAsia="Times New Roman" w:cs="Times New Roman"/>
        </w:rPr>
        <w:t xml:space="preserve">Atvirų specifikacijų ir minimalių metaduomenų profilių taikymas: paslaugas kurti remiantis atviromis specifikacijomis ir taikyti minimalų metaduomenų taikymo profilį, kuris užtikrintų duomenų atradimą nepriklausomai nuo jų formato. </w:t>
      </w:r>
    </w:p>
    <w:p w:rsidRPr="005F6386" w:rsidR="00171EEB" w:rsidP="005F6386" w:rsidRDefault="00171EEB" w14:paraId="1B0D2ACC" w14:textId="77777777">
      <w:pPr>
        <w:pStyle w:val="Sraopastraipa"/>
        <w:numPr>
          <w:ilvl w:val="0"/>
          <w:numId w:val="29"/>
        </w:numPr>
        <w:rPr>
          <w:rFonts w:ascii="Times New Roman" w:hAnsi="Times New Roman" w:cs="Times New Roman"/>
        </w:rPr>
      </w:pPr>
      <w:r w:rsidRPr="005F6386">
        <w:rPr>
          <w:rFonts w:ascii="Times New Roman" w:hAnsi="Times New Roman" w:eastAsia="Times New Roman" w:cs="Times New Roman"/>
        </w:rPr>
        <w:t>Federuotos paieškos mechanizmų plėtra: užtikrinti infrastruktūrą, kuri leistų tyrimų objektų paiešką tiek stambiu (kolekcijų), tiek smulkiu (konkrečių elementų) masteliu per bendrą PID politiką.</w:t>
      </w:r>
    </w:p>
    <w:p w:rsidRPr="00BB081A" w:rsidR="00171EEB" w:rsidP="00171EEB" w:rsidRDefault="00171EEB" w14:paraId="632F9D9D" w14:textId="77777777">
      <w:pPr>
        <w:rPr>
          <w:rFonts w:ascii="Times New Roman" w:hAnsi="Times New Roman" w:cs="Times New Roman"/>
        </w:rPr>
      </w:pPr>
    </w:p>
    <w:p w:rsidRPr="00BB081A" w:rsidR="00171EEB" w:rsidP="005C179D" w:rsidRDefault="00171EEB" w14:paraId="34BE7125" w14:textId="77777777">
      <w:pPr>
        <w:pStyle w:val="Antrat3"/>
      </w:pPr>
    </w:p>
    <w:p w:rsidRPr="006A4771" w:rsidR="00171EEB" w:rsidP="006A4771" w:rsidRDefault="00477508" w14:paraId="0EB7E17A" w14:textId="64858FB9">
      <w:pPr>
        <w:pStyle w:val="Antrat3"/>
      </w:pPr>
      <w:bookmarkStart w:name="_Toc225450982" w:id="401"/>
      <w:r>
        <w:rPr>
          <w:lang w:val="en-US"/>
        </w:rPr>
        <w:t>2</w:t>
      </w:r>
      <w:r w:rsidR="00171EEB">
        <w:rPr>
          <w:lang w:val="en-US"/>
        </w:rPr>
        <w:t>.</w:t>
      </w:r>
      <w:r w:rsidRPr="005C179D" w:rsidR="00171EEB">
        <w:t>3.3. Mokslinių tyrimų duomenų saugyklos – patikimumas, sąveikumas ir Lietuvos AP saugyklų situacijos analizė</w:t>
      </w:r>
      <w:bookmarkEnd w:id="401"/>
    </w:p>
    <w:p w:rsidRPr="00BB081A" w:rsidR="00171EEB" w:rsidP="00171EEB" w:rsidRDefault="00171EEB" w14:paraId="292DDF81" w14:textId="7EF3D44D">
      <w:pPr>
        <w:rPr>
          <w:rFonts w:ascii="Times New Roman" w:hAnsi="Times New Roman" w:cs="Times New Roman"/>
        </w:rPr>
      </w:pPr>
    </w:p>
    <w:p w:rsidRPr="00955FC3" w:rsidR="00171EEB" w:rsidP="00171EEB" w:rsidRDefault="00171EEB" w14:paraId="5FE42B2F" w14:textId="2943D751">
      <w:pPr>
        <w:rPr>
          <w:rFonts w:ascii="Times New Roman" w:hAnsi="Times New Roman" w:cs="Times New Roman"/>
        </w:rPr>
      </w:pPr>
      <w:r w:rsidRPr="2E260C7A">
        <w:rPr>
          <w:rFonts w:ascii="Times New Roman" w:hAnsi="Times New Roman" w:eastAsia="Aptos" w:cs="Times New Roman"/>
        </w:rPr>
        <w:t xml:space="preserve">Šiame skyriuje analizuojami du esminiai šiuolaikinės </w:t>
      </w:r>
      <w:r w:rsidR="004E0045">
        <w:rPr>
          <w:rFonts w:ascii="Times New Roman" w:hAnsi="Times New Roman" w:eastAsia="Aptos" w:cs="Times New Roman"/>
        </w:rPr>
        <w:t>MTD</w:t>
      </w:r>
      <w:r w:rsidRPr="2E260C7A">
        <w:rPr>
          <w:rFonts w:ascii="Times New Roman" w:hAnsi="Times New Roman" w:eastAsia="Aptos" w:cs="Times New Roman"/>
        </w:rPr>
        <w:t xml:space="preserve"> ekosistemos elementai:</w:t>
      </w:r>
      <w:r w:rsidR="004E0045">
        <w:rPr>
          <w:rFonts w:ascii="Times New Roman" w:hAnsi="Times New Roman" w:eastAsia="Aptos" w:cs="Times New Roman"/>
        </w:rPr>
        <w:t xml:space="preserve"> Lietuvos AP</w:t>
      </w:r>
      <w:r w:rsidRPr="2E260C7A">
        <w:rPr>
          <w:rFonts w:ascii="Times New Roman" w:hAnsi="Times New Roman" w:eastAsia="Aptos" w:cs="Times New Roman"/>
        </w:rPr>
        <w:t xml:space="preserve"> </w:t>
      </w:r>
      <w:r w:rsidR="004E0045">
        <w:rPr>
          <w:rFonts w:ascii="Times New Roman" w:hAnsi="Times New Roman" w:eastAsia="Aptos" w:cs="Times New Roman"/>
        </w:rPr>
        <w:t xml:space="preserve">saugyklų </w:t>
      </w:r>
      <w:r w:rsidRPr="2E260C7A">
        <w:rPr>
          <w:rFonts w:ascii="Times New Roman" w:hAnsi="Times New Roman" w:eastAsia="Aptos" w:cs="Times New Roman"/>
        </w:rPr>
        <w:t xml:space="preserve">patikimumas (angl. </w:t>
      </w:r>
      <w:r w:rsidRPr="2E260C7A">
        <w:rPr>
          <w:rFonts w:ascii="Times New Roman" w:hAnsi="Times New Roman" w:eastAsia="Aptos" w:cs="Times New Roman"/>
          <w:i/>
          <w:iCs/>
        </w:rPr>
        <w:t>trustworthiness</w:t>
      </w:r>
      <w:r w:rsidRPr="2E260C7A">
        <w:rPr>
          <w:rFonts w:ascii="Times New Roman" w:hAnsi="Times New Roman" w:eastAsia="Aptos" w:cs="Times New Roman"/>
        </w:rPr>
        <w:t xml:space="preserve">) ir sąveikumas (angl. </w:t>
      </w:r>
      <w:r w:rsidRPr="2E260C7A">
        <w:rPr>
          <w:rFonts w:ascii="Times New Roman" w:hAnsi="Times New Roman" w:eastAsia="Aptos" w:cs="Times New Roman"/>
          <w:i/>
          <w:iCs/>
        </w:rPr>
        <w:t>interoperability</w:t>
      </w:r>
      <w:r w:rsidRPr="2E260C7A">
        <w:rPr>
          <w:rFonts w:ascii="Times New Roman" w:hAnsi="Times New Roman" w:eastAsia="Aptos" w:cs="Times New Roman"/>
        </w:rPr>
        <w:t>). Šių parametrų vertinimas leidžia nustatyti, ar Lietuvos AP saugyklos ne tik užtikrina saugų duomenų deponavimą, bet ir įgalina jų efektyvų radimą bei pakartotinį naudojimą globaliu mastu.</w:t>
      </w:r>
    </w:p>
    <w:p w:rsidR="00D56B90" w:rsidP="00D56B90" w:rsidRDefault="00D56B90" w14:paraId="534D7111" w14:textId="77777777"/>
    <w:p w:rsidRPr="00D56B90" w:rsidR="00171EEB" w:rsidP="00D56B90" w:rsidRDefault="00171EEB" w14:paraId="380F7AB7" w14:textId="73530756">
      <w:pPr>
        <w:rPr>
          <w:rFonts w:ascii="Times New Roman" w:hAnsi="Times New Roman" w:cs="Times New Roman"/>
          <w:b/>
          <w:bCs/>
          <w:lang w:val="es-ES"/>
        </w:rPr>
      </w:pPr>
      <w:r w:rsidRPr="00D56B90">
        <w:rPr>
          <w:rFonts w:ascii="Times New Roman" w:hAnsi="Times New Roman" w:cs="Times New Roman"/>
          <w:b/>
          <w:bCs/>
        </w:rPr>
        <w:t>Patikimos saugyklos charakteristikos pagal AGA nuostatas</w:t>
      </w:r>
    </w:p>
    <w:p w:rsidRPr="00955FC3" w:rsidR="00171EEB" w:rsidP="00171EEB" w:rsidRDefault="00171EEB" w14:paraId="44E3927A" w14:textId="77777777">
      <w:pPr>
        <w:rPr>
          <w:rFonts w:ascii="Times New Roman" w:hAnsi="Times New Roman" w:cs="Times New Roman"/>
          <w:lang w:val="es-ES"/>
        </w:rPr>
      </w:pPr>
      <w:r w:rsidRPr="2E260C7A">
        <w:rPr>
          <w:rFonts w:ascii="Times New Roman" w:hAnsi="Times New Roman" w:eastAsia="Aptos" w:cs="Times New Roman"/>
          <w:b/>
          <w:bCs/>
        </w:rPr>
        <w:t xml:space="preserve"> </w:t>
      </w:r>
    </w:p>
    <w:p w:rsidRPr="00955FC3" w:rsidR="00171EEB" w:rsidP="00171EEB" w:rsidRDefault="00171EEB" w14:paraId="69771D8C" w14:textId="26EE0697">
      <w:pPr>
        <w:rPr>
          <w:rFonts w:ascii="Times New Roman" w:hAnsi="Times New Roman" w:cs="Times New Roman"/>
          <w:lang w:val="es-ES"/>
        </w:rPr>
      </w:pPr>
      <w:r w:rsidRPr="2E260C7A">
        <w:rPr>
          <w:rFonts w:ascii="Times New Roman" w:hAnsi="Times New Roman" w:eastAsia="Aptos" w:cs="Times New Roman"/>
        </w:rPr>
        <w:t xml:space="preserve">Remiantis Europos Komisijos parengtu </w:t>
      </w:r>
      <w:commentRangeStart w:id="402"/>
      <w:r w:rsidRPr="2E260C7A">
        <w:rPr>
          <w:rFonts w:ascii="Times New Roman" w:hAnsi="Times New Roman" w:eastAsia="Aptos" w:cs="Times New Roman"/>
        </w:rPr>
        <w:t xml:space="preserve">„Annotated Grant Agreement“ </w:t>
      </w:r>
      <w:commentRangeEnd w:id="402"/>
      <w:r w:rsidRPr="2E260C7A" w:rsidR="005D726A">
        <w:rPr>
          <w:rStyle w:val="Komentaronuoroda"/>
          <w:rFonts w:ascii="Times New Roman" w:hAnsi="Times New Roman" w:eastAsia="Aptos" w:cs="Times New Roman"/>
          <w:sz w:val="24"/>
          <w:szCs w:val="24"/>
        </w:rPr>
        <w:commentReference w:id="402"/>
      </w:r>
      <w:r w:rsidRPr="2E260C7A">
        <w:rPr>
          <w:rFonts w:ascii="Times New Roman" w:hAnsi="Times New Roman" w:eastAsia="Aptos" w:cs="Times New Roman"/>
        </w:rPr>
        <w:t>(</w:t>
      </w:r>
      <w:r w:rsidR="006A4771">
        <w:rPr>
          <w:rFonts w:ascii="Times New Roman" w:hAnsi="Times New Roman" w:eastAsia="Aptos" w:cs="Times New Roman"/>
        </w:rPr>
        <w:t xml:space="preserve">toliau – </w:t>
      </w:r>
      <w:r w:rsidRPr="2E260C7A">
        <w:rPr>
          <w:rFonts w:ascii="Times New Roman" w:hAnsi="Times New Roman" w:eastAsia="Aptos" w:cs="Times New Roman"/>
        </w:rPr>
        <w:t>AGA</w:t>
      </w:r>
      <w:r w:rsidR="005D726A">
        <w:rPr>
          <w:rStyle w:val="Puslapioinaosnuoroda"/>
          <w:rFonts w:ascii="Times New Roman" w:hAnsi="Times New Roman" w:eastAsia="Aptos" w:cs="Times New Roman"/>
        </w:rPr>
        <w:footnoteReference w:id="31"/>
      </w:r>
      <w:r w:rsidRPr="2E260C7A">
        <w:rPr>
          <w:rFonts w:ascii="Times New Roman" w:hAnsi="Times New Roman" w:eastAsia="Aptos" w:cs="Times New Roman"/>
        </w:rPr>
        <w:t xml:space="preserve"> dokumentu, patikima saugykla (</w:t>
      </w:r>
      <w:r w:rsidR="004F63CA">
        <w:rPr>
          <w:rFonts w:ascii="Times New Roman" w:hAnsi="Times New Roman" w:eastAsia="Aptos" w:cs="Times New Roman"/>
        </w:rPr>
        <w:t xml:space="preserve">angl. </w:t>
      </w:r>
      <w:r w:rsidRPr="2E260C7A">
        <w:rPr>
          <w:rFonts w:ascii="Times New Roman" w:hAnsi="Times New Roman" w:eastAsia="Aptos" w:cs="Times New Roman"/>
          <w:i/>
          <w:iCs/>
        </w:rPr>
        <w:t>trusted repository</w:t>
      </w:r>
      <w:r w:rsidRPr="2E260C7A">
        <w:rPr>
          <w:rFonts w:ascii="Times New Roman" w:hAnsi="Times New Roman" w:eastAsia="Aptos" w:cs="Times New Roman"/>
        </w:rPr>
        <w:t>) apibrėžiama kaip skaitmeninis archyvas, užtikrinantis ilgalaikį tyrimų rezultatų išsaugojimą ir prieigą prie jų. Pagrindinis patikimumo kriterijus yra saugyklos gebėjimas garantuoti deponuoto turinio autentiškumą ir vientisumą.</w:t>
      </w:r>
    </w:p>
    <w:p w:rsidRPr="00955FC3" w:rsidR="00171EEB" w:rsidP="00171EEB" w:rsidRDefault="00171EEB" w14:paraId="19B56BCA" w14:textId="77777777">
      <w:pPr>
        <w:rPr>
          <w:rFonts w:ascii="Times New Roman" w:hAnsi="Times New Roman" w:cs="Times New Roman"/>
          <w:lang w:val="es-ES"/>
        </w:rPr>
      </w:pPr>
      <w:r w:rsidRPr="2E260C7A">
        <w:rPr>
          <w:rFonts w:ascii="Times New Roman" w:hAnsi="Times New Roman" w:eastAsia="Aptos" w:cs="Times New Roman"/>
        </w:rPr>
        <w:t xml:space="preserve"> </w:t>
      </w:r>
    </w:p>
    <w:p w:rsidR="00171EEB" w:rsidP="00171EEB" w:rsidRDefault="00171EEB" w14:paraId="5FF4D562" w14:textId="77777777">
      <w:pPr>
        <w:rPr>
          <w:rFonts w:ascii="Times New Roman" w:hAnsi="Times New Roman" w:eastAsia="Aptos" w:cs="Times New Roman"/>
        </w:rPr>
      </w:pPr>
      <w:r w:rsidRPr="2E260C7A">
        <w:rPr>
          <w:rFonts w:ascii="Times New Roman" w:hAnsi="Times New Roman" w:eastAsia="Aptos" w:cs="Times New Roman"/>
        </w:rPr>
        <w:t>Pagal AGA, saugyklos klasifikuojamos į tris pagrindines kategorijas, kurios laikomos patikimomis:</w:t>
      </w:r>
    </w:p>
    <w:p w:rsidRPr="00955FC3" w:rsidR="004F63CA" w:rsidP="00171EEB" w:rsidRDefault="004F63CA" w14:paraId="44592F8E" w14:textId="77777777">
      <w:pPr>
        <w:rPr>
          <w:rFonts w:ascii="Times New Roman" w:hAnsi="Times New Roman" w:cs="Times New Roman"/>
          <w:lang w:val="es-ES"/>
        </w:rPr>
      </w:pPr>
    </w:p>
    <w:p w:rsidRPr="004F63CA" w:rsidR="00171EEB" w:rsidP="004F63CA" w:rsidRDefault="00171EEB" w14:paraId="4EAB08DC" w14:textId="0654D8AF">
      <w:pPr>
        <w:pStyle w:val="Sraopastraipa"/>
        <w:numPr>
          <w:ilvl w:val="0"/>
          <w:numId w:val="30"/>
        </w:numPr>
        <w:rPr>
          <w:rFonts w:ascii="Times New Roman" w:hAnsi="Times New Roman" w:eastAsia="Aptos" w:cs="Times New Roman"/>
        </w:rPr>
      </w:pPr>
      <w:r w:rsidRPr="004F63CA">
        <w:rPr>
          <w:rFonts w:ascii="Times New Roman" w:hAnsi="Times New Roman" w:eastAsia="Aptos" w:cs="Times New Roman"/>
        </w:rPr>
        <w:t>Sertifikuotos saugyklos</w:t>
      </w:r>
      <w:r w:rsidR="004F63CA">
        <w:rPr>
          <w:rFonts w:ascii="Times New Roman" w:hAnsi="Times New Roman" w:eastAsia="Aptos" w:cs="Times New Roman"/>
        </w:rPr>
        <w:t>.</w:t>
      </w:r>
      <w:r w:rsidRPr="004F63CA">
        <w:rPr>
          <w:rFonts w:ascii="Times New Roman" w:hAnsi="Times New Roman" w:eastAsia="Aptos" w:cs="Times New Roman"/>
        </w:rPr>
        <w:t xml:space="preserve"> Jos yra oficialiai pripažintos tarptautinių organizacijų ar vyriausybinių įstaigų (pvz., CoreTrustSeal, nestor Seal (DIN31644) arba ISO 16363).</w:t>
      </w:r>
    </w:p>
    <w:p w:rsidRPr="004F63CA" w:rsidR="00171EEB" w:rsidP="004F63CA" w:rsidRDefault="00171EEB" w14:paraId="127FCE38" w14:textId="3C7DBB74">
      <w:pPr>
        <w:pStyle w:val="Sraopastraipa"/>
        <w:numPr>
          <w:ilvl w:val="0"/>
          <w:numId w:val="30"/>
        </w:numPr>
        <w:rPr>
          <w:rFonts w:ascii="Times New Roman" w:hAnsi="Times New Roman" w:eastAsia="Aptos" w:cs="Times New Roman"/>
        </w:rPr>
      </w:pPr>
      <w:r w:rsidRPr="004F63CA">
        <w:rPr>
          <w:rFonts w:ascii="Times New Roman" w:hAnsi="Times New Roman" w:eastAsia="Aptos" w:cs="Times New Roman"/>
        </w:rPr>
        <w:t>Disciplininės (srities) saugyklos</w:t>
      </w:r>
      <w:r w:rsidR="004F63CA">
        <w:rPr>
          <w:rFonts w:ascii="Times New Roman" w:hAnsi="Times New Roman" w:eastAsia="Aptos" w:cs="Times New Roman"/>
        </w:rPr>
        <w:t>.</w:t>
      </w:r>
      <w:r w:rsidRPr="004F63CA">
        <w:rPr>
          <w:rFonts w:ascii="Times New Roman" w:hAnsi="Times New Roman" w:eastAsia="Aptos" w:cs="Times New Roman"/>
        </w:rPr>
        <w:t xml:space="preserve"> Jos yra plačiai pripažintos ir palaikomos konkrečių mokslo bendruomenių bei turi tarptautinį pripažinimą.</w:t>
      </w:r>
    </w:p>
    <w:p w:rsidRPr="004F63CA" w:rsidR="00171EEB" w:rsidP="004F63CA" w:rsidRDefault="00171EEB" w14:paraId="4C16FC35" w14:textId="7C80220F">
      <w:pPr>
        <w:pStyle w:val="Sraopastraipa"/>
        <w:numPr>
          <w:ilvl w:val="0"/>
          <w:numId w:val="30"/>
        </w:numPr>
        <w:rPr>
          <w:rFonts w:ascii="Times New Roman" w:hAnsi="Times New Roman" w:eastAsia="Aptos" w:cs="Times New Roman"/>
        </w:rPr>
      </w:pPr>
      <w:r w:rsidRPr="004F63CA">
        <w:rPr>
          <w:rFonts w:ascii="Times New Roman" w:hAnsi="Times New Roman" w:eastAsia="Aptos" w:cs="Times New Roman"/>
        </w:rPr>
        <w:t>Institucinės ar bendrosios saugyklos</w:t>
      </w:r>
      <w:r w:rsidR="004F63CA">
        <w:rPr>
          <w:rFonts w:ascii="Times New Roman" w:hAnsi="Times New Roman" w:eastAsia="Aptos" w:cs="Times New Roman"/>
        </w:rPr>
        <w:t>.</w:t>
      </w:r>
      <w:r w:rsidRPr="004F63CA">
        <w:rPr>
          <w:rFonts w:ascii="Times New Roman" w:hAnsi="Times New Roman" w:eastAsia="Aptos" w:cs="Times New Roman"/>
        </w:rPr>
        <w:t xml:space="preserve"> Jos privalo atitikti specifines kokybės charakteristikas, net jei neturi formalaus sertifikato.</w:t>
      </w:r>
    </w:p>
    <w:p w:rsidRPr="00955FC3" w:rsidR="00171EEB" w:rsidP="00171EEB" w:rsidRDefault="00171EEB" w14:paraId="28D64A22" w14:textId="77777777">
      <w:pPr>
        <w:rPr>
          <w:rFonts w:ascii="Times New Roman" w:hAnsi="Times New Roman" w:cs="Times New Roman"/>
        </w:rPr>
      </w:pPr>
      <w:r w:rsidRPr="2E260C7A">
        <w:rPr>
          <w:rFonts w:ascii="Times New Roman" w:hAnsi="Times New Roman" w:eastAsia="Aptos" w:cs="Times New Roman"/>
        </w:rPr>
        <w:t xml:space="preserve"> </w:t>
      </w:r>
    </w:p>
    <w:p w:rsidR="00171EEB" w:rsidP="00171EEB" w:rsidRDefault="00171EEB" w14:paraId="3FE6BBC4" w14:textId="77777777">
      <w:pPr>
        <w:rPr>
          <w:rFonts w:ascii="Times New Roman" w:hAnsi="Times New Roman" w:eastAsia="Aptos" w:cs="Times New Roman"/>
        </w:rPr>
      </w:pPr>
      <w:r w:rsidRPr="2E260C7A">
        <w:rPr>
          <w:rFonts w:ascii="Times New Roman" w:hAnsi="Times New Roman" w:eastAsia="Aptos" w:cs="Times New Roman"/>
        </w:rPr>
        <w:t>Esminiai techniniai ir organizaciniai reikalavimai patikimai saugyklai apima:</w:t>
      </w:r>
    </w:p>
    <w:p w:rsidRPr="00955FC3" w:rsidR="004F63CA" w:rsidP="00171EEB" w:rsidRDefault="004F63CA" w14:paraId="7CEE4644" w14:textId="77777777">
      <w:pPr>
        <w:rPr>
          <w:rFonts w:ascii="Times New Roman" w:hAnsi="Times New Roman" w:cs="Times New Roman"/>
        </w:rPr>
      </w:pPr>
    </w:p>
    <w:p w:rsidRPr="003A50BC" w:rsidR="00171EEB" w:rsidP="003A50BC" w:rsidRDefault="00171EEB" w14:paraId="11BE17A3" w14:textId="6DFC16D6">
      <w:pPr>
        <w:pStyle w:val="Sraopastraipa"/>
        <w:numPr>
          <w:ilvl w:val="0"/>
          <w:numId w:val="31"/>
        </w:numPr>
        <w:rPr>
          <w:rFonts w:ascii="Times New Roman" w:hAnsi="Times New Roman" w:eastAsia="Aptos" w:cs="Times New Roman"/>
        </w:rPr>
      </w:pPr>
      <w:commentRangeStart w:id="403"/>
      <w:r w:rsidRPr="003A50BC">
        <w:rPr>
          <w:rFonts w:ascii="Times New Roman" w:hAnsi="Times New Roman" w:eastAsia="Aptos" w:cs="Times New Roman"/>
        </w:rPr>
        <w:t xml:space="preserve">Nuolatinių identifikatorių </w:t>
      </w:r>
      <w:commentRangeEnd w:id="403"/>
      <w:r w:rsidRPr="003A50BC" w:rsidR="004F63CA">
        <w:rPr>
          <w:rStyle w:val="Komentaronuoroda"/>
          <w:rFonts w:ascii="Times New Roman" w:hAnsi="Times New Roman" w:eastAsia="Aptos" w:cs="Times New Roman"/>
          <w:sz w:val="24"/>
          <w:szCs w:val="24"/>
        </w:rPr>
        <w:commentReference w:id="403"/>
      </w:r>
      <w:r w:rsidRPr="003A50BC">
        <w:rPr>
          <w:rFonts w:ascii="Times New Roman" w:hAnsi="Times New Roman" w:eastAsia="Aptos" w:cs="Times New Roman"/>
        </w:rPr>
        <w:t>(PID) suteikimą</w:t>
      </w:r>
      <w:r w:rsidR="003A50BC">
        <w:rPr>
          <w:rFonts w:ascii="Times New Roman" w:hAnsi="Times New Roman" w:eastAsia="Aptos" w:cs="Times New Roman"/>
        </w:rPr>
        <w:t>.</w:t>
      </w:r>
      <w:r w:rsidRPr="003A50BC">
        <w:rPr>
          <w:rFonts w:ascii="Times New Roman" w:hAnsi="Times New Roman" w:eastAsia="Aptos" w:cs="Times New Roman"/>
        </w:rPr>
        <w:t xml:space="preserve"> Turinys privalo būti žymimas unikaliais identifikatoriais (pvz., DOI, Handle), užtikrinančiais vienareikšmišką citavimą.</w:t>
      </w:r>
    </w:p>
    <w:p w:rsidRPr="003A50BC" w:rsidR="00171EEB" w:rsidP="003A50BC" w:rsidRDefault="00171EEB" w14:paraId="449D7BFE" w14:textId="32B99587">
      <w:pPr>
        <w:pStyle w:val="Sraopastraipa"/>
        <w:numPr>
          <w:ilvl w:val="0"/>
          <w:numId w:val="31"/>
        </w:numPr>
        <w:rPr>
          <w:rFonts w:ascii="Times New Roman" w:hAnsi="Times New Roman" w:eastAsia="Aptos" w:cs="Times New Roman"/>
        </w:rPr>
      </w:pPr>
      <w:r w:rsidRPr="003A50BC">
        <w:rPr>
          <w:rFonts w:ascii="Times New Roman" w:hAnsi="Times New Roman" w:eastAsia="Aptos" w:cs="Times New Roman"/>
        </w:rPr>
        <w:t>Standartizuotus metaduomenis</w:t>
      </w:r>
      <w:r w:rsidR="003A50BC">
        <w:rPr>
          <w:rFonts w:ascii="Times New Roman" w:hAnsi="Times New Roman" w:eastAsia="Aptos" w:cs="Times New Roman"/>
        </w:rPr>
        <w:t>.</w:t>
      </w:r>
      <w:r w:rsidRPr="003A50BC">
        <w:rPr>
          <w:rFonts w:ascii="Times New Roman" w:hAnsi="Times New Roman" w:eastAsia="Aptos" w:cs="Times New Roman"/>
        </w:rPr>
        <w:t xml:space="preserve"> Metaduomenys turi būti išsamūs, nuskaitomi mašininiu būdu (</w:t>
      </w:r>
      <w:r w:rsidRPr="003A50BC">
        <w:rPr>
          <w:rFonts w:ascii="Times New Roman" w:hAnsi="Times New Roman" w:eastAsia="Aptos" w:cs="Times New Roman"/>
          <w:i/>
          <w:iCs/>
        </w:rPr>
        <w:t>machine-actionable</w:t>
      </w:r>
      <w:r w:rsidRPr="003A50BC">
        <w:rPr>
          <w:rFonts w:ascii="Times New Roman" w:hAnsi="Times New Roman" w:eastAsia="Aptos" w:cs="Times New Roman"/>
        </w:rPr>
        <w:t>) ir atitikti mokslo bendruomenės standartus.</w:t>
      </w:r>
    </w:p>
    <w:p w:rsidRPr="003A50BC" w:rsidR="00171EEB" w:rsidP="003A50BC" w:rsidRDefault="00171EEB" w14:paraId="68AA8674" w14:textId="55ECED58">
      <w:pPr>
        <w:pStyle w:val="Sraopastraipa"/>
        <w:numPr>
          <w:ilvl w:val="0"/>
          <w:numId w:val="31"/>
        </w:numPr>
        <w:rPr>
          <w:rFonts w:ascii="Times New Roman" w:hAnsi="Times New Roman" w:eastAsia="Aptos" w:cs="Times New Roman"/>
        </w:rPr>
      </w:pPr>
      <w:r w:rsidRPr="003A50BC">
        <w:rPr>
          <w:rFonts w:ascii="Times New Roman" w:hAnsi="Times New Roman" w:eastAsia="Aptos" w:cs="Times New Roman"/>
        </w:rPr>
        <w:t>Ekspertinį kuravimą</w:t>
      </w:r>
      <w:r w:rsidR="003A50BC">
        <w:rPr>
          <w:rFonts w:ascii="Times New Roman" w:hAnsi="Times New Roman" w:eastAsia="Aptos" w:cs="Times New Roman"/>
        </w:rPr>
        <w:t>.</w:t>
      </w:r>
      <w:r w:rsidRPr="003A50BC">
        <w:rPr>
          <w:rFonts w:ascii="Times New Roman" w:hAnsi="Times New Roman" w:eastAsia="Aptos" w:cs="Times New Roman"/>
        </w:rPr>
        <w:t xml:space="preserve"> Saugykla turi vykdyti deponuojamų duomenų rinkinių ir metaduomenų tikslumo kontrolę.</w:t>
      </w:r>
    </w:p>
    <w:p w:rsidRPr="003A50BC" w:rsidR="00171EEB" w:rsidP="003A50BC" w:rsidRDefault="00171EEB" w14:paraId="70F4FF68" w14:textId="77C5268C">
      <w:pPr>
        <w:pStyle w:val="Sraopastraipa"/>
        <w:numPr>
          <w:ilvl w:val="0"/>
          <w:numId w:val="31"/>
        </w:numPr>
        <w:rPr>
          <w:rFonts w:ascii="Times New Roman" w:hAnsi="Times New Roman" w:eastAsia="Aptos" w:cs="Times New Roman"/>
        </w:rPr>
      </w:pPr>
      <w:r w:rsidRPr="003A50BC">
        <w:rPr>
          <w:rFonts w:ascii="Times New Roman" w:hAnsi="Times New Roman" w:eastAsia="Aptos" w:cs="Times New Roman"/>
        </w:rPr>
        <w:t>Ilgalaikį tvarumą</w:t>
      </w:r>
      <w:r w:rsidR="003A50BC">
        <w:rPr>
          <w:rFonts w:ascii="Times New Roman" w:hAnsi="Times New Roman" w:eastAsia="Aptos" w:cs="Times New Roman"/>
        </w:rPr>
        <w:t>.</w:t>
      </w:r>
      <w:r w:rsidRPr="003A50BC">
        <w:rPr>
          <w:rFonts w:ascii="Times New Roman" w:hAnsi="Times New Roman" w:eastAsia="Aptos" w:cs="Times New Roman"/>
        </w:rPr>
        <w:t xml:space="preserve"> Būtinos viešai prieinamos politikos, apibrėžiančios duomenų saugumą, privatumą ir veiklą užtikrinantį tvarumą.</w:t>
      </w:r>
    </w:p>
    <w:p w:rsidRPr="00955FC3" w:rsidR="00171EEB" w:rsidP="00171EEB" w:rsidRDefault="00171EEB" w14:paraId="01F72EDF"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02CDDEAF" w14:textId="77777777">
      <w:pPr>
        <w:rPr>
          <w:rFonts w:ascii="Times New Roman" w:hAnsi="Times New Roman" w:cs="Times New Roman"/>
        </w:rPr>
      </w:pPr>
      <w:r w:rsidRPr="2E260C7A">
        <w:rPr>
          <w:rFonts w:ascii="Times New Roman" w:hAnsi="Times New Roman" w:eastAsia="Aptos" w:cs="Times New Roman"/>
        </w:rPr>
        <w:t xml:space="preserve">Pabrėžtina, kad asmeninės svetainės, bendrosios </w:t>
      </w:r>
      <w:commentRangeStart w:id="404"/>
      <w:r w:rsidRPr="2E260C7A">
        <w:rPr>
          <w:rFonts w:ascii="Times New Roman" w:hAnsi="Times New Roman" w:eastAsia="Aptos" w:cs="Times New Roman"/>
          <w:highlight w:val="yellow"/>
        </w:rPr>
        <w:t>de</w:t>
      </w:r>
      <w:commentRangeEnd w:id="404"/>
      <w:r w:rsidRPr="2E260C7A" w:rsidR="00EF06A0">
        <w:rPr>
          <w:rStyle w:val="Komentaronuoroda"/>
          <w:rFonts w:ascii="Times New Roman" w:hAnsi="Times New Roman" w:eastAsia="Aptos" w:cs="Times New Roman"/>
          <w:sz w:val="24"/>
          <w:szCs w:val="24"/>
          <w:highlight w:val="yellow"/>
        </w:rPr>
        <w:commentReference w:id="404"/>
      </w:r>
      <w:r w:rsidRPr="2E260C7A">
        <w:rPr>
          <w:rFonts w:ascii="Times New Roman" w:hAnsi="Times New Roman" w:eastAsia="Aptos" w:cs="Times New Roman"/>
          <w:highlight w:val="yellow"/>
        </w:rPr>
        <w:t>besijos</w:t>
      </w:r>
      <w:r w:rsidRPr="2E260C7A">
        <w:rPr>
          <w:rFonts w:ascii="Times New Roman" w:hAnsi="Times New Roman" w:eastAsia="Aptos" w:cs="Times New Roman"/>
        </w:rPr>
        <w:t xml:space="preserve"> saugyklos (pvz., „Google Drive“, „Dropbox“) ar akademiniai socialiniai tinklai (pvz., „ResearchGate“) nėra laikomi patikimomis saugyklomis.</w:t>
      </w:r>
    </w:p>
    <w:p w:rsidRPr="00955FC3" w:rsidR="00171EEB" w:rsidP="00171EEB" w:rsidRDefault="00171EEB" w14:paraId="2EE47F7F"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0EFC0426" w14:textId="1D3ACA6F">
      <w:pPr>
        <w:rPr>
          <w:rFonts w:ascii="Times New Roman" w:hAnsi="Times New Roman" w:cs="Times New Roman"/>
          <w:lang w:val="es-ES"/>
        </w:rPr>
      </w:pPr>
      <w:r w:rsidRPr="004E592F">
        <w:rPr>
          <w:rFonts w:ascii="Times New Roman" w:hAnsi="Times New Roman" w:eastAsia="Aptos" w:cs="Times New Roman"/>
          <w:b/>
          <w:bCs/>
        </w:rPr>
        <w:t>Sąveikios saugyklos samprata pagal EOSC</w:t>
      </w:r>
      <w:r w:rsidR="00613AD0">
        <w:rPr>
          <w:rFonts w:ascii="Times New Roman" w:hAnsi="Times New Roman" w:eastAsia="Aptos" w:cs="Times New Roman"/>
          <w:b/>
          <w:bCs/>
        </w:rPr>
        <w:t>-</w:t>
      </w:r>
      <w:r w:rsidRPr="004E592F">
        <w:rPr>
          <w:rFonts w:ascii="Times New Roman" w:hAnsi="Times New Roman" w:eastAsia="Aptos" w:cs="Times New Roman"/>
          <w:b/>
          <w:bCs/>
        </w:rPr>
        <w:t>IF modelį</w:t>
      </w:r>
    </w:p>
    <w:p w:rsidRPr="00955FC3" w:rsidR="00171EEB" w:rsidP="00171EEB" w:rsidRDefault="00171EEB" w14:paraId="7537EFE8" w14:textId="77777777">
      <w:pPr>
        <w:rPr>
          <w:rFonts w:ascii="Times New Roman" w:hAnsi="Times New Roman" w:cs="Times New Roman"/>
          <w:lang w:val="es-ES"/>
        </w:rPr>
      </w:pPr>
      <w:r w:rsidRPr="2E260C7A">
        <w:rPr>
          <w:rFonts w:ascii="Times New Roman" w:hAnsi="Times New Roman" w:eastAsia="Aptos" w:cs="Times New Roman"/>
          <w:b/>
          <w:bCs/>
        </w:rPr>
        <w:t xml:space="preserve"> </w:t>
      </w:r>
    </w:p>
    <w:p w:rsidRPr="00955FC3" w:rsidR="00171EEB" w:rsidP="00171EEB" w:rsidRDefault="00171EEB" w14:paraId="7DFB89C5" w14:textId="7E05E094">
      <w:pPr>
        <w:rPr>
          <w:rFonts w:ascii="Times New Roman" w:hAnsi="Times New Roman" w:cs="Times New Roman"/>
        </w:rPr>
      </w:pPr>
      <w:commentRangeStart w:id="405"/>
      <w:commentRangeStart w:id="406"/>
      <w:r w:rsidRPr="2E260C7A">
        <w:rPr>
          <w:rFonts w:ascii="Times New Roman" w:hAnsi="Times New Roman" w:eastAsia="Aptos" w:cs="Times New Roman"/>
        </w:rPr>
        <w:t xml:space="preserve">Europos atvirojo mokslo </w:t>
      </w:r>
      <w:r w:rsidRPr="2E260C7A">
        <w:rPr>
          <w:rFonts w:ascii="Times New Roman" w:hAnsi="Times New Roman" w:eastAsia="Aptos" w:cs="Times New Roman"/>
          <w:highlight w:val="yellow"/>
        </w:rPr>
        <w:t>debesijos</w:t>
      </w:r>
      <w:r w:rsidRPr="2E260C7A">
        <w:rPr>
          <w:rFonts w:ascii="Times New Roman" w:hAnsi="Times New Roman" w:eastAsia="Aptos" w:cs="Times New Roman"/>
        </w:rPr>
        <w:t xml:space="preserve"> sąveikumo sistema (EOSC Interoperability Framework – IF) sąveikumą apibrėžia kaip organizacijų ir sistemų gebėjimą bendrauti siekiant bendrų tikslų, perduodant duomenis ir žinias tarp informacinių ir ryšių technologijų (IRT) sistemų. EOSC</w:t>
      </w:r>
      <w:r w:rsidR="00613AD0">
        <w:rPr>
          <w:rFonts w:ascii="Times New Roman" w:hAnsi="Times New Roman" w:eastAsia="Aptos" w:cs="Times New Roman"/>
        </w:rPr>
        <w:t>-</w:t>
      </w:r>
      <w:r w:rsidRPr="2E260C7A">
        <w:rPr>
          <w:rFonts w:ascii="Times New Roman" w:hAnsi="Times New Roman" w:eastAsia="Aptos" w:cs="Times New Roman"/>
        </w:rPr>
        <w:t>IF modelyje sąveikumas dekonstruojamas į keturis kritinius lygmenis:</w:t>
      </w:r>
    </w:p>
    <w:p w:rsidRPr="00BB081A" w:rsidR="00171EEB" w:rsidP="00171EEB" w:rsidRDefault="00171EEB" w14:paraId="35E13963" w14:textId="77777777">
      <w:pPr>
        <w:rPr>
          <w:rFonts w:ascii="Times New Roman" w:hAnsi="Times New Roman" w:eastAsia="Aptos" w:cs="Times New Roman"/>
        </w:rPr>
      </w:pPr>
      <w:r w:rsidRPr="2E260C7A">
        <w:rPr>
          <w:rFonts w:ascii="Times New Roman" w:hAnsi="Times New Roman" w:eastAsia="Aptos" w:cs="Times New Roman"/>
        </w:rPr>
        <w:t>Techninis sąveikumas: apima atvirų specifikacijų naudojimą, bendrą saugumo ir privatumo sistemą (įskaitant autentifikavimo ir autorizavimo infrastruktūrą – AAI) bei sąsajas (pvz., REST API), leidžiančias skirtingoms platformoms keistis duomenimis.</w:t>
      </w:r>
    </w:p>
    <w:p w:rsidRPr="00BB081A" w:rsidR="00171EEB" w:rsidP="00171EEB" w:rsidRDefault="00171EEB" w14:paraId="1C635752" w14:textId="77777777">
      <w:pPr>
        <w:rPr>
          <w:rFonts w:ascii="Times New Roman" w:hAnsi="Times New Roman" w:eastAsia="Aptos" w:cs="Times New Roman"/>
        </w:rPr>
      </w:pPr>
      <w:r w:rsidRPr="2E260C7A">
        <w:rPr>
          <w:rFonts w:ascii="Times New Roman" w:hAnsi="Times New Roman" w:eastAsia="Aptos" w:cs="Times New Roman"/>
        </w:rPr>
        <w:t>Semantinis sąveikumas: užtikrina, kad keičiamų duomenų prasmė būtų vienareikšmiškai suprantama abiejose pusėse. Tam naudojami semantiniai artefaktai (ontologijos, kontroliuojami žodynai, terminologijos), kurie patys privalo atitikti FAIR principus ir būti nuskaitomi mašininiu būdu.</w:t>
      </w:r>
    </w:p>
    <w:p w:rsidRPr="00BB081A" w:rsidR="00171EEB" w:rsidP="00171EEB" w:rsidRDefault="00171EEB" w14:paraId="2A199BCA" w14:textId="77777777">
      <w:pPr>
        <w:rPr>
          <w:rFonts w:ascii="Times New Roman" w:hAnsi="Times New Roman" w:eastAsia="Aptos" w:cs="Times New Roman"/>
        </w:rPr>
      </w:pPr>
      <w:r w:rsidRPr="2E260C7A">
        <w:rPr>
          <w:rFonts w:ascii="Times New Roman" w:hAnsi="Times New Roman" w:eastAsia="Aptos" w:cs="Times New Roman"/>
        </w:rPr>
        <w:t>Organizacinis sąveikumas: susijęs su bendru valdymu, paslaugų lygio susitarimais (SLA) ir ilgalaikio išsaugojimo politikų derinimu tarp skirtingų institucijų.</w:t>
      </w:r>
    </w:p>
    <w:p w:rsidRPr="00BB081A" w:rsidR="00171EEB" w:rsidP="00171EEB" w:rsidRDefault="00171EEB" w14:paraId="337A544C" w14:textId="77777777">
      <w:pPr>
        <w:rPr>
          <w:rFonts w:ascii="Times New Roman" w:hAnsi="Times New Roman" w:eastAsia="Aptos" w:cs="Times New Roman"/>
        </w:rPr>
      </w:pPr>
      <w:r w:rsidRPr="2E260C7A">
        <w:rPr>
          <w:rFonts w:ascii="Times New Roman" w:hAnsi="Times New Roman" w:eastAsia="Aptos" w:cs="Times New Roman"/>
        </w:rPr>
        <w:t>Teisinis sąveikumas: apima licencijavimo schemų (pvz., Creative Commons (CC BY, CC0)) suderinimą ir asmens duomenų apsaugos reglamento (BDAR) laikymąsi, kad būtų panaikinti teisiniai barjerai duomenų dalijimuisi.</w:t>
      </w:r>
    </w:p>
    <w:p w:rsidRPr="00955FC3" w:rsidR="00171EEB" w:rsidP="00171EEB" w:rsidRDefault="00171EEB" w14:paraId="7700BF1F"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72B10E75" w14:textId="78A137D0">
      <w:pPr>
        <w:rPr>
          <w:rFonts w:ascii="Times New Roman" w:hAnsi="Times New Roman" w:cs="Times New Roman"/>
        </w:rPr>
      </w:pPr>
      <w:r w:rsidRPr="2E260C7A">
        <w:rPr>
          <w:rFonts w:ascii="Times New Roman" w:hAnsi="Times New Roman" w:eastAsia="Aptos" w:cs="Times New Roman"/>
        </w:rPr>
        <w:t>Sąveiki saugykla pagal EOSC</w:t>
      </w:r>
      <w:r w:rsidR="00613AD0">
        <w:rPr>
          <w:rFonts w:ascii="Times New Roman" w:hAnsi="Times New Roman" w:eastAsia="Aptos" w:cs="Times New Roman"/>
        </w:rPr>
        <w:t>-</w:t>
      </w:r>
      <w:r w:rsidRPr="2E260C7A">
        <w:rPr>
          <w:rFonts w:ascii="Times New Roman" w:hAnsi="Times New Roman" w:eastAsia="Aptos" w:cs="Times New Roman"/>
        </w:rPr>
        <w:t>IF privalo remtis FAIR skaitmeninių objektų (</w:t>
      </w:r>
      <w:r w:rsidRPr="2E260C7A">
        <w:rPr>
          <w:rFonts w:ascii="Times New Roman" w:hAnsi="Times New Roman" w:eastAsia="Aptos" w:cs="Times New Roman"/>
          <w:i/>
          <w:iCs/>
        </w:rPr>
        <w:t>FAIR Digital Objects</w:t>
      </w:r>
      <w:r w:rsidRPr="2E260C7A">
        <w:rPr>
          <w:rFonts w:ascii="Times New Roman" w:hAnsi="Times New Roman" w:eastAsia="Aptos" w:cs="Times New Roman"/>
        </w:rPr>
        <w:t>) koncepcija, kurioje duomenys yra susiejami su jų metaduomenimis ir identifikatoriais per standartizuotus protokolus.</w:t>
      </w:r>
      <w:commentRangeEnd w:id="405"/>
      <w:r w:rsidRPr="00955FC3">
        <w:rPr>
          <w:rStyle w:val="Komentaronuoroda"/>
          <w:rFonts w:ascii="Times New Roman" w:hAnsi="Times New Roman" w:cs="Times New Roman"/>
          <w:sz w:val="24"/>
          <w:szCs w:val="24"/>
        </w:rPr>
        <w:commentReference w:id="405"/>
      </w:r>
      <w:commentRangeEnd w:id="406"/>
      <w:r>
        <w:rPr>
          <w:rStyle w:val="CommentReference"/>
        </w:rPr>
        <w:commentReference w:id="406"/>
      </w:r>
    </w:p>
    <w:p w:rsidRPr="00955FC3" w:rsidR="00171EEB" w:rsidP="00274374" w:rsidRDefault="00171EEB" w14:paraId="0D8484A2" w14:textId="77777777">
      <w:pPr>
        <w:pStyle w:val="Antrat4"/>
      </w:pPr>
      <w:r w:rsidRPr="2E260C7A">
        <w:t xml:space="preserve"> </w:t>
      </w:r>
    </w:p>
    <w:p w:rsidRPr="00D56B90" w:rsidR="00171EEB" w:rsidP="00D56B90" w:rsidRDefault="00171EEB" w14:paraId="2FE10482" w14:textId="25C5B411">
      <w:pPr>
        <w:rPr>
          <w:rFonts w:ascii="Times New Roman" w:hAnsi="Times New Roman" w:cs="Times New Roman"/>
          <w:b/>
          <w:bCs/>
          <w:lang w:val="es-ES"/>
        </w:rPr>
      </w:pPr>
      <w:r w:rsidRPr="00D56B90">
        <w:rPr>
          <w:rFonts w:ascii="Times New Roman" w:hAnsi="Times New Roman" w:cs="Times New Roman"/>
          <w:b/>
          <w:bCs/>
        </w:rPr>
        <w:t>Patikimumo ir sąveikumo sintezė skaitmeninėje ekosistemoje</w:t>
      </w:r>
    </w:p>
    <w:p w:rsidRPr="00955FC3" w:rsidR="00171EEB" w:rsidP="00171EEB" w:rsidRDefault="00171EEB" w14:paraId="6676B7E8" w14:textId="77777777">
      <w:pPr>
        <w:rPr>
          <w:rFonts w:ascii="Times New Roman" w:hAnsi="Times New Roman" w:cs="Times New Roman"/>
          <w:lang w:val="es-ES"/>
        </w:rPr>
      </w:pPr>
      <w:r w:rsidRPr="2E260C7A">
        <w:rPr>
          <w:rFonts w:ascii="Times New Roman" w:hAnsi="Times New Roman" w:eastAsia="Aptos" w:cs="Times New Roman"/>
        </w:rPr>
        <w:t xml:space="preserve"> </w:t>
      </w:r>
    </w:p>
    <w:p w:rsidRPr="00955FC3" w:rsidR="00171EEB" w:rsidP="00171EEB" w:rsidRDefault="00171EEB" w14:paraId="737A2076" w14:textId="221C89F8">
      <w:pPr>
        <w:rPr>
          <w:rFonts w:ascii="Times New Roman" w:hAnsi="Times New Roman" w:cs="Times New Roman"/>
        </w:rPr>
      </w:pPr>
      <w:r w:rsidRPr="2E260C7A">
        <w:rPr>
          <w:rFonts w:ascii="Times New Roman" w:hAnsi="Times New Roman" w:eastAsia="Aptos" w:cs="Times New Roman"/>
        </w:rPr>
        <w:t>Apibendrinant AGA ir EOSC</w:t>
      </w:r>
      <w:r w:rsidR="00613AD0">
        <w:rPr>
          <w:rFonts w:ascii="Times New Roman" w:hAnsi="Times New Roman" w:eastAsia="Aptos" w:cs="Times New Roman"/>
        </w:rPr>
        <w:t>-</w:t>
      </w:r>
      <w:r w:rsidRPr="2E260C7A">
        <w:rPr>
          <w:rFonts w:ascii="Times New Roman" w:hAnsi="Times New Roman" w:eastAsia="Aptos" w:cs="Times New Roman"/>
        </w:rPr>
        <w:t>IF nuostatas, darytina išvada, kad patikimumas ir sąveikumas yra neatsiejami elementai, formuojantys saugyklos brandą. Patikimumas (AGA) sukuria organizacinį ir procedūrinį pagrindą, garantuojantį, kad duomenys išliks pasiekiami ir nepakitę dešimtmečius. Tuo tarpu sąveikumas (EOSC</w:t>
      </w:r>
      <w:r w:rsidR="00613AD0">
        <w:rPr>
          <w:rFonts w:ascii="Times New Roman" w:hAnsi="Times New Roman" w:eastAsia="Aptos" w:cs="Times New Roman"/>
        </w:rPr>
        <w:t>-</w:t>
      </w:r>
      <w:r w:rsidRPr="2E260C7A">
        <w:rPr>
          <w:rFonts w:ascii="Times New Roman" w:hAnsi="Times New Roman" w:eastAsia="Aptos" w:cs="Times New Roman"/>
        </w:rPr>
        <w:t>IF) suteikia techninius įrankius šiems duomenims efektyviai veikti globalioje tinklinėje struktūroje, nepriklausomai nuo mokslo srities ar geografinės vietos.</w:t>
      </w:r>
    </w:p>
    <w:p w:rsidRPr="00955FC3" w:rsidR="00171EEB" w:rsidP="00171EEB" w:rsidRDefault="00171EEB" w14:paraId="2F3C3F43"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3553B280" w14:textId="77777777">
      <w:pPr>
        <w:rPr>
          <w:rFonts w:ascii="Times New Roman" w:hAnsi="Times New Roman" w:cs="Times New Roman"/>
        </w:rPr>
      </w:pPr>
      <w:r w:rsidRPr="2E260C7A">
        <w:rPr>
          <w:rFonts w:ascii="Times New Roman" w:hAnsi="Times New Roman" w:eastAsia="Aptos" w:cs="Times New Roman"/>
        </w:rPr>
        <w:t xml:space="preserve">Abiejų koncepcijų centre esantys FAIR principai tarnauja kaip metodologinis tiltas: patikima saugykla užtikrina, kad FAIR principai būtų įgyvendinti praktiškai (per PID ir kokybiškus metaduomenis), o sąveikumo sistema įgalina šių principų veikimą automatizuotose sistemose. Metodologiniu požiūriu Lietuvos AP saugyklų vertinimas turi apimti tiek statinį patikimumą (sertifikavimo statusas, politikos, saugumas), tiek dinaminį sąveikumą (API prieinamumas, semantinis metaduomenų turtingumas, licencijavimo aiškumas). Tik tokia </w:t>
      </w:r>
      <w:r w:rsidRPr="2E260C7A">
        <w:rPr>
          <w:rFonts w:ascii="Times New Roman" w:hAnsi="Times New Roman" w:eastAsia="Aptos" w:cs="Times New Roman"/>
        </w:rPr>
        <w:t>holistinė atitiktis leidžia institucinę saugyklą transformuoti į visavertį nacionalinės ir europinės mokslinių tyrimų infrastruktūros komponentą.</w:t>
      </w:r>
    </w:p>
    <w:p w:rsidR="00D56B90" w:rsidP="00D56B90" w:rsidRDefault="00171EEB" w14:paraId="35707DDB" w14:textId="77777777">
      <w:pPr>
        <w:rPr>
          <w:rFonts w:ascii="Times New Roman" w:hAnsi="Times New Roman" w:cs="Times New Roman"/>
        </w:rPr>
      </w:pPr>
      <w:r w:rsidRPr="2E260C7A">
        <w:rPr>
          <w:rFonts w:ascii="Times New Roman" w:hAnsi="Times New Roman" w:eastAsia="Aptos" w:cs="Times New Roman"/>
        </w:rPr>
        <w:t xml:space="preserve"> </w:t>
      </w:r>
    </w:p>
    <w:p w:rsidRPr="00D56B90" w:rsidR="00171EEB" w:rsidP="00D56B90" w:rsidRDefault="00171EEB" w14:paraId="2C10BC2B" w14:textId="461F2F90">
      <w:pPr>
        <w:rPr>
          <w:ins w:author="Jolanta Šinkūnienė" w:date="2026-03-22T08:13:00Z" w:id="407"/>
          <w:rFonts w:ascii="Times New Roman" w:hAnsi="Times New Roman" w:cs="Times New Roman"/>
        </w:rPr>
      </w:pPr>
      <w:r w:rsidRPr="00D56B90">
        <w:rPr>
          <w:rFonts w:ascii="Times New Roman" w:hAnsi="Times New Roman" w:cs="Times New Roman"/>
          <w:b/>
          <w:bCs/>
          <w:lang w:val="en-US"/>
        </w:rPr>
        <w:t xml:space="preserve">Lietuvos AP saugyklų </w:t>
      </w:r>
      <w:commentRangeStart w:id="408"/>
      <w:r w:rsidRPr="00D56B90">
        <w:rPr>
          <w:rFonts w:ascii="Times New Roman" w:hAnsi="Times New Roman" w:cs="Times New Roman"/>
          <w:b/>
          <w:bCs/>
          <w:lang w:val="en-US"/>
        </w:rPr>
        <w:t>situacijos analizė</w:t>
      </w:r>
      <w:commentRangeEnd w:id="408"/>
      <w:r w:rsidRPr="00D56B90">
        <w:rPr>
          <w:rStyle w:val="Komentaronuoroda"/>
          <w:rFonts w:ascii="Times New Roman" w:hAnsi="Times New Roman" w:cs="Times New Roman"/>
          <w:sz w:val="24"/>
          <w:szCs w:val="24"/>
        </w:rPr>
        <w:commentReference w:id="408"/>
      </w:r>
    </w:p>
    <w:p w:rsidRPr="00D56B90" w:rsidR="00171EEB" w:rsidP="00D56B90" w:rsidRDefault="00171EEB" w14:paraId="190F978A" w14:textId="77777777">
      <w:pPr>
        <w:rPr>
          <w:rFonts w:ascii="Times New Roman" w:hAnsi="Times New Roman" w:cs="Times New Roman"/>
          <w:b/>
          <w:bCs/>
        </w:rPr>
      </w:pPr>
    </w:p>
    <w:p w:rsidRPr="00BB081A" w:rsidR="00171EEB" w:rsidP="00171EEB" w:rsidRDefault="00171EEB" w14:paraId="06353B6A" w14:textId="4C54CDF7">
      <w:pPr>
        <w:rPr>
          <w:rFonts w:ascii="Times New Roman" w:hAnsi="Times New Roman" w:eastAsia="Aptos" w:cs="Times New Roman"/>
        </w:rPr>
      </w:pPr>
      <w:r w:rsidRPr="2E260C7A">
        <w:rPr>
          <w:rFonts w:ascii="Times New Roman" w:hAnsi="Times New Roman" w:eastAsia="Aptos" w:cs="Times New Roman"/>
        </w:rPr>
        <w:t>Apklausos tikslas nebuvo tik inventorizacija, apklausa buvo struktūrinis įrankis, leidęs susieti teorinius ES reikalavimus (AGA ir EOSC</w:t>
      </w:r>
      <w:r w:rsidR="00613AD0">
        <w:rPr>
          <w:rFonts w:ascii="Times New Roman" w:hAnsi="Times New Roman" w:eastAsia="Aptos" w:cs="Times New Roman"/>
        </w:rPr>
        <w:t>-</w:t>
      </w:r>
      <w:r w:rsidRPr="2E260C7A">
        <w:rPr>
          <w:rFonts w:ascii="Times New Roman" w:hAnsi="Times New Roman" w:eastAsia="Aptos" w:cs="Times New Roman"/>
        </w:rPr>
        <w:t>IF) su praktine Lietuvos mokslo situacija.</w:t>
      </w:r>
    </w:p>
    <w:p w:rsidRPr="00955FC3" w:rsidR="00171EEB" w:rsidP="00171EEB" w:rsidRDefault="00171EEB" w14:paraId="4335006A"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635DB11B" w14:textId="77777777">
      <w:pPr>
        <w:rPr>
          <w:rFonts w:ascii="Times New Roman" w:hAnsi="Times New Roman" w:cs="Times New Roman"/>
        </w:rPr>
      </w:pPr>
      <w:r w:rsidRPr="004E592F">
        <w:rPr>
          <w:rFonts w:ascii="Times New Roman" w:hAnsi="Times New Roman" w:eastAsia="Aptos" w:cs="Times New Roman"/>
          <w:b/>
          <w:bCs/>
        </w:rPr>
        <w:t>Tiesioginė koreliacija su AGA kriterijais</w:t>
      </w:r>
    </w:p>
    <w:p w:rsidRPr="00955FC3" w:rsidR="00171EEB" w:rsidP="00171EEB" w:rsidRDefault="00171EEB" w14:paraId="1C604768" w14:textId="77777777">
      <w:pPr>
        <w:rPr>
          <w:rFonts w:ascii="Times New Roman" w:hAnsi="Times New Roman" w:cs="Times New Roman"/>
        </w:rPr>
      </w:pPr>
      <w:r w:rsidRPr="2E260C7A">
        <w:rPr>
          <w:rFonts w:ascii="Times New Roman" w:hAnsi="Times New Roman" w:eastAsia="Aptos" w:cs="Times New Roman"/>
        </w:rPr>
        <w:t xml:space="preserve"> </w:t>
      </w:r>
    </w:p>
    <w:p w:rsidR="00171EEB" w:rsidP="00171EEB" w:rsidRDefault="00171EEB" w14:paraId="34A01827" w14:textId="44A179E7">
      <w:pPr>
        <w:rPr>
          <w:rFonts w:ascii="Times New Roman" w:hAnsi="Times New Roman" w:eastAsia="Aptos" w:cs="Times New Roman"/>
        </w:rPr>
      </w:pPr>
      <w:r w:rsidRPr="2E260C7A">
        <w:rPr>
          <w:rFonts w:ascii="Times New Roman" w:hAnsi="Times New Roman" w:eastAsia="Aptos" w:cs="Times New Roman"/>
        </w:rPr>
        <w:t>Apklausa buvo suformuota taip, kad surinkti duomenys leistų identifikuoti saugyklų atitiktį patikimos saugyklos statusui pagal tris AGA apibrėžtas kategorijas:</w:t>
      </w:r>
    </w:p>
    <w:p w:rsidRPr="00955FC3" w:rsidR="00F47A6B" w:rsidP="00171EEB" w:rsidRDefault="00F47A6B" w14:paraId="4971D038" w14:textId="77777777">
      <w:pPr>
        <w:rPr>
          <w:rFonts w:ascii="Times New Roman" w:hAnsi="Times New Roman" w:cs="Times New Roman"/>
        </w:rPr>
      </w:pPr>
    </w:p>
    <w:p w:rsidRPr="00F47A6B" w:rsidR="00171EEB" w:rsidP="00F47A6B" w:rsidRDefault="00171EEB" w14:paraId="7CCB72EC" w14:textId="7B3BC237">
      <w:pPr>
        <w:pStyle w:val="Sraopastraipa"/>
        <w:numPr>
          <w:ilvl w:val="0"/>
          <w:numId w:val="32"/>
        </w:numPr>
        <w:rPr>
          <w:rFonts w:ascii="Times New Roman" w:hAnsi="Times New Roman" w:eastAsia="Aptos" w:cs="Times New Roman"/>
        </w:rPr>
      </w:pPr>
      <w:r w:rsidRPr="00F47A6B">
        <w:rPr>
          <w:rFonts w:ascii="Times New Roman" w:hAnsi="Times New Roman" w:eastAsia="Aptos" w:cs="Times New Roman"/>
          <w:b/>
          <w:bCs/>
        </w:rPr>
        <w:t>Sertifikavimo indikacija</w:t>
      </w:r>
      <w:r w:rsidR="00F47A6B">
        <w:rPr>
          <w:rFonts w:ascii="Times New Roman" w:hAnsi="Times New Roman" w:eastAsia="Aptos" w:cs="Times New Roman"/>
        </w:rPr>
        <w:t>.</w:t>
      </w:r>
      <w:r w:rsidRPr="00F47A6B">
        <w:rPr>
          <w:rFonts w:ascii="Times New Roman" w:hAnsi="Times New Roman" w:eastAsia="Aptos" w:cs="Times New Roman"/>
        </w:rPr>
        <w:t xml:space="preserve"> </w:t>
      </w:r>
      <w:r w:rsidR="00F47A6B">
        <w:rPr>
          <w:rFonts w:ascii="Times New Roman" w:hAnsi="Times New Roman" w:eastAsia="Aptos" w:cs="Times New Roman"/>
        </w:rPr>
        <w:t>K</w:t>
      </w:r>
      <w:r w:rsidRPr="00F47A6B">
        <w:rPr>
          <w:rFonts w:ascii="Times New Roman" w:hAnsi="Times New Roman" w:eastAsia="Aptos" w:cs="Times New Roman"/>
        </w:rPr>
        <w:t xml:space="preserve">lausimai apie </w:t>
      </w:r>
      <w:r w:rsidRPr="00F47A6B">
        <w:rPr>
          <w:rFonts w:ascii="Times New Roman" w:hAnsi="Times New Roman" w:eastAsia="Aptos" w:cs="Times New Roman"/>
          <w:i/>
          <w:iCs/>
        </w:rPr>
        <w:t>CoreTrustSeal</w:t>
      </w:r>
      <w:r w:rsidRPr="00F47A6B">
        <w:rPr>
          <w:rFonts w:ascii="Times New Roman" w:hAnsi="Times New Roman" w:eastAsia="Aptos" w:cs="Times New Roman"/>
        </w:rPr>
        <w:t xml:space="preserve">, </w:t>
      </w:r>
      <w:r w:rsidRPr="00F47A6B">
        <w:rPr>
          <w:rFonts w:ascii="Times New Roman" w:hAnsi="Times New Roman" w:eastAsia="Aptos" w:cs="Times New Roman"/>
          <w:i/>
          <w:iCs/>
        </w:rPr>
        <w:t>Nestor Seal</w:t>
      </w:r>
      <w:r w:rsidRPr="00F47A6B">
        <w:rPr>
          <w:rFonts w:ascii="Times New Roman" w:hAnsi="Times New Roman" w:eastAsia="Aptos" w:cs="Times New Roman"/>
        </w:rPr>
        <w:t xml:space="preserve"> ar </w:t>
      </w:r>
      <w:r w:rsidRPr="00F47A6B">
        <w:rPr>
          <w:rFonts w:ascii="Times New Roman" w:hAnsi="Times New Roman" w:eastAsia="Aptos" w:cs="Times New Roman"/>
          <w:i/>
          <w:iCs/>
        </w:rPr>
        <w:t>ISO</w:t>
      </w:r>
      <w:r w:rsidRPr="00F47A6B">
        <w:rPr>
          <w:rFonts w:ascii="Times New Roman" w:hAnsi="Times New Roman" w:eastAsia="Aptos" w:cs="Times New Roman"/>
        </w:rPr>
        <w:t xml:space="preserve"> standartus leido nustatyti aukščiausią patikimumo lygį (Sertifikuotos saugyklos) arba institucijų ambiciją jo siekti </w:t>
      </w:r>
      <w:commentRangeStart w:id="409"/>
      <w:r w:rsidRPr="00F47A6B">
        <w:rPr>
          <w:rFonts w:ascii="Times New Roman" w:hAnsi="Times New Roman" w:eastAsia="Aptos" w:cs="Times New Roman"/>
        </w:rPr>
        <w:t>(pvz., KTU, VDU, LSMU planai).</w:t>
      </w:r>
      <w:commentRangeEnd w:id="409"/>
      <w:r w:rsidRPr="00F47A6B" w:rsidR="00F47A6B">
        <w:rPr>
          <w:rStyle w:val="Komentaronuoroda"/>
          <w:rFonts w:ascii="Times New Roman" w:hAnsi="Times New Roman" w:eastAsia="Aptos" w:cs="Times New Roman"/>
          <w:sz w:val="24"/>
          <w:szCs w:val="24"/>
        </w:rPr>
        <w:commentReference w:id="409"/>
      </w:r>
    </w:p>
    <w:p w:rsidRPr="00F47A6B" w:rsidR="00171EEB" w:rsidP="00F47A6B" w:rsidRDefault="00171EEB" w14:paraId="2404B103" w14:textId="4EC8FCED">
      <w:pPr>
        <w:pStyle w:val="Sraopastraipa"/>
        <w:numPr>
          <w:ilvl w:val="0"/>
          <w:numId w:val="32"/>
        </w:numPr>
        <w:rPr>
          <w:rFonts w:ascii="Times New Roman" w:hAnsi="Times New Roman" w:eastAsia="Aptos" w:cs="Times New Roman"/>
        </w:rPr>
      </w:pPr>
      <w:r w:rsidRPr="00F47A6B">
        <w:rPr>
          <w:rFonts w:ascii="Times New Roman" w:hAnsi="Times New Roman" w:eastAsia="Aptos" w:cs="Times New Roman"/>
          <w:b/>
          <w:bCs/>
        </w:rPr>
        <w:t>Pripažintų disciplininių centrų identifikavimas</w:t>
      </w:r>
      <w:r w:rsidR="00F47A6B">
        <w:rPr>
          <w:rFonts w:ascii="Times New Roman" w:hAnsi="Times New Roman" w:eastAsia="Aptos" w:cs="Times New Roman"/>
        </w:rPr>
        <w:t>.</w:t>
      </w:r>
      <w:r w:rsidRPr="00F47A6B">
        <w:rPr>
          <w:rFonts w:ascii="Times New Roman" w:hAnsi="Times New Roman" w:eastAsia="Aptos" w:cs="Times New Roman"/>
        </w:rPr>
        <w:t xml:space="preserve"> Teiraudamasi apie naudojamas išorines talpyklas (</w:t>
      </w:r>
      <w:r w:rsidRPr="00F47A6B">
        <w:rPr>
          <w:rFonts w:ascii="Times New Roman" w:hAnsi="Times New Roman" w:eastAsia="Aptos" w:cs="Times New Roman"/>
          <w:i/>
          <w:iCs/>
        </w:rPr>
        <w:t>Zenodo, PDB, NCBI</w:t>
      </w:r>
      <w:r w:rsidRPr="00F47A6B">
        <w:rPr>
          <w:rFonts w:ascii="Times New Roman" w:hAnsi="Times New Roman" w:eastAsia="Aptos" w:cs="Times New Roman"/>
        </w:rPr>
        <w:t>), apklausa patvirtino, kad Lietuvos tyrėjai integruojasi į tarptautiniu mastu pripažintas mokslinių bendruomenių saugyklas.</w:t>
      </w:r>
    </w:p>
    <w:p w:rsidRPr="00F47A6B" w:rsidR="00171EEB" w:rsidP="00F47A6B" w:rsidRDefault="00171EEB" w14:paraId="63077B82" w14:textId="184ADC0F">
      <w:pPr>
        <w:pStyle w:val="Sraopastraipa"/>
        <w:numPr>
          <w:ilvl w:val="0"/>
          <w:numId w:val="32"/>
        </w:numPr>
        <w:rPr>
          <w:rFonts w:ascii="Times New Roman" w:hAnsi="Times New Roman" w:eastAsia="Aptos" w:cs="Times New Roman"/>
        </w:rPr>
      </w:pPr>
      <w:r w:rsidRPr="00F47A6B">
        <w:rPr>
          <w:rFonts w:ascii="Times New Roman" w:hAnsi="Times New Roman" w:eastAsia="Aptos" w:cs="Times New Roman"/>
          <w:b/>
          <w:bCs/>
        </w:rPr>
        <w:t>Techninės kokybės charakteristikos</w:t>
      </w:r>
      <w:r w:rsidR="00F47A6B">
        <w:rPr>
          <w:rFonts w:ascii="Times New Roman" w:hAnsi="Times New Roman" w:eastAsia="Aptos" w:cs="Times New Roman"/>
        </w:rPr>
        <w:t>.</w:t>
      </w:r>
      <w:r w:rsidRPr="00F47A6B">
        <w:rPr>
          <w:rFonts w:ascii="Times New Roman" w:hAnsi="Times New Roman" w:eastAsia="Aptos" w:cs="Times New Roman"/>
        </w:rPr>
        <w:t xml:space="preserve"> Institucijų atsakymai apie PID, tokius kaip </w:t>
      </w:r>
      <w:r w:rsidRPr="00F47A6B">
        <w:rPr>
          <w:rFonts w:ascii="Times New Roman" w:hAnsi="Times New Roman" w:eastAsia="Aptos" w:cs="Times New Roman"/>
          <w:i/>
          <w:iCs/>
        </w:rPr>
        <w:t>DOI</w:t>
      </w:r>
      <w:r w:rsidRPr="00F47A6B">
        <w:rPr>
          <w:rFonts w:ascii="Times New Roman" w:hAnsi="Times New Roman" w:eastAsia="Aptos" w:cs="Times New Roman"/>
        </w:rPr>
        <w:t xml:space="preserve"> ar </w:t>
      </w:r>
      <w:r w:rsidRPr="00F47A6B">
        <w:rPr>
          <w:rFonts w:ascii="Times New Roman" w:hAnsi="Times New Roman" w:eastAsia="Aptos" w:cs="Times New Roman"/>
          <w:i/>
          <w:iCs/>
        </w:rPr>
        <w:t>Handle</w:t>
      </w:r>
      <w:r w:rsidRPr="00F47A6B">
        <w:rPr>
          <w:rFonts w:ascii="Times New Roman" w:hAnsi="Times New Roman" w:eastAsia="Aptos" w:cs="Times New Roman"/>
        </w:rPr>
        <w:t>, bei metaduomenų išsaugojimą po duomenų sunaikinimo yra esminiai įrodymai, kad net ir nesertifikuotos institucinės sistemos pasižymi AGA reikalaujamomis patikimumo savybėmis.</w:t>
      </w:r>
    </w:p>
    <w:p w:rsidR="00171EEB" w:rsidP="00171EEB" w:rsidRDefault="00171EEB" w14:paraId="311A05A4" w14:textId="77777777">
      <w:pPr>
        <w:rPr>
          <w:rFonts w:ascii="Times New Roman" w:hAnsi="Times New Roman" w:eastAsia="Aptos" w:cs="Times New Roman"/>
          <w:b/>
          <w:bCs/>
        </w:rPr>
      </w:pPr>
    </w:p>
    <w:p w:rsidRPr="00955FC3" w:rsidR="00171EEB" w:rsidP="00171EEB" w:rsidRDefault="00171EEB" w14:paraId="4E572F22" w14:textId="00080E2A">
      <w:pPr>
        <w:rPr>
          <w:rFonts w:ascii="Times New Roman" w:hAnsi="Times New Roman" w:cs="Times New Roman"/>
        </w:rPr>
      </w:pPr>
      <w:r w:rsidRPr="004E592F">
        <w:rPr>
          <w:rFonts w:ascii="Times New Roman" w:hAnsi="Times New Roman" w:eastAsia="Aptos" w:cs="Times New Roman"/>
          <w:b/>
          <w:bCs/>
        </w:rPr>
        <w:t>Sąveikumo (EOSC</w:t>
      </w:r>
      <w:r w:rsidR="00613AD0">
        <w:rPr>
          <w:rFonts w:ascii="Times New Roman" w:hAnsi="Times New Roman" w:eastAsia="Aptos" w:cs="Times New Roman"/>
          <w:b/>
          <w:bCs/>
        </w:rPr>
        <w:t>-</w:t>
      </w:r>
      <w:r w:rsidRPr="004E592F">
        <w:rPr>
          <w:rFonts w:ascii="Times New Roman" w:hAnsi="Times New Roman" w:eastAsia="Aptos" w:cs="Times New Roman"/>
          <w:b/>
          <w:bCs/>
        </w:rPr>
        <w:t>IF) pamatai</w:t>
      </w:r>
    </w:p>
    <w:p w:rsidRPr="00955FC3" w:rsidR="00171EEB" w:rsidP="00171EEB" w:rsidRDefault="00171EEB" w14:paraId="01B7FAEE" w14:textId="77777777">
      <w:pPr>
        <w:rPr>
          <w:rFonts w:ascii="Times New Roman" w:hAnsi="Times New Roman" w:cs="Times New Roman"/>
        </w:rPr>
      </w:pPr>
      <w:r w:rsidRPr="2E260C7A">
        <w:rPr>
          <w:rFonts w:ascii="Times New Roman" w:hAnsi="Times New Roman" w:eastAsia="Aptos" w:cs="Times New Roman"/>
          <w:b/>
          <w:bCs/>
        </w:rPr>
        <w:t xml:space="preserve"> </w:t>
      </w:r>
    </w:p>
    <w:p w:rsidR="00171EEB" w:rsidP="00171EEB" w:rsidRDefault="00171EEB" w14:paraId="0A222C32" w14:textId="57406E0F">
      <w:pPr>
        <w:rPr>
          <w:rFonts w:ascii="Times New Roman" w:hAnsi="Times New Roman" w:eastAsia="Aptos" w:cs="Times New Roman"/>
        </w:rPr>
      </w:pPr>
      <w:r w:rsidRPr="2E260C7A">
        <w:rPr>
          <w:rFonts w:ascii="Times New Roman" w:hAnsi="Times New Roman" w:eastAsia="Aptos" w:cs="Times New Roman"/>
        </w:rPr>
        <w:t>Institucijos pateikė ne tik bendrus aprašymus, bet ir specifinius duomenis, kurie leidžia įvertinti jų sąveikumą keturiais EOSC</w:t>
      </w:r>
      <w:r w:rsidR="00613AD0">
        <w:rPr>
          <w:rFonts w:ascii="Times New Roman" w:hAnsi="Times New Roman" w:eastAsia="Aptos" w:cs="Times New Roman"/>
        </w:rPr>
        <w:t>-</w:t>
      </w:r>
      <w:r w:rsidRPr="2E260C7A">
        <w:rPr>
          <w:rFonts w:ascii="Times New Roman" w:hAnsi="Times New Roman" w:eastAsia="Aptos" w:cs="Times New Roman"/>
        </w:rPr>
        <w:t>IF lygmenimis:</w:t>
      </w:r>
    </w:p>
    <w:p w:rsidRPr="00955FC3" w:rsidR="00F47A6B" w:rsidP="00171EEB" w:rsidRDefault="00F47A6B" w14:paraId="37CB5C39" w14:textId="77777777">
      <w:pPr>
        <w:rPr>
          <w:rFonts w:ascii="Times New Roman" w:hAnsi="Times New Roman" w:cs="Times New Roman"/>
        </w:rPr>
      </w:pPr>
    </w:p>
    <w:p w:rsidRPr="00F47A6B" w:rsidR="00171EEB" w:rsidP="00F47A6B" w:rsidRDefault="00171EEB" w14:paraId="5C062254" w14:textId="4361495B">
      <w:pPr>
        <w:pStyle w:val="Sraopastraipa"/>
        <w:numPr>
          <w:ilvl w:val="0"/>
          <w:numId w:val="33"/>
        </w:numPr>
        <w:rPr>
          <w:rFonts w:ascii="Times New Roman" w:hAnsi="Times New Roman" w:eastAsia="Aptos" w:cs="Times New Roman"/>
        </w:rPr>
      </w:pPr>
      <w:r w:rsidRPr="00F47A6B">
        <w:rPr>
          <w:rFonts w:ascii="Times New Roman" w:hAnsi="Times New Roman" w:eastAsia="Aptos" w:cs="Times New Roman"/>
          <w:b/>
          <w:bCs/>
        </w:rPr>
        <w:t>Techninis sąveikumas</w:t>
      </w:r>
      <w:r w:rsidR="00F47A6B">
        <w:rPr>
          <w:rFonts w:ascii="Times New Roman" w:hAnsi="Times New Roman" w:eastAsia="Aptos" w:cs="Times New Roman"/>
        </w:rPr>
        <w:t>.</w:t>
      </w:r>
      <w:r w:rsidRPr="00F47A6B">
        <w:rPr>
          <w:rFonts w:ascii="Times New Roman" w:hAnsi="Times New Roman" w:eastAsia="Aptos" w:cs="Times New Roman"/>
        </w:rPr>
        <w:t xml:space="preserve"> </w:t>
      </w:r>
      <w:r w:rsidR="00F47A6B">
        <w:rPr>
          <w:rFonts w:ascii="Times New Roman" w:hAnsi="Times New Roman" w:eastAsia="Aptos" w:cs="Times New Roman"/>
        </w:rPr>
        <w:t>P</w:t>
      </w:r>
      <w:r w:rsidRPr="00F47A6B">
        <w:rPr>
          <w:rFonts w:ascii="Times New Roman" w:hAnsi="Times New Roman" w:eastAsia="Aptos" w:cs="Times New Roman"/>
        </w:rPr>
        <w:t>ateikta informacija apie naudojamas technologijas (</w:t>
      </w:r>
      <w:r w:rsidRPr="00F47A6B">
        <w:rPr>
          <w:rFonts w:ascii="Times New Roman" w:hAnsi="Times New Roman" w:eastAsia="Aptos" w:cs="Times New Roman"/>
          <w:i/>
          <w:iCs/>
        </w:rPr>
        <w:t>DSpace-CRIS, Dataverse</w:t>
      </w:r>
      <w:r w:rsidRPr="00F47A6B">
        <w:rPr>
          <w:rFonts w:ascii="Times New Roman" w:hAnsi="Times New Roman" w:eastAsia="Aptos" w:cs="Times New Roman"/>
        </w:rPr>
        <w:t>) ir sąsajas (</w:t>
      </w:r>
      <w:r w:rsidRPr="00F47A6B">
        <w:rPr>
          <w:rFonts w:ascii="Times New Roman" w:hAnsi="Times New Roman" w:eastAsia="Aptos" w:cs="Times New Roman"/>
          <w:i/>
          <w:iCs/>
        </w:rPr>
        <w:t>REST API, OAI-PMH</w:t>
      </w:r>
      <w:r w:rsidRPr="00F47A6B">
        <w:rPr>
          <w:rFonts w:ascii="Times New Roman" w:hAnsi="Times New Roman" w:eastAsia="Aptos" w:cs="Times New Roman"/>
        </w:rPr>
        <w:t>) įrodo sistemų gebėjimą automatiškai keistis duomenimis, o tai yra nacionalinio EOSC mazgo veikimo sąlyga.</w:t>
      </w:r>
    </w:p>
    <w:p w:rsidRPr="00F47A6B" w:rsidR="00171EEB" w:rsidP="00F47A6B" w:rsidRDefault="00171EEB" w14:paraId="725FC8C5" w14:textId="6A0A9E7C">
      <w:pPr>
        <w:pStyle w:val="Sraopastraipa"/>
        <w:numPr>
          <w:ilvl w:val="0"/>
          <w:numId w:val="33"/>
        </w:numPr>
        <w:rPr>
          <w:rFonts w:ascii="Times New Roman" w:hAnsi="Times New Roman" w:eastAsia="Aptos" w:cs="Times New Roman"/>
        </w:rPr>
      </w:pPr>
      <w:r w:rsidRPr="00F47A6B">
        <w:rPr>
          <w:rFonts w:ascii="Times New Roman" w:hAnsi="Times New Roman" w:eastAsia="Aptos" w:cs="Times New Roman"/>
          <w:b/>
          <w:bCs/>
        </w:rPr>
        <w:t>Semantinis sąveikumas</w:t>
      </w:r>
      <w:r w:rsidR="00F47A6B">
        <w:rPr>
          <w:rFonts w:ascii="Times New Roman" w:hAnsi="Times New Roman" w:eastAsia="Aptos" w:cs="Times New Roman"/>
        </w:rPr>
        <w:t>.</w:t>
      </w:r>
      <w:r w:rsidRPr="00F47A6B">
        <w:rPr>
          <w:rFonts w:ascii="Times New Roman" w:hAnsi="Times New Roman" w:eastAsia="Aptos" w:cs="Times New Roman"/>
        </w:rPr>
        <w:t xml:space="preserve"> </w:t>
      </w:r>
      <w:r w:rsidR="00F47A6B">
        <w:rPr>
          <w:rFonts w:ascii="Times New Roman" w:hAnsi="Times New Roman" w:eastAsia="Aptos" w:cs="Times New Roman"/>
        </w:rPr>
        <w:t>N</w:t>
      </w:r>
      <w:r w:rsidRPr="00F47A6B">
        <w:rPr>
          <w:rFonts w:ascii="Times New Roman" w:hAnsi="Times New Roman" w:eastAsia="Aptos" w:cs="Times New Roman"/>
        </w:rPr>
        <w:t>uorodos į naudojamus metaduomenų standartus (</w:t>
      </w:r>
      <w:r w:rsidRPr="00F47A6B">
        <w:rPr>
          <w:rFonts w:ascii="Times New Roman" w:hAnsi="Times New Roman" w:eastAsia="Aptos" w:cs="Times New Roman"/>
          <w:i/>
          <w:iCs/>
        </w:rPr>
        <w:t>Dublin Core, CERIF, OpenAIRE gaires</w:t>
      </w:r>
      <w:r w:rsidRPr="00F47A6B">
        <w:rPr>
          <w:rFonts w:ascii="Times New Roman" w:hAnsi="Times New Roman" w:eastAsia="Aptos" w:cs="Times New Roman"/>
        </w:rPr>
        <w:t>) rodo, kad institucijos užtikrina, jog jų duomenys būtų vienareikšmiškai suprantami ir randami globalioje ekosistemoje.</w:t>
      </w:r>
    </w:p>
    <w:p w:rsidRPr="00F47A6B" w:rsidR="00171EEB" w:rsidP="00F47A6B" w:rsidRDefault="00171EEB" w14:paraId="5FA61D6F" w14:textId="3FE8BFDE">
      <w:pPr>
        <w:pStyle w:val="Sraopastraipa"/>
        <w:numPr>
          <w:ilvl w:val="0"/>
          <w:numId w:val="33"/>
        </w:numPr>
        <w:rPr>
          <w:rFonts w:ascii="Times New Roman" w:hAnsi="Times New Roman" w:eastAsia="Aptos" w:cs="Times New Roman"/>
        </w:rPr>
      </w:pPr>
      <w:r w:rsidRPr="00F47A6B">
        <w:rPr>
          <w:rFonts w:ascii="Times New Roman" w:hAnsi="Times New Roman" w:eastAsia="Aptos" w:cs="Times New Roman"/>
          <w:b/>
          <w:bCs/>
        </w:rPr>
        <w:t>Teisinis ir organizacinis sąveikumas</w:t>
      </w:r>
      <w:r w:rsidR="00F47A6B">
        <w:rPr>
          <w:rFonts w:ascii="Times New Roman" w:hAnsi="Times New Roman" w:eastAsia="Aptos" w:cs="Times New Roman"/>
        </w:rPr>
        <w:t>.</w:t>
      </w:r>
      <w:r w:rsidRPr="00F47A6B">
        <w:rPr>
          <w:rFonts w:ascii="Times New Roman" w:hAnsi="Times New Roman" w:eastAsia="Aptos" w:cs="Times New Roman"/>
        </w:rPr>
        <w:t xml:space="preserve"> </w:t>
      </w:r>
      <w:r w:rsidR="00F47A6B">
        <w:rPr>
          <w:rFonts w:ascii="Times New Roman" w:hAnsi="Times New Roman" w:eastAsia="Aptos" w:cs="Times New Roman"/>
        </w:rPr>
        <w:t>P</w:t>
      </w:r>
      <w:r w:rsidRPr="00F47A6B">
        <w:rPr>
          <w:rFonts w:ascii="Times New Roman" w:hAnsi="Times New Roman" w:eastAsia="Aptos" w:cs="Times New Roman"/>
        </w:rPr>
        <w:t xml:space="preserve">ateiktos nuorodos į vidinius norminius dokumentus, intelektinės nuosavybės nuostatus ir </w:t>
      </w:r>
      <w:r w:rsidRPr="00F47A6B">
        <w:rPr>
          <w:rFonts w:ascii="Times New Roman" w:hAnsi="Times New Roman" w:eastAsia="Aptos" w:cs="Times New Roman"/>
          <w:i/>
          <w:iCs/>
        </w:rPr>
        <w:t>CC</w:t>
      </w:r>
      <w:r w:rsidRPr="00F47A6B">
        <w:rPr>
          <w:rFonts w:ascii="Times New Roman" w:hAnsi="Times New Roman" w:eastAsia="Aptos" w:cs="Times New Roman"/>
        </w:rPr>
        <w:t xml:space="preserve"> licencijų taikymą leido suprasti teisinį saugyklų pamatą, be kurio saugykla negalėtų būti laikoma EOSC ekosistemos dalimi.</w:t>
      </w:r>
    </w:p>
    <w:p w:rsidR="00171EEB" w:rsidP="00171EEB" w:rsidRDefault="00171EEB" w14:paraId="02C40C83" w14:textId="77777777">
      <w:pPr>
        <w:rPr>
          <w:rFonts w:ascii="Times New Roman" w:hAnsi="Times New Roman" w:eastAsia="Aptos" w:cs="Times New Roman"/>
          <w:b/>
          <w:bCs/>
        </w:rPr>
      </w:pPr>
    </w:p>
    <w:p w:rsidR="00171EEB" w:rsidP="00171EEB" w:rsidRDefault="00171EEB" w14:paraId="3620A142" w14:textId="77777777">
      <w:pPr>
        <w:rPr>
          <w:rFonts w:ascii="Times New Roman" w:hAnsi="Times New Roman" w:eastAsia="Aptos" w:cs="Times New Roman"/>
          <w:b/>
          <w:bCs/>
        </w:rPr>
      </w:pPr>
    </w:p>
    <w:p w:rsidRPr="00955FC3" w:rsidR="00171EEB" w:rsidP="00171EEB" w:rsidRDefault="00171EEB" w14:paraId="1CD72624" w14:textId="77777777">
      <w:pPr>
        <w:rPr>
          <w:rFonts w:ascii="Times New Roman" w:hAnsi="Times New Roman" w:cs="Times New Roman"/>
        </w:rPr>
      </w:pPr>
      <w:r w:rsidRPr="004E592F">
        <w:rPr>
          <w:rFonts w:ascii="Times New Roman" w:hAnsi="Times New Roman" w:eastAsia="Aptos" w:cs="Times New Roman"/>
          <w:b/>
          <w:bCs/>
        </w:rPr>
        <w:t>Institucinis vs. disciplininis požiūris</w:t>
      </w:r>
    </w:p>
    <w:p w:rsidRPr="00955FC3" w:rsidR="00171EEB" w:rsidP="00171EEB" w:rsidRDefault="00171EEB" w14:paraId="04DEF04C" w14:textId="77777777">
      <w:pPr>
        <w:rPr>
          <w:rFonts w:ascii="Times New Roman" w:hAnsi="Times New Roman" w:cs="Times New Roman"/>
        </w:rPr>
      </w:pPr>
      <w:r w:rsidRPr="2E260C7A">
        <w:rPr>
          <w:rFonts w:ascii="Times New Roman" w:hAnsi="Times New Roman" w:eastAsia="Aptos" w:cs="Times New Roman"/>
          <w:b/>
          <w:bCs/>
        </w:rPr>
        <w:t xml:space="preserve"> </w:t>
      </w:r>
    </w:p>
    <w:p w:rsidRPr="00955FC3" w:rsidR="00171EEB" w:rsidP="00F47A6B" w:rsidRDefault="00171EEB" w14:paraId="77B55671" w14:textId="77777777">
      <w:pPr>
        <w:ind w:firstLine="567"/>
        <w:rPr>
          <w:rFonts w:ascii="Times New Roman" w:hAnsi="Times New Roman" w:cs="Times New Roman"/>
        </w:rPr>
      </w:pPr>
      <w:r w:rsidRPr="2E260C7A">
        <w:rPr>
          <w:rFonts w:ascii="Times New Roman" w:hAnsi="Times New Roman" w:eastAsia="Aptos" w:cs="Times New Roman"/>
        </w:rPr>
        <w:t>Apklausoje institucijų buvo klausiama apie jų naudojamą „aparatūrinę įrangą“ ir „programinę įrangą“ bendrai. Tai paskatino jas atsakyti iš administravimo (IT skyriaus ar Bibliotekos) perspektyvos, akcentuojant bendrus sprendimus. Institucijos apklausoje labiau orientavosi į bendrą IT ūkį (serverius, debesiją, CRIS sistemas), o iš kitų šaltinių surinkta ir kituose GS skyriuose aprašoma situacijos analizė pateikia funkcinį vaizdą, kuriame viena institucija gali valdyti po kelis specializuotus, tarptautiniu mastu pripažintus duomenų deponavimo centrus. Pavyzdžiui:</w:t>
      </w:r>
    </w:p>
    <w:p w:rsidRPr="00F47A6B" w:rsidR="00171EEB" w:rsidP="00F47A6B" w:rsidRDefault="00171EEB" w14:paraId="02C22E28" w14:textId="6B2AD053">
      <w:pPr>
        <w:pStyle w:val="Sraopastraipa"/>
        <w:numPr>
          <w:ilvl w:val="0"/>
          <w:numId w:val="34"/>
        </w:numPr>
        <w:rPr>
          <w:rFonts w:ascii="Times New Roman" w:hAnsi="Times New Roman" w:eastAsia="Aptos" w:cs="Times New Roman"/>
        </w:rPr>
      </w:pPr>
      <w:r w:rsidRPr="00F47A6B">
        <w:rPr>
          <w:rFonts w:ascii="Times New Roman" w:hAnsi="Times New Roman" w:eastAsia="Aptos" w:cs="Times New Roman"/>
        </w:rPr>
        <w:t>Vilniaus universitetas (</w:t>
      </w:r>
      <w:r w:rsidR="00013BB2">
        <w:rPr>
          <w:rFonts w:ascii="Times New Roman" w:hAnsi="Times New Roman" w:eastAsia="Aptos" w:cs="Times New Roman"/>
        </w:rPr>
        <w:t xml:space="preserve">toliau – </w:t>
      </w:r>
      <w:r w:rsidRPr="00F47A6B">
        <w:rPr>
          <w:rFonts w:ascii="Times New Roman" w:hAnsi="Times New Roman" w:eastAsia="Aptos" w:cs="Times New Roman"/>
        </w:rPr>
        <w:t>VU): apklausoje pagrindinį dėmesį skyrė MIDAS archyvui bei bendrai serverių ir saugyklų infrastruktūrai. Tačiau VU yra dešimties skirtingų saugyklų ar duomenis valdančių infrastruktūrų valdytojas (pvz., MAO, COD, CossyBio, LitGrid-HPC, RILAD ir kt.).</w:t>
      </w:r>
    </w:p>
    <w:p w:rsidRPr="00F47A6B" w:rsidR="00171EEB" w:rsidP="00F47A6B" w:rsidRDefault="00171EEB" w14:paraId="6E7166CE" w14:textId="3DE0ED5A">
      <w:pPr>
        <w:pStyle w:val="Sraopastraipa"/>
        <w:numPr>
          <w:ilvl w:val="0"/>
          <w:numId w:val="34"/>
        </w:numPr>
        <w:rPr>
          <w:rFonts w:ascii="Times New Roman" w:hAnsi="Times New Roman" w:eastAsia="Aptos" w:cs="Times New Roman"/>
        </w:rPr>
      </w:pPr>
      <w:r w:rsidRPr="00F47A6B">
        <w:rPr>
          <w:rFonts w:ascii="Times New Roman" w:hAnsi="Times New Roman" w:eastAsia="Aptos" w:cs="Times New Roman"/>
        </w:rPr>
        <w:t>Vytauto Didžiojo universitetas (</w:t>
      </w:r>
      <w:r w:rsidR="00013BB2">
        <w:rPr>
          <w:rFonts w:ascii="Times New Roman" w:hAnsi="Times New Roman" w:eastAsia="Aptos" w:cs="Times New Roman"/>
        </w:rPr>
        <w:t xml:space="preserve">toliau – </w:t>
      </w:r>
      <w:r w:rsidRPr="00F47A6B">
        <w:rPr>
          <w:rFonts w:ascii="Times New Roman" w:hAnsi="Times New Roman" w:eastAsia="Aptos" w:cs="Times New Roman"/>
        </w:rPr>
        <w:t>VDU): apklausoje pabrėžė VDU CRIS kaip vientisą mokslo valdymo sistemą. Tačiau  VDU valdomo temines infrastruktūras, tokias kaip CLARIN-LT, EST LT, GGP LT ir FOREST 4.0.</w:t>
      </w:r>
    </w:p>
    <w:p w:rsidRPr="00955FC3" w:rsidR="00171EEB" w:rsidP="00171EEB" w:rsidRDefault="00171EEB" w14:paraId="0F81E879"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05C02920" w14:textId="77777777">
      <w:pPr>
        <w:rPr>
          <w:rFonts w:ascii="Times New Roman" w:hAnsi="Times New Roman" w:cs="Times New Roman"/>
        </w:rPr>
      </w:pPr>
      <w:r w:rsidRPr="004E592F">
        <w:rPr>
          <w:rFonts w:ascii="Times New Roman" w:hAnsi="Times New Roman" w:eastAsia="Aptos" w:cs="Times New Roman"/>
          <w:b/>
          <w:bCs/>
        </w:rPr>
        <w:t>Koordinavimo trūkumas institucijos viduje</w:t>
      </w:r>
    </w:p>
    <w:p w:rsidRPr="00955FC3" w:rsidR="00171EEB" w:rsidP="00171EEB" w:rsidRDefault="00171EEB" w14:paraId="37F668D2"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171EEB" w:rsidRDefault="00171EEB" w14:paraId="032022F9" w14:textId="4F5B3677">
      <w:pPr>
        <w:rPr>
          <w:rFonts w:ascii="Times New Roman" w:hAnsi="Times New Roman" w:cs="Times New Roman"/>
        </w:rPr>
      </w:pPr>
      <w:r w:rsidRPr="2E260C7A">
        <w:rPr>
          <w:rFonts w:ascii="Times New Roman" w:hAnsi="Times New Roman" w:eastAsia="Aptos" w:cs="Times New Roman"/>
        </w:rPr>
        <w:t xml:space="preserve">Pačios institucijos apklausoje prisipažino, kad daugelis specializuotų saugyklų jų lygmeniu nėra </w:t>
      </w:r>
      <w:r w:rsidR="00013BB2">
        <w:rPr>
          <w:rFonts w:ascii="Times New Roman" w:hAnsi="Times New Roman" w:eastAsia="Aptos" w:cs="Times New Roman"/>
        </w:rPr>
        <w:t>„</w:t>
      </w:r>
      <w:r w:rsidRPr="2E260C7A">
        <w:rPr>
          <w:rFonts w:ascii="Times New Roman" w:hAnsi="Times New Roman" w:eastAsia="Aptos" w:cs="Times New Roman"/>
        </w:rPr>
        <w:t>suvestos“</w:t>
      </w:r>
      <w:r w:rsidR="00013BB2">
        <w:rPr>
          <w:rFonts w:ascii="Times New Roman" w:hAnsi="Times New Roman" w:eastAsia="Aptos" w:cs="Times New Roman"/>
        </w:rPr>
        <w:t xml:space="preserve"> </w:t>
      </w:r>
      <w:r w:rsidRPr="2E260C7A">
        <w:rPr>
          <w:rFonts w:ascii="Times New Roman" w:hAnsi="Times New Roman" w:eastAsia="Aptos" w:cs="Times New Roman"/>
        </w:rPr>
        <w:t>į vieną sąrašą:</w:t>
      </w:r>
    </w:p>
    <w:p w:rsidRPr="0037426C" w:rsidR="00171EEB" w:rsidP="0037426C" w:rsidRDefault="00171EEB" w14:paraId="02EA6667" w14:textId="3EDEAFFC">
      <w:pPr>
        <w:pStyle w:val="Sraopastraipa"/>
        <w:numPr>
          <w:ilvl w:val="0"/>
          <w:numId w:val="35"/>
        </w:numPr>
        <w:rPr>
          <w:rFonts w:ascii="Times New Roman" w:hAnsi="Times New Roman" w:eastAsia="Aptos" w:cs="Times New Roman"/>
        </w:rPr>
      </w:pPr>
      <w:r w:rsidRPr="0037426C">
        <w:rPr>
          <w:rFonts w:ascii="Times New Roman" w:hAnsi="Times New Roman" w:eastAsia="Aptos" w:cs="Times New Roman"/>
        </w:rPr>
        <w:t xml:space="preserve">VU ir </w:t>
      </w:r>
      <w:r w:rsidRPr="0037426C" w:rsidR="00013BB2">
        <w:rPr>
          <w:rFonts w:ascii="Times New Roman" w:hAnsi="Times New Roman" w:eastAsia="Aptos" w:cs="Times New Roman"/>
        </w:rPr>
        <w:t xml:space="preserve">Kauno technologijos universitetas (toliau – </w:t>
      </w:r>
      <w:r w:rsidRPr="0037426C">
        <w:rPr>
          <w:rFonts w:ascii="Times New Roman" w:hAnsi="Times New Roman" w:eastAsia="Aptos" w:cs="Times New Roman"/>
        </w:rPr>
        <w:t>KTU</w:t>
      </w:r>
      <w:r w:rsidRPr="0037426C" w:rsidR="00013BB2">
        <w:rPr>
          <w:rFonts w:ascii="Times New Roman" w:hAnsi="Times New Roman" w:eastAsia="Aptos" w:cs="Times New Roman"/>
        </w:rPr>
        <w:t>)</w:t>
      </w:r>
      <w:r w:rsidRPr="0037426C">
        <w:rPr>
          <w:rFonts w:ascii="Times New Roman" w:hAnsi="Times New Roman" w:eastAsia="Aptos" w:cs="Times New Roman"/>
        </w:rPr>
        <w:t xml:space="preserve"> nurodė, kad nors jų mokslininkai naudoja specifines talpyklas (pvz., PDB, NCBI, Zenodo), šis procesas dažnai nėra koordinuojamas institucijos lygmeniu.</w:t>
      </w:r>
    </w:p>
    <w:p w:rsidRPr="0037426C" w:rsidR="00171EEB" w:rsidP="0037426C" w:rsidRDefault="00171EEB" w14:paraId="75673CE2" w14:textId="796001B5">
      <w:pPr>
        <w:pStyle w:val="Sraopastraipa"/>
        <w:numPr>
          <w:ilvl w:val="0"/>
          <w:numId w:val="35"/>
        </w:numPr>
        <w:rPr>
          <w:rFonts w:ascii="Times New Roman" w:hAnsi="Times New Roman" w:eastAsia="Aptos" w:cs="Times New Roman"/>
        </w:rPr>
      </w:pPr>
      <w:r w:rsidRPr="0037426C">
        <w:rPr>
          <w:rFonts w:ascii="Times New Roman" w:hAnsi="Times New Roman" w:eastAsia="Aptos" w:cs="Times New Roman"/>
        </w:rPr>
        <w:t>Klaipėdos universitetas (</w:t>
      </w:r>
      <w:r w:rsidR="0037426C">
        <w:rPr>
          <w:rFonts w:ascii="Times New Roman" w:hAnsi="Times New Roman" w:eastAsia="Aptos" w:cs="Times New Roman"/>
        </w:rPr>
        <w:t xml:space="preserve">toliau – </w:t>
      </w:r>
      <w:r w:rsidRPr="0037426C">
        <w:rPr>
          <w:rFonts w:ascii="Times New Roman" w:hAnsi="Times New Roman" w:eastAsia="Aptos" w:cs="Times New Roman"/>
        </w:rPr>
        <w:t>KU) taip pat pažymėjo, kad išorinių ir specializuotų talpyklų naudojimas institucijoje yra nekoordinuojamas, todėl apklausos atsakyme jos nefigūruoja kaip sava infrastruktūra.</w:t>
      </w:r>
    </w:p>
    <w:p w:rsidR="00171EEB" w:rsidP="00171EEB" w:rsidRDefault="00171EEB" w14:paraId="1497952C" w14:textId="77777777">
      <w:pPr>
        <w:rPr>
          <w:rFonts w:ascii="Times New Roman" w:hAnsi="Times New Roman" w:eastAsia="Aptos" w:cs="Times New Roman"/>
          <w:b/>
          <w:bCs/>
        </w:rPr>
      </w:pPr>
    </w:p>
    <w:p w:rsidRPr="00955FC3" w:rsidR="00171EEB" w:rsidP="00171EEB" w:rsidRDefault="00171EEB" w14:paraId="16427A8D" w14:textId="77777777">
      <w:pPr>
        <w:rPr>
          <w:rFonts w:ascii="Times New Roman" w:hAnsi="Times New Roman" w:cs="Times New Roman"/>
        </w:rPr>
      </w:pPr>
      <w:r w:rsidRPr="004E592F">
        <w:rPr>
          <w:rFonts w:ascii="Times New Roman" w:hAnsi="Times New Roman" w:eastAsia="Aptos" w:cs="Times New Roman"/>
          <w:b/>
          <w:bCs/>
        </w:rPr>
        <w:t>Infrastruktūros nuasmeninimas apklausoje</w:t>
      </w:r>
    </w:p>
    <w:p w:rsidRPr="00955FC3" w:rsidR="00171EEB" w:rsidP="00171EEB" w:rsidRDefault="00171EEB" w14:paraId="0F64243B" w14:textId="77777777">
      <w:pPr>
        <w:rPr>
          <w:rFonts w:ascii="Times New Roman" w:hAnsi="Times New Roman" w:cs="Times New Roman"/>
        </w:rPr>
      </w:pPr>
      <w:r w:rsidRPr="2E260C7A">
        <w:rPr>
          <w:rFonts w:ascii="Times New Roman" w:hAnsi="Times New Roman" w:eastAsia="Aptos" w:cs="Times New Roman"/>
          <w:b/>
          <w:bCs/>
        </w:rPr>
        <w:t xml:space="preserve"> </w:t>
      </w:r>
    </w:p>
    <w:p w:rsidRPr="00955FC3" w:rsidR="00171EEB" w:rsidP="00171EEB" w:rsidRDefault="00171EEB" w14:paraId="0FCE96F8" w14:textId="77777777">
      <w:pPr>
        <w:rPr>
          <w:rFonts w:ascii="Times New Roman" w:hAnsi="Times New Roman" w:cs="Times New Roman"/>
        </w:rPr>
      </w:pPr>
      <w:r w:rsidRPr="2E260C7A">
        <w:rPr>
          <w:rFonts w:ascii="Times New Roman" w:hAnsi="Times New Roman" w:eastAsia="Aptos" w:cs="Times New Roman"/>
        </w:rPr>
        <w:t>Dalis institucijų savo saugyklas aprašė tik kaip fizinius resursus, neišskirdamos jų funkcinės paskirties:</w:t>
      </w:r>
    </w:p>
    <w:p w:rsidRPr="003A5534" w:rsidR="00171EEB" w:rsidP="003A5534" w:rsidRDefault="00171EEB" w14:paraId="03827007" w14:textId="7170F243">
      <w:pPr>
        <w:pStyle w:val="Sraopastraipa"/>
        <w:numPr>
          <w:ilvl w:val="0"/>
          <w:numId w:val="36"/>
        </w:numPr>
        <w:rPr>
          <w:rFonts w:ascii="Times New Roman" w:hAnsi="Times New Roman" w:eastAsia="Aptos" w:cs="Times New Roman"/>
        </w:rPr>
      </w:pPr>
      <w:r w:rsidRPr="003A5534">
        <w:rPr>
          <w:rFonts w:ascii="Times New Roman" w:hAnsi="Times New Roman" w:eastAsia="Aptos" w:cs="Times New Roman"/>
        </w:rPr>
        <w:t>Gamtos tyrimų centras (</w:t>
      </w:r>
      <w:r w:rsidR="003A5534">
        <w:rPr>
          <w:rFonts w:ascii="Times New Roman" w:hAnsi="Times New Roman" w:eastAsia="Aptos" w:cs="Times New Roman"/>
        </w:rPr>
        <w:t xml:space="preserve">toliau – </w:t>
      </w:r>
      <w:r w:rsidRPr="003A5534">
        <w:rPr>
          <w:rFonts w:ascii="Times New Roman" w:hAnsi="Times New Roman" w:eastAsia="Aptos" w:cs="Times New Roman"/>
        </w:rPr>
        <w:t>GTC): apklausoje paminėjo, kad mokslo darbuotojai naudoja vadinamąsias asmenines saugyklas ir viešina duomenis portale data.gov.lt. Tačiau MTI Kelrodis ir kiti šaltiniai aiškiai įvardija strateginę GTC valdomą infrastruktūrą – BioDatCom Centre.</w:t>
      </w:r>
    </w:p>
    <w:p w:rsidRPr="003A5534" w:rsidR="00171EEB" w:rsidP="003A5534" w:rsidRDefault="00171EEB" w14:paraId="3E107E68" w14:textId="6638ED9E">
      <w:pPr>
        <w:pStyle w:val="Sraopastraipa"/>
        <w:numPr>
          <w:ilvl w:val="0"/>
          <w:numId w:val="36"/>
        </w:numPr>
        <w:rPr>
          <w:rFonts w:ascii="Times New Roman" w:hAnsi="Times New Roman" w:eastAsia="Aptos" w:cs="Times New Roman"/>
        </w:rPr>
      </w:pPr>
      <w:r w:rsidRPr="003A5534">
        <w:rPr>
          <w:rFonts w:ascii="Times New Roman" w:hAnsi="Times New Roman" w:eastAsia="Aptos" w:cs="Times New Roman"/>
        </w:rPr>
        <w:t>Lietuvių literatūros ir tautosakos institutas (</w:t>
      </w:r>
      <w:r w:rsidR="003A5534">
        <w:rPr>
          <w:rFonts w:ascii="Times New Roman" w:hAnsi="Times New Roman" w:eastAsia="Aptos" w:cs="Times New Roman"/>
        </w:rPr>
        <w:t xml:space="preserve">toliau – </w:t>
      </w:r>
      <w:r w:rsidRPr="003A5534">
        <w:rPr>
          <w:rFonts w:ascii="Times New Roman" w:hAnsi="Times New Roman" w:eastAsia="Aptos" w:cs="Times New Roman"/>
        </w:rPr>
        <w:t xml:space="preserve">LLTI): apklausoje paminėjo tik bendrą publikacijų prieinamumą ir duomenų bazę, o kiti šaltiniais identifikuoja sąsajas su kitomis svarbiomis infrastruktūromis: </w:t>
      </w:r>
      <w:commentRangeStart w:id="410"/>
      <w:r w:rsidRPr="003A5534">
        <w:rPr>
          <w:rFonts w:ascii="Times New Roman" w:hAnsi="Times New Roman" w:eastAsia="Aptos" w:cs="Times New Roman"/>
        </w:rPr>
        <w:t xml:space="preserve">LTA TI </w:t>
      </w:r>
      <w:commentRangeEnd w:id="410"/>
      <w:r w:rsidRPr="003A5534" w:rsidR="00B013D8">
        <w:rPr>
          <w:rStyle w:val="Komentaronuoroda"/>
          <w:rFonts w:ascii="Times New Roman" w:hAnsi="Times New Roman" w:eastAsia="Aptos" w:cs="Times New Roman"/>
          <w:sz w:val="24"/>
          <w:szCs w:val="24"/>
        </w:rPr>
        <w:commentReference w:id="410"/>
      </w:r>
      <w:r w:rsidRPr="003A5534">
        <w:rPr>
          <w:rFonts w:ascii="Times New Roman" w:hAnsi="Times New Roman" w:eastAsia="Aptos" w:cs="Times New Roman"/>
        </w:rPr>
        <w:t>bei ARUODAI.</w:t>
      </w:r>
    </w:p>
    <w:p w:rsidRPr="00955FC3" w:rsidR="00171EEB" w:rsidP="00171EEB" w:rsidRDefault="00171EEB" w14:paraId="19CE28A9" w14:textId="77777777">
      <w:pPr>
        <w:rPr>
          <w:rFonts w:ascii="Times New Roman" w:hAnsi="Times New Roman" w:cs="Times New Roman"/>
        </w:rPr>
      </w:pPr>
      <w:r w:rsidRPr="2E260C7A">
        <w:rPr>
          <w:rFonts w:ascii="Times New Roman" w:hAnsi="Times New Roman" w:eastAsia="Aptos" w:cs="Times New Roman"/>
        </w:rPr>
        <w:t xml:space="preserve"> </w:t>
      </w:r>
    </w:p>
    <w:p w:rsidRPr="00BB081A" w:rsidR="00171EEB" w:rsidP="00171EEB" w:rsidRDefault="00171EEB" w14:paraId="14FA9CCF" w14:textId="77777777">
      <w:pPr>
        <w:rPr>
          <w:rFonts w:ascii="Times New Roman" w:hAnsi="Times New Roman" w:cs="Times New Roman"/>
        </w:rPr>
      </w:pPr>
      <w:r w:rsidRPr="2E260C7A">
        <w:rPr>
          <w:rFonts w:ascii="Times New Roman" w:hAnsi="Times New Roman" w:eastAsia="Aptos" w:cs="Times New Roman"/>
        </w:rPr>
        <w:t>Išvada: Institucijos apklausoje (</w:t>
      </w:r>
      <w:commentRangeStart w:id="411"/>
      <w:r w:rsidRPr="2E260C7A">
        <w:rPr>
          <w:rFonts w:ascii="Times New Roman" w:hAnsi="Times New Roman" w:eastAsia="Aptos" w:cs="Times New Roman"/>
        </w:rPr>
        <w:t xml:space="preserve">rezultatas.csv) </w:t>
      </w:r>
      <w:commentRangeEnd w:id="411"/>
      <w:r w:rsidRPr="2E260C7A">
        <w:rPr>
          <w:rStyle w:val="Komentaronuoroda"/>
          <w:rFonts w:ascii="Times New Roman" w:hAnsi="Times New Roman" w:eastAsia="Aptos" w:cs="Times New Roman"/>
          <w:sz w:val="24"/>
          <w:szCs w:val="24"/>
        </w:rPr>
        <w:commentReference w:id="411"/>
      </w:r>
      <w:r w:rsidRPr="2E260C7A">
        <w:rPr>
          <w:rFonts w:ascii="Times New Roman" w:hAnsi="Times New Roman" w:eastAsia="Aptos" w:cs="Times New Roman"/>
        </w:rPr>
        <w:t>labiau orientavosi į bendrą IT ūkį (serverius, debesiją, CRIS sistemas), o „saugyklos3.csv“ pateikia funkcinį vaizdą, kuriame viena institucija gali valdyti po kelis specializuotus, tarptautiniu mastu pripažintus duomenų deponavimo centrus.</w:t>
      </w:r>
    </w:p>
    <w:p w:rsidRPr="00BB081A" w:rsidR="00171EEB" w:rsidP="00274374" w:rsidRDefault="00171EEB" w14:paraId="6D5E7AA0" w14:textId="77777777">
      <w:pPr>
        <w:pStyle w:val="Antrat4"/>
      </w:pPr>
      <w:r w:rsidRPr="2E260C7A">
        <w:t xml:space="preserve"> </w:t>
      </w:r>
    </w:p>
    <w:p w:rsidRPr="00D56B90" w:rsidR="00171EEB" w:rsidP="00D56B90" w:rsidRDefault="00171EEB" w14:paraId="5C934CA0" w14:textId="0CFCC63B">
      <w:pPr>
        <w:rPr>
          <w:rFonts w:ascii="Times New Roman" w:hAnsi="Times New Roman" w:cs="Times New Roman"/>
          <w:b/>
          <w:bCs/>
        </w:rPr>
      </w:pPr>
      <w:r w:rsidRPr="00D56B90">
        <w:rPr>
          <w:rFonts w:ascii="Times New Roman" w:hAnsi="Times New Roman" w:cs="Times New Roman"/>
          <w:b/>
          <w:bCs/>
        </w:rPr>
        <w:t xml:space="preserve">Lietuvos institucijų saugyklų brandos ir pasirengimo formuoti EOSC LT mazgą </w:t>
      </w:r>
      <w:commentRangeStart w:id="412"/>
      <w:r w:rsidRPr="00D56B90">
        <w:rPr>
          <w:rFonts w:ascii="Times New Roman" w:hAnsi="Times New Roman" w:cs="Times New Roman"/>
          <w:b/>
          <w:bCs/>
        </w:rPr>
        <w:t>apibendrinimas</w:t>
      </w:r>
      <w:commentRangeEnd w:id="412"/>
      <w:r w:rsidRPr="00D56B90">
        <w:rPr>
          <w:rStyle w:val="Komentaronuoroda"/>
          <w:rFonts w:ascii="Times New Roman" w:hAnsi="Times New Roman" w:cs="Times New Roman"/>
          <w:b/>
          <w:bCs/>
          <w:sz w:val="24"/>
          <w:szCs w:val="24"/>
        </w:rPr>
        <w:commentReference w:id="412"/>
      </w:r>
    </w:p>
    <w:p w:rsidRPr="00955FC3" w:rsidR="00171EEB" w:rsidP="00171EEB" w:rsidRDefault="00171EEB" w14:paraId="19EF83BF" w14:textId="77777777">
      <w:pPr>
        <w:rPr>
          <w:rFonts w:ascii="Times New Roman" w:hAnsi="Times New Roman" w:cs="Times New Roman"/>
          <w:lang w:val="es-ES"/>
        </w:rPr>
      </w:pPr>
    </w:p>
    <w:p w:rsidRPr="00BB081A" w:rsidR="00171EEB" w:rsidP="00B013D8" w:rsidRDefault="00171EEB" w14:paraId="149E0643" w14:textId="5A96BEB3">
      <w:pPr>
        <w:ind w:firstLine="567"/>
        <w:rPr>
          <w:rFonts w:ascii="Times New Roman" w:hAnsi="Times New Roman" w:eastAsia="Aptos" w:cs="Times New Roman"/>
        </w:rPr>
      </w:pPr>
      <w:r w:rsidRPr="2E260C7A">
        <w:rPr>
          <w:rFonts w:ascii="Times New Roman" w:hAnsi="Times New Roman" w:eastAsia="Aptos" w:cs="Times New Roman"/>
        </w:rPr>
        <w:t>Institucijos atsakinėjo į klausimus iš bendros administravimo perspektyvos (neišskirdamos kiekvienos mokslo infrastruktūros atskirai) suteikdamos holistinį vaizdą</w:t>
      </w:r>
      <w:r w:rsidR="00B013D8">
        <w:rPr>
          <w:rFonts w:ascii="Times New Roman" w:hAnsi="Times New Roman" w:eastAsia="Aptos" w:cs="Times New Roman"/>
        </w:rPr>
        <w:t>.</w:t>
      </w:r>
    </w:p>
    <w:p w:rsidR="00B013D8" w:rsidP="00171EEB" w:rsidRDefault="00171EEB" w14:paraId="5D6CD711" w14:textId="77777777">
      <w:pPr>
        <w:rPr>
          <w:rFonts w:ascii="Times New Roman" w:hAnsi="Times New Roman" w:eastAsia="Aptos" w:cs="Times New Roman"/>
        </w:rPr>
      </w:pPr>
      <w:r w:rsidRPr="2E260C7A">
        <w:rPr>
          <w:rFonts w:ascii="Times New Roman" w:hAnsi="Times New Roman" w:eastAsia="Aptos" w:cs="Times New Roman"/>
        </w:rPr>
        <w:t>Tai atskleidė bendrąją institucijos IT ir valdymo brandą, kuri yra pamatas visoms toje institucijoje veikiančioms specializuotoms saugykloms (pvz., VU MIDAS infrastruktūra palaiko daugelį mokslo sričių).</w:t>
      </w:r>
    </w:p>
    <w:p w:rsidRPr="00BB081A" w:rsidR="00171EEB" w:rsidP="00B013D8" w:rsidRDefault="00171EEB" w14:paraId="2A9B18F5" w14:textId="00A1E222">
      <w:pPr>
        <w:ind w:firstLine="567"/>
        <w:rPr>
          <w:rFonts w:ascii="Times New Roman" w:hAnsi="Times New Roman" w:eastAsia="Aptos" w:cs="Times New Roman"/>
        </w:rPr>
      </w:pPr>
      <w:r w:rsidRPr="2E260C7A">
        <w:rPr>
          <w:rFonts w:ascii="Times New Roman" w:hAnsi="Times New Roman" w:eastAsia="Aptos" w:cs="Times New Roman"/>
        </w:rPr>
        <w:t>Institucijų atvirumas pripažįstant iššūkius (pvz., koordinavimo trūkumą ar specialistų poreikį) suteikia strateginių įžvalgų nacionalinei politikai formuoti – tai rodo, kur valstybė turėtų nukreipti investicijas kuriant nacionalinio EOSC mazgo ekosistemą.</w:t>
      </w:r>
    </w:p>
    <w:p w:rsidRPr="00B013D8" w:rsidR="00171EEB" w:rsidP="00B013D8" w:rsidRDefault="00171EEB" w14:paraId="3096FFF9" w14:textId="1FF6DCBA">
      <w:pPr>
        <w:ind w:firstLine="567"/>
        <w:rPr>
          <w:rFonts w:ascii="Times New Roman" w:hAnsi="Times New Roman" w:cs="Times New Roman"/>
        </w:rPr>
      </w:pPr>
      <w:r w:rsidRPr="2E260C7A">
        <w:rPr>
          <w:rFonts w:ascii="Times New Roman" w:hAnsi="Times New Roman" w:eastAsia="Aptos" w:cs="Times New Roman"/>
        </w:rPr>
        <w:t xml:space="preserve"> Institucijų pateikta informacija, nors ir suformuluota per bendrą infrastruktūrinę prizmę, suteikė objektyvų pagrindą klasifikuoti Lietuvos AP saugyklas pagal tarptautinius brandos modelius. Tai leido nustatyti, kad nacionalinė ekosistema disponuoja kritiniais </w:t>
      </w:r>
      <w:r w:rsidRPr="2E260C7A">
        <w:rPr>
          <w:rFonts w:ascii="Times New Roman" w:hAnsi="Times New Roman" w:eastAsia="Aptos" w:cs="Times New Roman"/>
        </w:rPr>
        <w:t xml:space="preserve">patikimumo ir techninio sąveikumo komponentais (API, PIDs, standartizuoti metaduomenys), kurie yra būtini siekiant visavertės integracijos </w:t>
      </w:r>
      <w:r>
        <w:rPr>
          <w:rFonts w:ascii="Times New Roman" w:hAnsi="Times New Roman" w:eastAsia="Aptos" w:cs="Times New Roman"/>
        </w:rPr>
        <w:t>į EOSC.</w:t>
      </w:r>
    </w:p>
    <w:p w:rsidRPr="00955FC3" w:rsidR="00171EEB" w:rsidP="00171EEB" w:rsidRDefault="00171EEB" w14:paraId="2BE6D025"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B013D8" w:rsidRDefault="00171EEB" w14:paraId="50CBE95E" w14:textId="77777777">
      <w:pPr>
        <w:ind w:firstLine="567"/>
        <w:rPr>
          <w:rFonts w:ascii="Times New Roman" w:hAnsi="Times New Roman" w:cs="Times New Roman"/>
        </w:rPr>
      </w:pPr>
      <w:r w:rsidRPr="2E260C7A">
        <w:rPr>
          <w:rFonts w:ascii="Times New Roman" w:hAnsi="Times New Roman" w:eastAsia="Aptos" w:cs="Times New Roman"/>
        </w:rPr>
        <w:t>Remiantis atliktos apklausos rezultatais bei jų analize mokslo politikos kontekste, pateikiamas apibendrinantis vertinimas dėl Lietuvos institucijų pasirengimo atitikti patikimos ir sąveikios saugyklos statusą bei formuoti nacionalinį EOSC mazgą.</w:t>
      </w:r>
    </w:p>
    <w:p w:rsidRPr="00955FC3" w:rsidR="00171EEB" w:rsidP="00171EEB" w:rsidRDefault="00171EEB" w14:paraId="39C49164"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B013D8" w:rsidRDefault="00171EEB" w14:paraId="450A85CA" w14:textId="77777777">
      <w:pPr>
        <w:ind w:firstLine="567"/>
        <w:rPr>
          <w:rFonts w:ascii="Times New Roman" w:hAnsi="Times New Roman" w:cs="Times New Roman"/>
        </w:rPr>
      </w:pPr>
      <w:r w:rsidRPr="2E260C7A">
        <w:rPr>
          <w:rFonts w:ascii="Times New Roman" w:hAnsi="Times New Roman" w:eastAsia="Aptos" w:cs="Times New Roman"/>
        </w:rPr>
        <w:t>Atlikta mokslo ir studijų institucijų apklausa atskleidė netolygų, tačiau techniškai perspektyvų vaizdą. Nors institucijos savo infrastruktūrą dažnai vertina per bendrą IT ūkio prizmę, gauti duomenys leidžia identifikuoti jų faktinę atitiktį tarptautiniams standartams.</w:t>
      </w:r>
    </w:p>
    <w:p w:rsidRPr="00955FC3" w:rsidR="00171EEB" w:rsidP="00171EEB" w:rsidRDefault="00171EEB" w14:paraId="3FBB75C4" w14:textId="77777777">
      <w:pPr>
        <w:rPr>
          <w:rFonts w:ascii="Times New Roman" w:hAnsi="Times New Roman" w:cs="Times New Roman"/>
        </w:rPr>
      </w:pPr>
      <w:r w:rsidRPr="2E260C7A">
        <w:rPr>
          <w:rFonts w:ascii="Times New Roman" w:hAnsi="Times New Roman" w:eastAsia="Aptos" w:cs="Times New Roman"/>
        </w:rPr>
        <w:t xml:space="preserve"> </w:t>
      </w:r>
    </w:p>
    <w:p w:rsidRPr="00555777" w:rsidR="00171EEB" w:rsidP="00555777" w:rsidRDefault="00171EEB" w14:paraId="15A1C2D0" w14:textId="31D15780">
      <w:pPr>
        <w:pStyle w:val="Sraopastraipa"/>
        <w:numPr>
          <w:ilvl w:val="0"/>
          <w:numId w:val="37"/>
        </w:numPr>
        <w:rPr>
          <w:rFonts w:ascii="Times New Roman" w:hAnsi="Times New Roman" w:cs="Times New Roman"/>
        </w:rPr>
      </w:pPr>
      <w:r w:rsidRPr="00B013D8">
        <w:rPr>
          <w:rFonts w:ascii="Times New Roman" w:hAnsi="Times New Roman" w:eastAsia="Aptos" w:cs="Times New Roman"/>
          <w:b/>
          <w:bCs/>
        </w:rPr>
        <w:t>Atitiktis patikimos saugyklos statusui (pagal AGA</w:t>
      </w:r>
      <w:r w:rsidRPr="00B013D8">
        <w:rPr>
          <w:rFonts w:ascii="Times New Roman" w:hAnsi="Times New Roman" w:eastAsia="Aptos" w:cs="Times New Roman"/>
        </w:rPr>
        <w:t>)</w:t>
      </w:r>
      <w:r w:rsidRPr="00B013D8" w:rsidR="00B013D8">
        <w:rPr>
          <w:rFonts w:ascii="Times New Roman" w:hAnsi="Times New Roman" w:eastAsia="Aptos" w:cs="Times New Roman"/>
        </w:rPr>
        <w:t>.</w:t>
      </w:r>
      <w:r w:rsidRPr="00B013D8">
        <w:rPr>
          <w:rFonts w:ascii="Times New Roman" w:hAnsi="Times New Roman" w:eastAsia="Aptos" w:cs="Times New Roman"/>
        </w:rPr>
        <w:t xml:space="preserve"> </w:t>
      </w:r>
      <w:r w:rsidRPr="00B013D8" w:rsidR="00B013D8">
        <w:rPr>
          <w:rFonts w:ascii="Times New Roman" w:hAnsi="Times New Roman" w:eastAsia="Aptos" w:cs="Times New Roman"/>
        </w:rPr>
        <w:t>E</w:t>
      </w:r>
      <w:r w:rsidRPr="00B013D8">
        <w:rPr>
          <w:rFonts w:ascii="Times New Roman" w:hAnsi="Times New Roman" w:eastAsia="Aptos" w:cs="Times New Roman"/>
        </w:rPr>
        <w:t xml:space="preserve">sminius patikimumo kriterijus – nuolatinių identifikatorių (PIDs) naudojimą ir standartizuotus metaduomenis – jau dabar atliepia didieji Lietuvos universitetai (VU, KTU, VDU, </w:t>
      </w:r>
      <w:r w:rsidR="00555777">
        <w:rPr>
          <w:rFonts w:ascii="Times New Roman" w:hAnsi="Times New Roman" w:eastAsia="Aptos" w:cs="Times New Roman"/>
        </w:rPr>
        <w:t xml:space="preserve">Lietuvos sveikatos mokslų universitetas (toliau – </w:t>
      </w:r>
      <w:r w:rsidRPr="00B013D8">
        <w:rPr>
          <w:rFonts w:ascii="Times New Roman" w:hAnsi="Times New Roman" w:eastAsia="Aptos" w:cs="Times New Roman"/>
        </w:rPr>
        <w:t>LSMU</w:t>
      </w:r>
      <w:r w:rsidR="00555777">
        <w:rPr>
          <w:rFonts w:ascii="Times New Roman" w:hAnsi="Times New Roman" w:eastAsia="Aptos" w:cs="Times New Roman"/>
        </w:rPr>
        <w:t>)</w:t>
      </w:r>
      <w:r w:rsidRPr="00B013D8">
        <w:rPr>
          <w:rFonts w:ascii="Times New Roman" w:hAnsi="Times New Roman" w:eastAsia="Aptos" w:cs="Times New Roman"/>
        </w:rPr>
        <w:t xml:space="preserve">, Vilnius TECH, KU, </w:t>
      </w:r>
      <w:r w:rsidR="00555777">
        <w:rPr>
          <w:rFonts w:ascii="Times New Roman" w:hAnsi="Times New Roman" w:eastAsia="Aptos" w:cs="Times New Roman"/>
        </w:rPr>
        <w:t xml:space="preserve">Mykolo Riomerio universitetas (toliau – </w:t>
      </w:r>
      <w:r w:rsidRPr="00B013D8">
        <w:rPr>
          <w:rFonts w:ascii="Times New Roman" w:hAnsi="Times New Roman" w:eastAsia="Aptos" w:cs="Times New Roman"/>
        </w:rPr>
        <w:t>MRU), naudojantys specializuotą programinę įrangą (</w:t>
      </w:r>
      <w:r w:rsidRPr="00B013D8">
        <w:rPr>
          <w:rFonts w:ascii="Times New Roman" w:hAnsi="Times New Roman" w:eastAsia="Aptos" w:cs="Times New Roman"/>
          <w:i/>
          <w:iCs/>
        </w:rPr>
        <w:t>DSpace-CRIS, Dataverse</w:t>
      </w:r>
      <w:r w:rsidRPr="00B013D8">
        <w:rPr>
          <w:rFonts w:ascii="Times New Roman" w:hAnsi="Times New Roman" w:eastAsia="Aptos" w:cs="Times New Roman"/>
        </w:rPr>
        <w:t xml:space="preserve">). Visgi, formalaus sertifikavimo (pvz., </w:t>
      </w:r>
      <w:r w:rsidRPr="00B013D8">
        <w:rPr>
          <w:rFonts w:ascii="Times New Roman" w:hAnsi="Times New Roman" w:eastAsia="Aptos" w:cs="Times New Roman"/>
          <w:i/>
          <w:iCs/>
        </w:rPr>
        <w:t>CoreTrustSeal</w:t>
      </w:r>
      <w:r w:rsidRPr="00B013D8">
        <w:rPr>
          <w:rFonts w:ascii="Times New Roman" w:hAnsi="Times New Roman" w:eastAsia="Aptos" w:cs="Times New Roman"/>
        </w:rPr>
        <w:t>) srityje Lietuva yra pradinėje stadijoje: KTU valdomas LiDA archyvas bei VDU CRIS yra pradėję arba planuoja sertifikavimo procesus, o LSMU bei Nacionalinis vėžio institutas (</w:t>
      </w:r>
      <w:r w:rsidR="00555777">
        <w:rPr>
          <w:rFonts w:ascii="Times New Roman" w:hAnsi="Times New Roman" w:eastAsia="Aptos" w:cs="Times New Roman"/>
        </w:rPr>
        <w:t xml:space="preserve">toliau – </w:t>
      </w:r>
      <w:r w:rsidRPr="00B013D8">
        <w:rPr>
          <w:rFonts w:ascii="Times New Roman" w:hAnsi="Times New Roman" w:eastAsia="Aptos" w:cs="Times New Roman"/>
        </w:rPr>
        <w:t xml:space="preserve">NVI) išreiškė ambiciją siekti ISO standartų atitikties. Priešingą situaciją matome mažesnėse institucijose ir kolegijose (pvz., </w:t>
      </w:r>
      <w:r w:rsidR="00555777">
        <w:rPr>
          <w:rFonts w:ascii="Times New Roman" w:hAnsi="Times New Roman" w:eastAsia="Aptos" w:cs="Times New Roman"/>
        </w:rPr>
        <w:t xml:space="preserve">Vilniaus dailės akademijoje (toliau – </w:t>
      </w:r>
      <w:r w:rsidRPr="00555777">
        <w:rPr>
          <w:rFonts w:ascii="Times New Roman" w:hAnsi="Times New Roman" w:eastAsia="Aptos" w:cs="Times New Roman"/>
        </w:rPr>
        <w:t>VDA</w:t>
      </w:r>
      <w:r w:rsidR="00555777">
        <w:rPr>
          <w:rFonts w:ascii="Times New Roman" w:hAnsi="Times New Roman" w:eastAsia="Aptos" w:cs="Times New Roman"/>
        </w:rPr>
        <w:t>)</w:t>
      </w:r>
      <w:r w:rsidRPr="00555777">
        <w:rPr>
          <w:rFonts w:ascii="Times New Roman" w:hAnsi="Times New Roman" w:eastAsia="Aptos" w:cs="Times New Roman"/>
        </w:rPr>
        <w:t xml:space="preserve">, </w:t>
      </w:r>
      <w:r w:rsidR="00D74C40">
        <w:rPr>
          <w:rFonts w:ascii="Times New Roman" w:hAnsi="Times New Roman" w:eastAsia="Aptos" w:cs="Times New Roman"/>
        </w:rPr>
        <w:t xml:space="preserve">Lietuvos verslo kolegija (toliau – </w:t>
      </w:r>
      <w:r w:rsidRPr="00555777">
        <w:rPr>
          <w:rFonts w:ascii="Times New Roman" w:hAnsi="Times New Roman" w:eastAsia="Aptos" w:cs="Times New Roman"/>
        </w:rPr>
        <w:t>LVK</w:t>
      </w:r>
      <w:r w:rsidR="00D74C40">
        <w:rPr>
          <w:rFonts w:ascii="Times New Roman" w:hAnsi="Times New Roman" w:eastAsia="Aptos" w:cs="Times New Roman"/>
        </w:rPr>
        <w:t>)</w:t>
      </w:r>
      <w:r w:rsidRPr="00555777">
        <w:rPr>
          <w:rFonts w:ascii="Times New Roman" w:hAnsi="Times New Roman" w:eastAsia="Aptos" w:cs="Times New Roman"/>
        </w:rPr>
        <w:t xml:space="preserve">, </w:t>
      </w:r>
      <w:r w:rsidR="007A3C1B">
        <w:rPr>
          <w:rFonts w:ascii="Times New Roman" w:hAnsi="Times New Roman" w:eastAsia="Aptos" w:cs="Times New Roman"/>
        </w:rPr>
        <w:t xml:space="preserve">Vilniaus kolegija (toliau – </w:t>
      </w:r>
      <w:r w:rsidRPr="00555777">
        <w:rPr>
          <w:rFonts w:ascii="Times New Roman" w:hAnsi="Times New Roman" w:eastAsia="Aptos" w:cs="Times New Roman"/>
        </w:rPr>
        <w:t xml:space="preserve">VIKO), kurios vis dar naudojasi bendrosios paskirties </w:t>
      </w:r>
      <w:r w:rsidRPr="00555777">
        <w:rPr>
          <w:rFonts w:ascii="Times New Roman" w:hAnsi="Times New Roman" w:eastAsia="Aptos" w:cs="Times New Roman"/>
          <w:highlight w:val="yellow"/>
        </w:rPr>
        <w:t>debesijos</w:t>
      </w:r>
      <w:r w:rsidRPr="00555777">
        <w:rPr>
          <w:rFonts w:ascii="Times New Roman" w:hAnsi="Times New Roman" w:eastAsia="Aptos" w:cs="Times New Roman"/>
        </w:rPr>
        <w:t xml:space="preserve"> paslaugomis (</w:t>
      </w:r>
      <w:r w:rsidRPr="00555777">
        <w:rPr>
          <w:rFonts w:ascii="Times New Roman" w:hAnsi="Times New Roman" w:eastAsia="Aptos" w:cs="Times New Roman"/>
          <w:i/>
          <w:iCs/>
        </w:rPr>
        <w:t>Google Drive, Office 365</w:t>
      </w:r>
      <w:r w:rsidRPr="00555777">
        <w:rPr>
          <w:rFonts w:ascii="Times New Roman" w:hAnsi="Times New Roman" w:eastAsia="Aptos" w:cs="Times New Roman"/>
        </w:rPr>
        <w:t>), kurios pagal AGA nuostatas nėra laikomos patikimomis saugyklomis.</w:t>
      </w:r>
    </w:p>
    <w:p w:rsidRPr="00955FC3" w:rsidR="00171EEB" w:rsidP="00171EEB" w:rsidRDefault="00171EEB" w14:paraId="79BB5A89" w14:textId="77777777">
      <w:pPr>
        <w:rPr>
          <w:rFonts w:ascii="Times New Roman" w:hAnsi="Times New Roman" w:cs="Times New Roman"/>
        </w:rPr>
      </w:pPr>
      <w:r w:rsidRPr="2E260C7A">
        <w:rPr>
          <w:rFonts w:ascii="Times New Roman" w:hAnsi="Times New Roman" w:eastAsia="Aptos" w:cs="Times New Roman"/>
        </w:rPr>
        <w:t xml:space="preserve"> </w:t>
      </w:r>
    </w:p>
    <w:p w:rsidRPr="007A3C1B" w:rsidR="00171EEB" w:rsidP="007A3C1B" w:rsidRDefault="00171EEB" w14:paraId="238D23B8" w14:textId="72D30FEC">
      <w:pPr>
        <w:pStyle w:val="Sraopastraipa"/>
        <w:numPr>
          <w:ilvl w:val="0"/>
          <w:numId w:val="37"/>
        </w:numPr>
        <w:rPr>
          <w:rFonts w:ascii="Times New Roman" w:hAnsi="Times New Roman" w:cs="Times New Roman"/>
        </w:rPr>
      </w:pPr>
      <w:r w:rsidRPr="007A3C1B">
        <w:rPr>
          <w:rFonts w:ascii="Times New Roman" w:hAnsi="Times New Roman" w:eastAsia="Aptos" w:cs="Times New Roman"/>
          <w:b/>
          <w:bCs/>
        </w:rPr>
        <w:t>Atitiktis sąveikios saugyklos statusui (pagal EOSC</w:t>
      </w:r>
      <w:r w:rsidRPr="007A3C1B" w:rsidR="00613AD0">
        <w:rPr>
          <w:rFonts w:ascii="Times New Roman" w:hAnsi="Times New Roman" w:eastAsia="Aptos" w:cs="Times New Roman"/>
          <w:b/>
          <w:bCs/>
        </w:rPr>
        <w:t>-</w:t>
      </w:r>
      <w:r w:rsidRPr="007A3C1B">
        <w:rPr>
          <w:rFonts w:ascii="Times New Roman" w:hAnsi="Times New Roman" w:eastAsia="Aptos" w:cs="Times New Roman"/>
          <w:b/>
          <w:bCs/>
        </w:rPr>
        <w:t>IF)</w:t>
      </w:r>
      <w:r w:rsidR="007A3C1B">
        <w:rPr>
          <w:rFonts w:ascii="Times New Roman" w:hAnsi="Times New Roman" w:eastAsia="Aptos" w:cs="Times New Roman"/>
        </w:rPr>
        <w:t>.</w:t>
      </w:r>
      <w:r w:rsidRPr="007A3C1B">
        <w:rPr>
          <w:rFonts w:ascii="Times New Roman" w:hAnsi="Times New Roman" w:eastAsia="Aptos" w:cs="Times New Roman"/>
        </w:rPr>
        <w:t xml:space="preserve"> Techninio sąveikumo pamatas Lietuvoje yra tvirtas dėl LITNET infrastruktūros ir plačiai naudojamų atvirų protokolų (pvz., OAI-PMH, REST API). Tačiau semantinis sąveikumas išlieka didžiausiu iššūkiu: nors institucijos naudoja bazinius standartus (</w:t>
      </w:r>
      <w:r w:rsidRPr="007A3C1B">
        <w:rPr>
          <w:rFonts w:ascii="Times New Roman" w:hAnsi="Times New Roman" w:eastAsia="Aptos" w:cs="Times New Roman"/>
          <w:i/>
          <w:iCs/>
        </w:rPr>
        <w:t>Dublin Core</w:t>
      </w:r>
      <w:r w:rsidRPr="007A3C1B">
        <w:rPr>
          <w:rFonts w:ascii="Times New Roman" w:hAnsi="Times New Roman" w:eastAsia="Aptos" w:cs="Times New Roman"/>
        </w:rPr>
        <w:t>), trūksta vieningo požiūrio į specifinius mokslo sričių žodynus ir ontologijas. Organizaciniu lygmeniu pastebimas ryškus fragmentiškumas – institucijos pripažįsta, kad mokslininkų naudojamų tarptautinių talpyklų (</w:t>
      </w:r>
      <w:r w:rsidRPr="007A3C1B">
        <w:rPr>
          <w:rFonts w:ascii="Times New Roman" w:hAnsi="Times New Roman" w:eastAsia="Aptos" w:cs="Times New Roman"/>
          <w:i/>
          <w:iCs/>
        </w:rPr>
        <w:t>Zenodo, PDB, NCBI</w:t>
      </w:r>
      <w:r w:rsidRPr="007A3C1B">
        <w:rPr>
          <w:rFonts w:ascii="Times New Roman" w:hAnsi="Times New Roman" w:eastAsia="Aptos" w:cs="Times New Roman"/>
        </w:rPr>
        <w:t xml:space="preserve">) </w:t>
      </w:r>
      <w:commentRangeStart w:id="413"/>
      <w:r w:rsidRPr="007A3C1B">
        <w:rPr>
          <w:rFonts w:ascii="Times New Roman" w:hAnsi="Times New Roman" w:eastAsia="Aptos" w:cs="Times New Roman"/>
        </w:rPr>
        <w:t xml:space="preserve">integravimas į vidinę apskaitą </w:t>
      </w:r>
      <w:commentRangeEnd w:id="413"/>
      <w:r w:rsidRPr="007A3C1B">
        <w:rPr>
          <w:rStyle w:val="Komentaronuoroda"/>
          <w:rFonts w:ascii="Times New Roman" w:hAnsi="Times New Roman" w:eastAsia="Aptos" w:cs="Times New Roman"/>
          <w:sz w:val="24"/>
          <w:szCs w:val="24"/>
        </w:rPr>
        <w:commentReference w:id="413"/>
      </w:r>
      <w:r w:rsidRPr="007A3C1B">
        <w:rPr>
          <w:rFonts w:ascii="Times New Roman" w:hAnsi="Times New Roman" w:eastAsia="Aptos" w:cs="Times New Roman"/>
        </w:rPr>
        <w:t>dažnai nėra koordinuojamas.</w:t>
      </w:r>
    </w:p>
    <w:p w:rsidRPr="00955FC3" w:rsidR="00171EEB" w:rsidP="00171EEB" w:rsidRDefault="00171EEB" w14:paraId="78A01D89" w14:textId="77777777">
      <w:pPr>
        <w:rPr>
          <w:rFonts w:ascii="Times New Roman" w:hAnsi="Times New Roman" w:cs="Times New Roman"/>
        </w:rPr>
      </w:pPr>
      <w:r w:rsidRPr="2E260C7A">
        <w:rPr>
          <w:rFonts w:ascii="Times New Roman" w:hAnsi="Times New Roman" w:eastAsia="Aptos" w:cs="Times New Roman"/>
        </w:rPr>
        <w:t xml:space="preserve"> </w:t>
      </w:r>
    </w:p>
    <w:p w:rsidRPr="007A3C1B" w:rsidR="00171EEB" w:rsidP="00171EEB" w:rsidRDefault="00171EEB" w14:paraId="1F47DD50" w14:textId="6FCBB501">
      <w:pPr>
        <w:pStyle w:val="Sraopastraipa"/>
        <w:numPr>
          <w:ilvl w:val="0"/>
          <w:numId w:val="37"/>
        </w:numPr>
        <w:rPr>
          <w:rFonts w:ascii="Times New Roman" w:hAnsi="Times New Roman" w:eastAsia="Aptos" w:cs="Times New Roman"/>
        </w:rPr>
      </w:pPr>
      <w:r w:rsidRPr="007A3C1B">
        <w:rPr>
          <w:rFonts w:ascii="Times New Roman" w:hAnsi="Times New Roman" w:eastAsia="Aptos" w:cs="Times New Roman"/>
          <w:b/>
          <w:bCs/>
        </w:rPr>
        <w:t>Pasirengimas formuoti EOSC LT NODE</w:t>
      </w:r>
      <w:r w:rsidRPr="007A3C1B" w:rsidR="007A3C1B">
        <w:rPr>
          <w:rFonts w:ascii="Times New Roman" w:hAnsi="Times New Roman" w:eastAsia="Aptos" w:cs="Times New Roman"/>
        </w:rPr>
        <w:t>.</w:t>
      </w:r>
      <w:r w:rsidRPr="007A3C1B">
        <w:rPr>
          <w:rFonts w:ascii="Times New Roman" w:hAnsi="Times New Roman" w:eastAsia="Aptos" w:cs="Times New Roman"/>
        </w:rPr>
        <w:t xml:space="preserve"> </w:t>
      </w:r>
      <w:r w:rsidR="007A3C1B">
        <w:rPr>
          <w:rFonts w:ascii="Times New Roman" w:hAnsi="Times New Roman" w:eastAsia="Aptos" w:cs="Times New Roman"/>
        </w:rPr>
        <w:t>MSI</w:t>
      </w:r>
      <w:r w:rsidRPr="007A3C1B">
        <w:rPr>
          <w:rFonts w:ascii="Times New Roman" w:hAnsi="Times New Roman" w:eastAsia="Aptos" w:cs="Times New Roman"/>
        </w:rPr>
        <w:t xml:space="preserve"> pasirengimą formuoti nacionalinį EOSC mazgą galima vertinti kaip techniškai pažengusį, bet organizaciškai nebrandų</w:t>
      </w:r>
      <w:r w:rsidR="007A3C1B">
        <w:rPr>
          <w:rFonts w:ascii="Times New Roman" w:hAnsi="Times New Roman" w:eastAsia="Aptos" w:cs="Times New Roman"/>
        </w:rPr>
        <w:t xml:space="preserve">. </w:t>
      </w:r>
      <w:r w:rsidRPr="007A3C1B">
        <w:rPr>
          <w:rFonts w:ascii="Times New Roman" w:hAnsi="Times New Roman" w:eastAsia="Aptos" w:cs="Times New Roman"/>
          <w:b/>
          <w:bCs/>
        </w:rPr>
        <w:t>Branduolio lygiu</w:t>
      </w:r>
      <w:r w:rsidRPr="007A3C1B" w:rsidR="007A3C1B">
        <w:rPr>
          <w:rFonts w:ascii="Times New Roman" w:hAnsi="Times New Roman" w:eastAsia="Aptos" w:cs="Times New Roman"/>
        </w:rPr>
        <w:t>:</w:t>
      </w:r>
      <w:r w:rsidRPr="007A3C1B" w:rsidR="007A3C1B">
        <w:rPr>
          <w:rFonts w:ascii="Times New Roman" w:hAnsi="Times New Roman" w:eastAsia="Aptos" w:cs="Times New Roman"/>
          <w:b/>
          <w:bCs/>
        </w:rPr>
        <w:t xml:space="preserve"> </w:t>
      </w:r>
      <w:commentRangeStart w:id="414"/>
      <w:r w:rsidRPr="007A3C1B">
        <w:rPr>
          <w:rFonts w:ascii="Times New Roman" w:hAnsi="Times New Roman" w:eastAsia="Aptos" w:cs="Times New Roman"/>
        </w:rPr>
        <w:t xml:space="preserve">MIDAS (VU) ir LiDA (KTU) </w:t>
      </w:r>
      <w:commentRangeEnd w:id="414"/>
      <w:r w:rsidRPr="007A3C1B">
        <w:rPr>
          <w:rStyle w:val="Komentaronuoroda"/>
          <w:rFonts w:ascii="Times New Roman" w:hAnsi="Times New Roman" w:eastAsia="Aptos" w:cs="Times New Roman"/>
          <w:sz w:val="24"/>
          <w:szCs w:val="24"/>
        </w:rPr>
        <w:commentReference w:id="414"/>
      </w:r>
      <w:r w:rsidRPr="007A3C1B">
        <w:rPr>
          <w:rFonts w:ascii="Times New Roman" w:hAnsi="Times New Roman" w:eastAsia="Aptos" w:cs="Times New Roman"/>
        </w:rPr>
        <w:t>jau dabar veikia kaip natūralūs agregatoriai, turintys didžiausią technologinį potencialą tapti mazgo ašimi.</w:t>
      </w:r>
      <w:r w:rsidRPr="007A3C1B" w:rsidR="007A3C1B">
        <w:rPr>
          <w:rFonts w:ascii="Times New Roman" w:hAnsi="Times New Roman" w:eastAsia="Aptos" w:cs="Times New Roman"/>
        </w:rPr>
        <w:t xml:space="preserve"> </w:t>
      </w:r>
      <w:r w:rsidRPr="007A3C1B">
        <w:rPr>
          <w:rFonts w:ascii="Times New Roman" w:hAnsi="Times New Roman" w:eastAsia="Aptos" w:cs="Times New Roman"/>
          <w:b/>
          <w:bCs/>
        </w:rPr>
        <w:t>Teminiu lygiu:</w:t>
      </w:r>
      <w:r w:rsidRPr="007A3C1B">
        <w:rPr>
          <w:rFonts w:ascii="Times New Roman" w:hAnsi="Times New Roman" w:eastAsia="Aptos" w:cs="Times New Roman"/>
        </w:rPr>
        <w:t xml:space="preserve"> nacionalinės MTI, įtrauktos į LMT Kelrodį, pasižymi aukšta moksline branda ir tarptautine integracija, tačiau joms būtinas papildomas „vertimo“ sluoksnis (</w:t>
      </w:r>
      <w:r w:rsidRPr="007A3C1B">
        <w:rPr>
          <w:rFonts w:ascii="Times New Roman" w:hAnsi="Times New Roman" w:eastAsia="Aptos" w:cs="Times New Roman"/>
          <w:i/>
          <w:iCs/>
        </w:rPr>
        <w:t>Mapping Repositories</w:t>
      </w:r>
      <w:r w:rsidRPr="007A3C1B">
        <w:rPr>
          <w:rFonts w:ascii="Times New Roman" w:hAnsi="Times New Roman" w:eastAsia="Aptos" w:cs="Times New Roman"/>
        </w:rPr>
        <w:t>) sujungimui su centriniu mazgu.</w:t>
      </w:r>
      <w:r w:rsidR="007A3C1B">
        <w:rPr>
          <w:rFonts w:ascii="Times New Roman" w:hAnsi="Times New Roman" w:eastAsia="Aptos" w:cs="Times New Roman"/>
        </w:rPr>
        <w:t xml:space="preserve"> </w:t>
      </w:r>
      <w:r w:rsidRPr="007A3C1B">
        <w:rPr>
          <w:rFonts w:ascii="Times New Roman" w:hAnsi="Times New Roman" w:eastAsia="Aptos" w:cs="Times New Roman"/>
          <w:b/>
          <w:bCs/>
        </w:rPr>
        <w:t>Instituciniu lygiu:</w:t>
      </w:r>
      <w:r w:rsidRPr="007A3C1B">
        <w:rPr>
          <w:rFonts w:ascii="Times New Roman" w:hAnsi="Times New Roman" w:eastAsia="Aptos" w:cs="Times New Roman"/>
        </w:rPr>
        <w:t xml:space="preserve"> universitetai demonstruoja norą tapti federacijos nariais, tačiau kolegijoms ir smulkiems institutams EOSC LT NODE būtų esminis </w:t>
      </w:r>
      <w:commentRangeStart w:id="415"/>
      <w:r w:rsidRPr="007A3C1B">
        <w:rPr>
          <w:rFonts w:ascii="Times New Roman" w:hAnsi="Times New Roman" w:eastAsia="Aptos" w:cs="Times New Roman"/>
        </w:rPr>
        <w:t>išsigelbėjimas nuo nepatikimų debesijos paslaugų naudojimo.</w:t>
      </w:r>
      <w:commentRangeEnd w:id="415"/>
      <w:r w:rsidRPr="007A3C1B">
        <w:rPr>
          <w:rStyle w:val="Komentaronuoroda"/>
          <w:rFonts w:ascii="Times New Roman" w:hAnsi="Times New Roman" w:eastAsia="Aptos" w:cs="Times New Roman"/>
          <w:sz w:val="24"/>
          <w:szCs w:val="24"/>
        </w:rPr>
        <w:commentReference w:id="415"/>
      </w:r>
    </w:p>
    <w:p w:rsidRPr="00955FC3" w:rsidR="00171EEB" w:rsidP="00171EEB" w:rsidRDefault="00171EEB" w14:paraId="230213B1" w14:textId="77777777">
      <w:pPr>
        <w:rPr>
          <w:rFonts w:ascii="Times New Roman" w:hAnsi="Times New Roman" w:cs="Times New Roman"/>
        </w:rPr>
      </w:pPr>
      <w:r w:rsidRPr="2E260C7A">
        <w:rPr>
          <w:rFonts w:ascii="Times New Roman" w:hAnsi="Times New Roman" w:eastAsia="Aptos" w:cs="Times New Roman"/>
        </w:rPr>
        <w:t xml:space="preserve"> </w:t>
      </w:r>
    </w:p>
    <w:p w:rsidRPr="00955FC3" w:rsidR="00171EEB" w:rsidP="007A3C1B" w:rsidRDefault="00171EEB" w14:paraId="21BA27AC" w14:textId="77777777">
      <w:pPr>
        <w:ind w:firstLine="567"/>
        <w:rPr>
          <w:rFonts w:ascii="Times New Roman" w:hAnsi="Times New Roman" w:cs="Times New Roman"/>
        </w:rPr>
      </w:pPr>
      <w:r w:rsidRPr="2E260C7A">
        <w:rPr>
          <w:rFonts w:ascii="Times New Roman" w:hAnsi="Times New Roman" w:eastAsia="Aptos" w:cs="Times New Roman"/>
        </w:rPr>
        <w:t>Apibendrinant, Lietuvos mokslo bendruomenė turi stiprią ambiciją tapti EOSC dalimi, tačiau perėjimui nuo bendro IT ūkio valdymo prie FAIR skaitmeninių objektų ekosistemos reikalingas tikslinis nacionalinis koordinavimas ir investicijos į specifines duomenų valdymo kompetencijas.</w:t>
      </w:r>
    </w:p>
    <w:p w:rsidRPr="00955FC3" w:rsidR="00171EEB" w:rsidP="00C66F86" w:rsidRDefault="00171EEB" w14:paraId="7D90B810" w14:textId="66ED6BEB">
      <w:pPr>
        <w:pStyle w:val="Antrat3"/>
      </w:pPr>
      <w:r w:rsidRPr="2E260C7A">
        <w:t xml:space="preserve"> </w:t>
      </w:r>
      <w:bookmarkStart w:name="_Toc225450983" w:id="416"/>
      <w:r w:rsidR="00C66F86">
        <w:t>2.3.4. Apibendrinimas</w:t>
      </w:r>
      <w:bookmarkEnd w:id="416"/>
    </w:p>
    <w:p w:rsidRPr="00955FC3" w:rsidR="00171EEB" w:rsidP="00171EEB" w:rsidRDefault="00171EEB" w14:paraId="33F24210" w14:textId="77777777">
      <w:pPr>
        <w:rPr>
          <w:rFonts w:ascii="Times New Roman" w:hAnsi="Times New Roman" w:cs="Times New Roman"/>
        </w:rPr>
      </w:pPr>
    </w:p>
    <w:p w:rsidRPr="00955FC3" w:rsidR="00171EEB" w:rsidP="00171EEB" w:rsidRDefault="00171EEB" w14:paraId="6FDD2A37" w14:textId="77777777">
      <w:pPr>
        <w:rPr>
          <w:rFonts w:ascii="Times New Roman" w:hAnsi="Times New Roman" w:cs="Times New Roman"/>
        </w:rPr>
      </w:pPr>
    </w:p>
    <w:p w:rsidRPr="00BB081A" w:rsidR="00866720" w:rsidP="007A6193" w:rsidRDefault="00866720" w14:paraId="347D6213" w14:textId="77777777">
      <w:pPr>
        <w:rPr>
          <w:rFonts w:ascii="Times New Roman" w:hAnsi="Times New Roman" w:cs="Times New Roman"/>
        </w:rPr>
      </w:pPr>
    </w:p>
    <w:p w:rsidRPr="00BB081A" w:rsidR="00866720" w:rsidP="007A6193" w:rsidRDefault="00866720" w14:paraId="29BEAA94" w14:textId="77777777">
      <w:pPr>
        <w:rPr>
          <w:rFonts w:ascii="Times New Roman" w:hAnsi="Times New Roman" w:cs="Times New Roman"/>
        </w:rPr>
      </w:pPr>
    </w:p>
    <w:p w:rsidR="00024F82" w:rsidP="00024F82" w:rsidRDefault="00477508" w14:paraId="1A94FF8B" w14:textId="319E6755">
      <w:pPr>
        <w:pStyle w:val="Antrat2"/>
      </w:pPr>
      <w:bookmarkStart w:name="_Toc225450984" w:id="417"/>
      <w:r>
        <w:t>2</w:t>
      </w:r>
      <w:r w:rsidR="00866720">
        <w:t>.</w:t>
      </w:r>
      <w:r>
        <w:t>4</w:t>
      </w:r>
      <w:r w:rsidR="00866720">
        <w:t>. Įvairių Europos šalių mokslinių tyrimų duomenų infrastruktūros ir valdysenos modeliai</w:t>
      </w:r>
      <w:bookmarkEnd w:id="417"/>
      <w:r w:rsidR="00866720">
        <w:t xml:space="preserve"> </w:t>
      </w:r>
    </w:p>
    <w:p w:rsidRPr="00BB081A" w:rsidR="00866720" w:rsidP="007A6193" w:rsidRDefault="00866720" w14:paraId="4944A730" w14:textId="77777777">
      <w:pPr>
        <w:rPr>
          <w:rFonts w:ascii="Times New Roman" w:hAnsi="Times New Roman" w:cs="Times New Roman"/>
        </w:rPr>
      </w:pPr>
    </w:p>
    <w:p w:rsidRPr="00BB081A" w:rsidR="00866720" w:rsidP="007A6193" w:rsidRDefault="00866720" w14:paraId="69CEB094" w14:textId="77777777">
      <w:pPr>
        <w:rPr>
          <w:rFonts w:ascii="Times New Roman" w:hAnsi="Times New Roman" w:cs="Times New Roman"/>
        </w:rPr>
      </w:pPr>
    </w:p>
    <w:p w:rsidRPr="00955FC3" w:rsidR="00866720" w:rsidP="4D65AB0A" w:rsidRDefault="3BEDFE43" w14:paraId="39591D4B" w14:textId="020E98FC">
      <w:pPr>
        <w:spacing w:line="259" w:lineRule="auto"/>
        <w:ind w:firstLine="567"/>
        <w:rPr>
          <w:rFonts w:ascii="Times New Roman" w:hAnsi="Times New Roman" w:cs="Times New Roman"/>
          <w:lang w:val="es-ES"/>
        </w:rPr>
      </w:pPr>
      <w:r w:rsidRPr="2E260C7A">
        <w:rPr>
          <w:rFonts w:ascii="Times New Roman" w:hAnsi="Times New Roman" w:cs="Times New Roman"/>
        </w:rPr>
        <w:t>Žvilgsnis į</w:t>
      </w:r>
      <w:r w:rsidRPr="2E260C7A" w:rsidR="76904309">
        <w:rPr>
          <w:rFonts w:ascii="Times New Roman" w:hAnsi="Times New Roman" w:cs="Times New Roman"/>
        </w:rPr>
        <w:t xml:space="preserve"> kitų</w:t>
      </w:r>
      <w:r w:rsidRPr="2E260C7A" w:rsidR="480C745D">
        <w:rPr>
          <w:rFonts w:ascii="Times New Roman" w:hAnsi="Times New Roman" w:cs="Times New Roman"/>
        </w:rPr>
        <w:t xml:space="preserve"> Europos valstybių</w:t>
      </w:r>
      <w:r w:rsidRPr="2E260C7A" w:rsidR="76904309">
        <w:rPr>
          <w:rFonts w:ascii="Times New Roman" w:hAnsi="Times New Roman" w:cs="Times New Roman"/>
        </w:rPr>
        <w:t xml:space="preserve"> MTD ekosistem</w:t>
      </w:r>
      <w:r w:rsidRPr="2E260C7A" w:rsidR="6B9E6FFD">
        <w:rPr>
          <w:rFonts w:ascii="Times New Roman" w:hAnsi="Times New Roman" w:cs="Times New Roman"/>
        </w:rPr>
        <w:t>as</w:t>
      </w:r>
      <w:r w:rsidRPr="2E260C7A" w:rsidR="76904309">
        <w:rPr>
          <w:rFonts w:ascii="Times New Roman" w:hAnsi="Times New Roman" w:cs="Times New Roman"/>
        </w:rPr>
        <w:t xml:space="preserve"> </w:t>
      </w:r>
      <w:r w:rsidRPr="2E260C7A" w:rsidR="08096CB4">
        <w:rPr>
          <w:rFonts w:ascii="Times New Roman" w:hAnsi="Times New Roman" w:cs="Times New Roman"/>
        </w:rPr>
        <w:t>atskleidži</w:t>
      </w:r>
      <w:r w:rsidRPr="2E260C7A" w:rsidR="4C743698">
        <w:rPr>
          <w:rFonts w:ascii="Times New Roman" w:hAnsi="Times New Roman" w:cs="Times New Roman"/>
        </w:rPr>
        <w:t>a</w:t>
      </w:r>
      <w:r w:rsidRPr="2E260C7A" w:rsidR="08096CB4">
        <w:rPr>
          <w:rFonts w:ascii="Times New Roman" w:hAnsi="Times New Roman" w:cs="Times New Roman"/>
        </w:rPr>
        <w:t xml:space="preserve"> </w:t>
      </w:r>
      <w:r w:rsidRPr="2E260C7A" w:rsidR="65F8B81F">
        <w:rPr>
          <w:rFonts w:ascii="Times New Roman" w:hAnsi="Times New Roman" w:cs="Times New Roman"/>
        </w:rPr>
        <w:t xml:space="preserve"> mokslinių tyrimų duomenims skirt</w:t>
      </w:r>
      <w:r w:rsidRPr="2E260C7A" w:rsidR="0651BD4F">
        <w:rPr>
          <w:rFonts w:ascii="Times New Roman" w:hAnsi="Times New Roman" w:cs="Times New Roman"/>
        </w:rPr>
        <w:t xml:space="preserve">ų </w:t>
      </w:r>
      <w:r w:rsidRPr="2E260C7A" w:rsidR="65F8B81F">
        <w:rPr>
          <w:rFonts w:ascii="Times New Roman" w:hAnsi="Times New Roman" w:cs="Times New Roman"/>
        </w:rPr>
        <w:t>infrastruktūr</w:t>
      </w:r>
      <w:r w:rsidRPr="2E260C7A" w:rsidR="47BE3547">
        <w:rPr>
          <w:rFonts w:ascii="Times New Roman" w:hAnsi="Times New Roman" w:cs="Times New Roman"/>
        </w:rPr>
        <w:t xml:space="preserve">ų, </w:t>
      </w:r>
      <w:r w:rsidRPr="2E260C7A" w:rsidR="681CD3FE">
        <w:rPr>
          <w:rFonts w:ascii="Times New Roman" w:hAnsi="Times New Roman" w:cs="Times New Roman"/>
        </w:rPr>
        <w:t>MTD</w:t>
      </w:r>
      <w:r w:rsidRPr="2E260C7A" w:rsidR="65F8B81F">
        <w:rPr>
          <w:rFonts w:ascii="Times New Roman" w:hAnsi="Times New Roman" w:cs="Times New Roman"/>
        </w:rPr>
        <w:t xml:space="preserve"> valdymo politik</w:t>
      </w:r>
      <w:r w:rsidRPr="2E260C7A" w:rsidR="54A83AC1">
        <w:rPr>
          <w:rFonts w:ascii="Times New Roman" w:hAnsi="Times New Roman" w:cs="Times New Roman"/>
        </w:rPr>
        <w:t>ų ir</w:t>
      </w:r>
      <w:r w:rsidRPr="2E260C7A" w:rsidR="65F8B81F">
        <w:rPr>
          <w:rFonts w:ascii="Times New Roman" w:hAnsi="Times New Roman" w:cs="Times New Roman"/>
        </w:rPr>
        <w:t xml:space="preserve"> atsakomybių už  sritį paskirstym</w:t>
      </w:r>
      <w:r w:rsidRPr="2E260C7A" w:rsidR="266A0AE9">
        <w:rPr>
          <w:rFonts w:ascii="Times New Roman" w:hAnsi="Times New Roman" w:cs="Times New Roman"/>
        </w:rPr>
        <w:t>o įvairovę</w:t>
      </w:r>
      <w:r w:rsidRPr="2E260C7A" w:rsidR="65F8B81F">
        <w:rPr>
          <w:rFonts w:ascii="Times New Roman" w:hAnsi="Times New Roman" w:cs="Times New Roman"/>
        </w:rPr>
        <w:t xml:space="preserve">. </w:t>
      </w:r>
      <w:r w:rsidRPr="2E260C7A" w:rsidR="457708A4">
        <w:rPr>
          <w:rFonts w:ascii="Times New Roman" w:hAnsi="Times New Roman" w:cs="Times New Roman"/>
        </w:rPr>
        <w:t>Būtent individualūs</w:t>
      </w:r>
      <w:r w:rsidRPr="2E260C7A" w:rsidR="4E245708">
        <w:rPr>
          <w:rFonts w:ascii="Times New Roman" w:hAnsi="Times New Roman" w:cs="Times New Roman"/>
        </w:rPr>
        <w:t xml:space="preserve"> MTD ekosistemos ypatumai</w:t>
      </w:r>
      <w:r w:rsidRPr="2E260C7A" w:rsidR="65F8B81F">
        <w:rPr>
          <w:rFonts w:ascii="Times New Roman" w:hAnsi="Times New Roman" w:cs="Times New Roman"/>
        </w:rPr>
        <w:t xml:space="preserve"> </w:t>
      </w:r>
      <w:r w:rsidRPr="2E260C7A" w:rsidR="77A7D1C5">
        <w:rPr>
          <w:rFonts w:ascii="Times New Roman" w:hAnsi="Times New Roman" w:cs="Times New Roman"/>
        </w:rPr>
        <w:t>dažnai ir nulemia šalies</w:t>
      </w:r>
      <w:r w:rsidRPr="2E260C7A" w:rsidR="65F8B81F">
        <w:rPr>
          <w:rFonts w:ascii="Times New Roman" w:hAnsi="Times New Roman" w:cs="Times New Roman"/>
        </w:rPr>
        <w:t xml:space="preserve"> bendradarbiavimo su EOSC ir </w:t>
      </w:r>
      <w:r w:rsidRPr="2E260C7A" w:rsidR="10FD3AEE">
        <w:rPr>
          <w:rFonts w:ascii="Times New Roman" w:hAnsi="Times New Roman" w:cs="Times New Roman"/>
        </w:rPr>
        <w:t>įsijungimo į</w:t>
      </w:r>
      <w:r w:rsidRPr="2E260C7A" w:rsidR="65F8B81F">
        <w:rPr>
          <w:rFonts w:ascii="Times New Roman" w:hAnsi="Times New Roman" w:cs="Times New Roman"/>
        </w:rPr>
        <w:t xml:space="preserve"> jo plėtr</w:t>
      </w:r>
      <w:r w:rsidRPr="2E260C7A" w:rsidR="7025F3F1">
        <w:rPr>
          <w:rFonts w:ascii="Times New Roman" w:hAnsi="Times New Roman" w:cs="Times New Roman"/>
        </w:rPr>
        <w:t>ą</w:t>
      </w:r>
      <w:r w:rsidRPr="2E260C7A" w:rsidR="65F8B81F">
        <w:rPr>
          <w:rFonts w:ascii="Times New Roman" w:hAnsi="Times New Roman" w:cs="Times New Roman"/>
        </w:rPr>
        <w:t xml:space="preserve"> formato pasirinkimui. </w:t>
      </w:r>
      <w:r w:rsidRPr="2E260C7A" w:rsidR="6C1A31AA">
        <w:rPr>
          <w:rFonts w:ascii="Times New Roman" w:hAnsi="Times New Roman" w:cs="Times New Roman"/>
        </w:rPr>
        <w:t>Kitų šalių patirtis gali būti naudinga modeliuojant Lietuvos MTD ekosistemos vystymą ir jos integraciją į EOSC, todėl naudinga apžvelgti kelet</w:t>
      </w:r>
      <w:r w:rsidRPr="2E260C7A" w:rsidR="5281EF8C">
        <w:rPr>
          <w:rFonts w:ascii="Times New Roman" w:hAnsi="Times New Roman" w:cs="Times New Roman"/>
        </w:rPr>
        <w:t>os</w:t>
      </w:r>
      <w:r w:rsidRPr="2E260C7A" w:rsidR="6C1A31AA">
        <w:rPr>
          <w:rFonts w:ascii="Times New Roman" w:hAnsi="Times New Roman" w:cs="Times New Roman"/>
        </w:rPr>
        <w:t xml:space="preserve"> pasi</w:t>
      </w:r>
      <w:r w:rsidRPr="2E260C7A" w:rsidR="094C9EA6">
        <w:rPr>
          <w:rFonts w:ascii="Times New Roman" w:hAnsi="Times New Roman" w:cs="Times New Roman"/>
        </w:rPr>
        <w:t xml:space="preserve">rinktų </w:t>
      </w:r>
      <w:r w:rsidRPr="2E260C7A" w:rsidR="6079E8C2">
        <w:rPr>
          <w:rFonts w:ascii="Times New Roman" w:hAnsi="Times New Roman" w:cs="Times New Roman"/>
        </w:rPr>
        <w:t>šalių</w:t>
      </w:r>
      <w:r w:rsidRPr="2E260C7A" w:rsidR="549979A7">
        <w:rPr>
          <w:rFonts w:ascii="Times New Roman" w:hAnsi="Times New Roman" w:cs="Times New Roman"/>
        </w:rPr>
        <w:t xml:space="preserve"> MTD ekosistemos modelius </w:t>
      </w:r>
      <w:r w:rsidRPr="2E260C7A" w:rsidR="7303BCF9">
        <w:rPr>
          <w:rFonts w:ascii="Times New Roman" w:hAnsi="Times New Roman" w:cs="Times New Roman"/>
        </w:rPr>
        <w:t xml:space="preserve">bei jų </w:t>
      </w:r>
      <w:r w:rsidRPr="2E260C7A" w:rsidR="549979A7">
        <w:rPr>
          <w:rFonts w:ascii="Times New Roman" w:hAnsi="Times New Roman" w:cs="Times New Roman"/>
        </w:rPr>
        <w:t>patirtį ir (arba strateginius tikslus integracijos į EOSC at</w:t>
      </w:r>
      <w:r w:rsidRPr="2E260C7A" w:rsidR="5BA4D6FC">
        <w:rPr>
          <w:rFonts w:ascii="Times New Roman" w:hAnsi="Times New Roman" w:cs="Times New Roman"/>
        </w:rPr>
        <w:t>žvilgiu</w:t>
      </w:r>
      <w:r w:rsidRPr="2E260C7A" w:rsidR="549979A7">
        <w:rPr>
          <w:rFonts w:ascii="Times New Roman" w:hAnsi="Times New Roman" w:cs="Times New Roman"/>
        </w:rPr>
        <w:t>)</w:t>
      </w:r>
      <w:r w:rsidRPr="2E260C7A" w:rsidR="079C918B">
        <w:rPr>
          <w:rFonts w:ascii="Times New Roman" w:hAnsi="Times New Roman" w:cs="Times New Roman"/>
        </w:rPr>
        <w:t xml:space="preserve">. </w:t>
      </w:r>
      <w:r w:rsidRPr="2E260C7A" w:rsidR="65F8B81F">
        <w:rPr>
          <w:rFonts w:ascii="Times New Roman" w:hAnsi="Times New Roman" w:cs="Times New Roman"/>
        </w:rPr>
        <w:t xml:space="preserve">Žemiau pateikiama dešimties </w:t>
      </w:r>
      <w:r w:rsidR="00477508">
        <w:rPr>
          <w:rFonts w:ascii="Times New Roman" w:hAnsi="Times New Roman" w:cs="Times New Roman"/>
        </w:rPr>
        <w:t>ES</w:t>
      </w:r>
      <w:r w:rsidRPr="2E260C7A" w:rsidR="65F8B81F">
        <w:rPr>
          <w:rFonts w:ascii="Times New Roman" w:hAnsi="Times New Roman" w:cs="Times New Roman"/>
        </w:rPr>
        <w:t xml:space="preserve"> valstybių mokslinių tyrimų duomenų valdysenos ir infrastruktūros modelių bei jų planų EOSC atžvilgiu apžvalga. Į apžvalgą įtrauktos valstybės, kurios </w:t>
      </w:r>
      <w:r w:rsidR="00477508">
        <w:rPr>
          <w:rFonts w:ascii="Times New Roman" w:hAnsi="Times New Roman" w:cs="Times New Roman"/>
        </w:rPr>
        <w:t xml:space="preserve">MTD </w:t>
      </w:r>
      <w:r w:rsidRPr="2E260C7A" w:rsidR="65F8B81F">
        <w:rPr>
          <w:rFonts w:ascii="Times New Roman" w:hAnsi="Times New Roman" w:cs="Times New Roman"/>
        </w:rPr>
        <w:t xml:space="preserve">valdymo srityje laikomos Europos lyderėmis, taip pat su Lietuva besiribojančios ar panašumų su ja turinčios šalys. </w:t>
      </w:r>
    </w:p>
    <w:p w:rsidRPr="00BB081A" w:rsidR="006E02A0" w:rsidP="006C233F" w:rsidRDefault="006E02A0" w14:paraId="4CBCB2B3" w14:textId="77777777">
      <w:pPr>
        <w:pStyle w:val="Antrat3"/>
      </w:pPr>
    </w:p>
    <w:p w:rsidRPr="006E02A0" w:rsidR="00866720" w:rsidP="006C233F" w:rsidRDefault="007A268F" w14:paraId="2AC5A5EE" w14:textId="148C43C6">
      <w:pPr>
        <w:pStyle w:val="Antrat3"/>
      </w:pPr>
      <w:bookmarkStart w:name="_Toc225450985" w:id="418"/>
      <w:r>
        <w:t>2</w:t>
      </w:r>
      <w:r w:rsidR="006C233F">
        <w:t>.</w:t>
      </w:r>
      <w:r>
        <w:t>4</w:t>
      </w:r>
      <w:r w:rsidR="006C233F">
        <w:t xml:space="preserve">.1. </w:t>
      </w:r>
      <w:r w:rsidR="00866720">
        <w:t>Airija</w:t>
      </w:r>
      <w:bookmarkEnd w:id="418"/>
    </w:p>
    <w:p w:rsidRPr="00955FC3" w:rsidR="00866720" w:rsidP="007A6193" w:rsidRDefault="00866720" w14:paraId="7B7B7393" w14:textId="77777777">
      <w:pPr>
        <w:rPr>
          <w:rFonts w:ascii="Times New Roman" w:hAnsi="Times New Roman" w:cs="Times New Roman"/>
          <w:lang w:val="es-ES"/>
        </w:rPr>
      </w:pPr>
      <w:r w:rsidRPr="2E260C7A">
        <w:rPr>
          <w:rFonts w:ascii="Times New Roman" w:hAnsi="Times New Roman" w:cs="Times New Roman"/>
        </w:rPr>
        <w:t xml:space="preserve">Airijoje taikomas centralizuotas–mišrus mokslinių tyrimų duomenų valdymo modelis, kuriame aiškiai atskirtos politikos koordinavimo, techninės infrastruktūros ir duomenų kuravimo funkcijos. Nacionalinį strateginį koordinavimą vykdo Nacionalinis atvirojo mokslo forumas (angl. </w:t>
      </w:r>
      <w:r w:rsidRPr="2E260C7A">
        <w:rPr>
          <w:rFonts w:ascii="Times New Roman" w:hAnsi="Times New Roman" w:cs="Times New Roman"/>
          <w:i/>
          <w:iCs/>
        </w:rPr>
        <w:t>National Open Research Forum</w:t>
      </w:r>
      <w:r w:rsidRPr="2E260C7A">
        <w:rPr>
          <w:rFonts w:ascii="Times New Roman" w:hAnsi="Times New Roman" w:cs="Times New Roman"/>
        </w:rPr>
        <w:t>, NORF) – tarpsektorinė platforma, jungianti mokslo finansuotojus, aukštojo mokslo institucijas, akademines bibliotekas ir mokslinių tyrimų infrastruktūrų teikėjus. NORF yra atsakinga už Nacionalinio atvirojo mokslo plano 2022–2030 m. įgyvendinimo stebėseną ir politikos derinimą su EOSC principais.</w:t>
      </w:r>
    </w:p>
    <w:p w:rsidRPr="00955FC3" w:rsidR="006E02A0" w:rsidP="006E02A0" w:rsidRDefault="00866720" w14:paraId="77A0EEA5" w14:textId="38CE4625">
      <w:pPr>
        <w:ind w:firstLine="567"/>
        <w:rPr>
          <w:rFonts w:ascii="Times New Roman" w:hAnsi="Times New Roman" w:cs="Times New Roman"/>
          <w:lang w:val="es-ES"/>
        </w:rPr>
      </w:pPr>
      <w:r w:rsidRPr="2E260C7A">
        <w:rPr>
          <w:rFonts w:ascii="Times New Roman" w:hAnsi="Times New Roman" w:cs="Times New Roman"/>
        </w:rPr>
        <w:t xml:space="preserve">Pagrindinė nacionalinė duomenų infrastruktūra – </w:t>
      </w:r>
      <w:commentRangeStart w:id="419"/>
      <w:commentRangeStart w:id="1489902979"/>
      <w:r w:rsidRPr="2E260C7A">
        <w:rPr>
          <w:rFonts w:ascii="Times New Roman" w:hAnsi="Times New Roman" w:cs="Times New Roman"/>
          <w:i/>
          <w:iCs/>
        </w:rPr>
        <w:t>Digital Repository of Ireland</w:t>
      </w:r>
      <w:r w:rsidRPr="2E260C7A">
        <w:rPr>
          <w:rFonts w:ascii="Times New Roman" w:hAnsi="Times New Roman" w:cs="Times New Roman"/>
        </w:rPr>
        <w:t xml:space="preserve"> (DRI)</w:t>
      </w:r>
      <w:commentRangeEnd w:id="419"/>
      <w:r w:rsidRPr="2E260C7A" w:rsidR="00186375">
        <w:rPr>
          <w:rStyle w:val="Komentaronuoroda"/>
          <w:rFonts w:ascii="Times New Roman" w:hAnsi="Times New Roman" w:cs="Times New Roman"/>
          <w:sz w:val="24"/>
          <w:szCs w:val="24"/>
        </w:rPr>
        <w:commentReference w:id="419"/>
      </w:r>
      <w:commentRangeEnd w:id="1489902979"/>
      <w:r>
        <w:rPr>
          <w:rStyle w:val="CommentReference"/>
        </w:rPr>
        <w:commentReference w:id="1489902979"/>
      </w:r>
      <w:r w:rsidRPr="2E260C7A">
        <w:rPr>
          <w:rFonts w:ascii="Times New Roman" w:hAnsi="Times New Roman" w:cs="Times New Roman"/>
        </w:rPr>
        <w:t xml:space="preserve">, veikianti kaip patikima ilgalaikio mokslinių tyrimų duomenų saugojimo ir metaduomenų agregavimo platforma. DRI palaiko centralizuotą metaduomenų katalogą, grindžiamą Dublin Core ir </w:t>
      </w:r>
      <w:r w:rsidRPr="2E260C7A">
        <w:rPr>
          <w:rFonts w:ascii="Times New Roman" w:hAnsi="Times New Roman" w:cs="Times New Roman"/>
          <w:i/>
          <w:iCs/>
        </w:rPr>
        <w:t>Metadata Object Description Schema</w:t>
      </w:r>
      <w:r w:rsidRPr="2E260C7A">
        <w:rPr>
          <w:rFonts w:ascii="Times New Roman" w:hAnsi="Times New Roman" w:cs="Times New Roman"/>
        </w:rPr>
        <w:t xml:space="preserve"> (MODS) metaduomenų schemomis, ir yra pilnai integruota su OpenAIRE, ORCID (</w:t>
      </w:r>
      <w:r w:rsidR="00186375">
        <w:rPr>
          <w:rFonts w:ascii="Times New Roman" w:hAnsi="Times New Roman" w:cs="Times New Roman"/>
        </w:rPr>
        <w:t xml:space="preserve">angl. </w:t>
      </w:r>
      <w:r w:rsidRPr="00186375">
        <w:rPr>
          <w:rFonts w:ascii="Times New Roman" w:hAnsi="Times New Roman" w:cs="Times New Roman"/>
          <w:i/>
          <w:iCs/>
        </w:rPr>
        <w:t>O</w:t>
      </w:r>
      <w:r w:rsidRPr="2E260C7A">
        <w:rPr>
          <w:rFonts w:ascii="Times New Roman" w:hAnsi="Times New Roman" w:cs="Times New Roman"/>
          <w:i/>
          <w:iCs/>
        </w:rPr>
        <w:t>pen Researcher and Contributor ID</w:t>
      </w:r>
      <w:r w:rsidRPr="2E260C7A">
        <w:rPr>
          <w:rFonts w:ascii="Times New Roman" w:hAnsi="Times New Roman" w:cs="Times New Roman"/>
        </w:rPr>
        <w:t>) ir DataCite infrastruktūromis. Talpykloje suteikiami DOI tyrimų duomenims, o nacionaliniu lygmeniu siekiama, kad visi viešai finansuojami tyrimai turėtų DVP, susietus su DRI teikiamomis paslaugomis.</w:t>
      </w:r>
    </w:p>
    <w:p w:rsidRPr="00955FC3" w:rsidR="006E02A0" w:rsidP="006E02A0" w:rsidRDefault="23C5AAA3" w14:paraId="613B1D77" w14:textId="77777777">
      <w:pPr>
        <w:ind w:firstLine="567"/>
        <w:rPr>
          <w:rFonts w:ascii="Times New Roman" w:hAnsi="Times New Roman" w:cs="Times New Roman"/>
          <w:lang w:val="es-ES"/>
        </w:rPr>
      </w:pPr>
      <w:r w:rsidRPr="2E260C7A">
        <w:rPr>
          <w:rFonts w:ascii="Times New Roman" w:hAnsi="Times New Roman" w:cs="Times New Roman"/>
        </w:rPr>
        <w:t xml:space="preserve">Techninę prieigą, tinklų infrastruktūrą ir autentifikavimo sprendimus teikia </w:t>
      </w:r>
      <w:r w:rsidRPr="2E260C7A">
        <w:rPr>
          <w:rStyle w:val="Grietas"/>
          <w:rFonts w:ascii="Times New Roman" w:hAnsi="Times New Roman" w:cs="Times New Roman"/>
          <w:b w:val="0"/>
          <w:bCs w:val="0"/>
          <w:color w:val="000000" w:themeColor="text1"/>
        </w:rPr>
        <w:t>HEAnet</w:t>
      </w:r>
      <w:r w:rsidRPr="2E260C7A">
        <w:rPr>
          <w:rFonts w:ascii="Times New Roman" w:hAnsi="Times New Roman" w:cs="Times New Roman"/>
        </w:rPr>
        <w:t>, veikiantis kaip N</w:t>
      </w:r>
      <w:r w:rsidRPr="2E260C7A">
        <w:rPr>
          <w:rStyle w:val="Grietas"/>
          <w:rFonts w:ascii="Times New Roman" w:hAnsi="Times New Roman" w:cs="Times New Roman"/>
          <w:b w:val="0"/>
          <w:bCs w:val="0"/>
          <w:color w:val="000000" w:themeColor="text1"/>
        </w:rPr>
        <w:t>acionalinis mokslo ir studijų tinklas (angl.</w:t>
      </w:r>
      <w:r w:rsidRPr="2E260C7A">
        <w:rPr>
          <w:rStyle w:val="Grietas"/>
          <w:rFonts w:ascii="Times New Roman" w:hAnsi="Times New Roman" w:cs="Times New Roman"/>
          <w:color w:val="000000" w:themeColor="text1"/>
        </w:rPr>
        <w:t xml:space="preserve"> </w:t>
      </w:r>
      <w:r w:rsidRPr="2E260C7A">
        <w:rPr>
          <w:rStyle w:val="Emfaz"/>
          <w:rFonts w:ascii="Times New Roman" w:hAnsi="Times New Roman" w:cs="Times New Roman"/>
          <w:color w:val="000000" w:themeColor="text1"/>
        </w:rPr>
        <w:t>National Research and Education Network</w:t>
      </w:r>
      <w:r w:rsidRPr="2E260C7A">
        <w:rPr>
          <w:rStyle w:val="Grietas"/>
          <w:rFonts w:ascii="Times New Roman" w:hAnsi="Times New Roman" w:cs="Times New Roman"/>
          <w:color w:val="000000" w:themeColor="text1"/>
        </w:rPr>
        <w:t xml:space="preserve">, </w:t>
      </w:r>
      <w:r w:rsidRPr="2E260C7A">
        <w:rPr>
          <w:rStyle w:val="Grietas"/>
          <w:rFonts w:ascii="Times New Roman" w:hAnsi="Times New Roman" w:cs="Times New Roman"/>
          <w:b w:val="0"/>
          <w:bCs w:val="0"/>
          <w:color w:val="000000" w:themeColor="text1"/>
        </w:rPr>
        <w:t>NREN)</w:t>
      </w:r>
      <w:r w:rsidRPr="2E260C7A">
        <w:rPr>
          <w:rFonts w:ascii="Times New Roman" w:hAnsi="Times New Roman" w:cs="Times New Roman"/>
        </w:rPr>
        <w:t xml:space="preserve">. HEAnet užtikrina patikimą prieigą prie DRI ir kitų skaitmeninių mokslinių tyrimų paslaugų, sudarydamas sąlygas </w:t>
      </w:r>
      <w:r w:rsidRPr="2E260C7A">
        <w:rPr>
          <w:rStyle w:val="Grietas"/>
          <w:rFonts w:ascii="Times New Roman" w:hAnsi="Times New Roman" w:cs="Times New Roman"/>
          <w:b w:val="0"/>
          <w:bCs w:val="0"/>
          <w:color w:val="000000" w:themeColor="text1"/>
        </w:rPr>
        <w:t>federuotai prieigai</w:t>
      </w:r>
      <w:r w:rsidRPr="2E260C7A">
        <w:rPr>
          <w:rFonts w:ascii="Times New Roman" w:hAnsi="Times New Roman" w:cs="Times New Roman"/>
        </w:rPr>
        <w:t xml:space="preserve"> ir tarptautiniam sistemų sąveikumui.</w:t>
      </w:r>
    </w:p>
    <w:p w:rsidRPr="00955FC3" w:rsidR="006E02A0" w:rsidP="5458FC99" w:rsidRDefault="23C5AAA3" w14:paraId="2DEEE363" w14:textId="59197008">
      <w:pPr>
        <w:ind w:firstLine="567"/>
        <w:rPr>
          <w:rFonts w:ascii="Times New Roman" w:hAnsi="Times New Roman" w:cs="Times New Roman"/>
          <w:lang w:val="es-ES"/>
        </w:rPr>
      </w:pPr>
      <w:r w:rsidRPr="2E260C7A">
        <w:rPr>
          <w:rFonts w:ascii="Times New Roman" w:hAnsi="Times New Roman" w:cs="Times New Roman"/>
        </w:rPr>
        <w:t xml:space="preserve">Airijoje duomenų </w:t>
      </w:r>
      <w:r w:rsidR="00F826CD">
        <w:rPr>
          <w:rFonts w:ascii="Times New Roman" w:hAnsi="Times New Roman" w:cs="Times New Roman"/>
        </w:rPr>
        <w:t>stiuardų</w:t>
      </w:r>
      <w:r w:rsidRPr="2E260C7A">
        <w:rPr>
          <w:rFonts w:ascii="Times New Roman" w:hAnsi="Times New Roman" w:cs="Times New Roman"/>
        </w:rPr>
        <w:t xml:space="preserve"> funkcija vystoma decentralizuotu, instituciniu principu, glaudžiai susieta su universitetų bibliotekomis ir mokslinių tyrimų palaikymo padaliniais. Nacionaliniu lygmeniu NORF koordinuoja bendrą strateginę kryptį. Taip pat šalyje veikia nacionalinis duomenų </w:t>
      </w:r>
      <w:r w:rsidR="00F826CD">
        <w:rPr>
          <w:rFonts w:ascii="Times New Roman" w:hAnsi="Times New Roman" w:cs="Times New Roman"/>
        </w:rPr>
        <w:t>stiuardų</w:t>
      </w:r>
      <w:r w:rsidRPr="2E260C7A">
        <w:rPr>
          <w:rFonts w:ascii="Times New Roman" w:hAnsi="Times New Roman" w:cs="Times New Roman"/>
        </w:rPr>
        <w:t xml:space="preserve"> tinklas (</w:t>
      </w:r>
      <w:r w:rsidRPr="2E260C7A">
        <w:rPr>
          <w:rFonts w:ascii="Times New Roman" w:hAnsi="Times New Roman" w:cs="Times New Roman"/>
          <w:i/>
          <w:iCs/>
        </w:rPr>
        <w:t xml:space="preserve">Sonraí, </w:t>
      </w:r>
      <w:hyperlink r:id="rId46">
        <w:r w:rsidRPr="2E260C7A">
          <w:rPr>
            <w:rStyle w:val="Hipersaitas"/>
            <w:rFonts w:ascii="Times New Roman" w:hAnsi="Times New Roman" w:cs="Times New Roman"/>
            <w:i/>
            <w:iCs/>
            <w:color w:val="000000" w:themeColor="text1"/>
          </w:rPr>
          <w:t>Irish Data Stewardship Network</w:t>
        </w:r>
      </w:hyperlink>
      <w:r w:rsidRPr="2E260C7A">
        <w:rPr>
          <w:rFonts w:ascii="Times New Roman" w:hAnsi="Times New Roman" w:cs="Times New Roman"/>
        </w:rPr>
        <w:t>).</w:t>
      </w:r>
    </w:p>
    <w:p w:rsidRPr="00955FC3" w:rsidR="00866720" w:rsidP="006E02A0" w:rsidRDefault="06A7E93C" w14:paraId="223E66A6" w14:textId="53578AF6">
      <w:pPr>
        <w:ind w:firstLine="567"/>
        <w:rPr>
          <w:rFonts w:ascii="Times New Roman" w:hAnsi="Times New Roman" w:cs="Times New Roman"/>
          <w:lang w:val="es-ES"/>
        </w:rPr>
      </w:pPr>
      <w:r w:rsidRPr="2E260C7A">
        <w:rPr>
          <w:rFonts w:ascii="Times New Roman" w:hAnsi="Times New Roman" w:cs="Times New Roman"/>
        </w:rPr>
        <w:t xml:space="preserve">Praktiniu lygmeniu duomenų </w:t>
      </w:r>
      <w:r w:rsidR="00EF06A0">
        <w:rPr>
          <w:rFonts w:ascii="Times New Roman" w:hAnsi="Times New Roman" w:cs="Times New Roman"/>
        </w:rPr>
        <w:t>stiuardų</w:t>
      </w:r>
      <w:r w:rsidRPr="2E260C7A">
        <w:rPr>
          <w:rFonts w:ascii="Times New Roman" w:hAnsi="Times New Roman" w:cs="Times New Roman"/>
        </w:rPr>
        <w:t xml:space="preserve"> paslaugas teikia instituciniai mokslinių tyrimų duomenų valdymo specialistai ir bibliotekininkai, bendradarbiaujantys su DRI. DRI aktyviai dalyvauja mokymuose, gairių rengime ir konsultavime, tačiau </w:t>
      </w:r>
      <w:r w:rsidRPr="00A3640C" w:rsidR="00A3640C">
        <w:rPr>
          <w:rFonts w:ascii="Times New Roman" w:hAnsi="Times New Roman" w:cs="Times New Roman"/>
        </w:rPr>
        <w:t>duomenų stiuardų</w:t>
      </w:r>
      <w:r w:rsidRPr="2E260C7A">
        <w:rPr>
          <w:rFonts w:ascii="Times New Roman" w:hAnsi="Times New Roman" w:cs="Times New Roman"/>
        </w:rPr>
        <w:t xml:space="preserve"> vaidmuo Airijoje išlieka integruotas į platesnes tyrimų palaikymo funkcijas, o ne apibrėžtas kaip atskira profesinė kategorija.</w:t>
      </w:r>
    </w:p>
    <w:p w:rsidR="5E83CA30" w:rsidP="5458FC99" w:rsidRDefault="1DD94C3B" w14:paraId="0E7BB392" w14:textId="77777777">
      <w:pPr>
        <w:ind w:firstLine="567"/>
        <w:rPr>
          <w:rFonts w:ascii="Times New Roman" w:hAnsi="Times New Roman" w:cs="Times New Roman"/>
          <w:lang w:val="es-ES"/>
        </w:rPr>
      </w:pPr>
      <w:r w:rsidRPr="2E260C7A">
        <w:rPr>
          <w:rFonts w:ascii="Times New Roman" w:hAnsi="Times New Roman" w:cs="Times New Roman"/>
        </w:rPr>
        <w:t xml:space="preserve">Airijos modelis laikytinas </w:t>
      </w:r>
      <w:r w:rsidRPr="2E260C7A">
        <w:rPr>
          <w:rStyle w:val="Grietas"/>
          <w:rFonts w:ascii="Times New Roman" w:hAnsi="Times New Roman" w:cs="Times New Roman"/>
          <w:b w:val="0"/>
          <w:bCs w:val="0"/>
          <w:color w:val="000000" w:themeColor="text1"/>
        </w:rPr>
        <w:t>funkciškai centralizuotu, tačiau techniškai lanksčiu</w:t>
      </w:r>
      <w:r w:rsidRPr="2E260C7A">
        <w:rPr>
          <w:rFonts w:ascii="Times New Roman" w:hAnsi="Times New Roman" w:cs="Times New Roman"/>
        </w:rPr>
        <w:t>: metaduomenys ir politikos principai telkiami nacionaliniu mastu, o pats duomenų saugojimas gali būti tiek centralizuotas (per DRI), tiek institucinis. Tai sudaro palankias sąlygas nuosekliai integracijai į EOSC ekosistemą.</w:t>
      </w:r>
    </w:p>
    <w:p w:rsidR="5458FC99" w:rsidP="5458FC99" w:rsidRDefault="5458FC99" w14:paraId="3A85B53E" w14:textId="2C1BBF94">
      <w:pPr>
        <w:ind w:firstLine="567"/>
        <w:rPr>
          <w:rFonts w:ascii="Times New Roman" w:hAnsi="Times New Roman" w:cs="Times New Roman"/>
          <w:lang w:val="es-ES"/>
        </w:rPr>
      </w:pPr>
    </w:p>
    <w:p w:rsidRPr="00955FC3" w:rsidR="006E02A0" w:rsidP="006E02A0" w:rsidRDefault="006E02A0" w14:paraId="584DA1AF" w14:textId="77777777">
      <w:pPr>
        <w:ind w:firstLine="567"/>
        <w:rPr>
          <w:rFonts w:ascii="Times New Roman" w:hAnsi="Times New Roman" w:cs="Times New Roman"/>
          <w:lang w:val="es-ES"/>
        </w:rPr>
      </w:pPr>
    </w:p>
    <w:p w:rsidRPr="006E02A0" w:rsidR="00866720" w:rsidP="001E5715" w:rsidRDefault="007A268F" w14:paraId="4EF4A095" w14:textId="27B94882">
      <w:pPr>
        <w:pStyle w:val="Antrat3"/>
        <w:rPr>
          <w:rFonts w:eastAsia="Times New Roman"/>
        </w:rPr>
      </w:pPr>
      <w:bookmarkStart w:name="_Toc225450986" w:id="420"/>
      <w:r>
        <w:rPr>
          <w:rFonts w:eastAsia="Times New Roman"/>
        </w:rPr>
        <w:t>2.4.</w:t>
      </w:r>
      <w:r w:rsidRPr="2E260C7A" w:rsidR="001E5715">
        <w:rPr>
          <w:rFonts w:eastAsia="Times New Roman"/>
        </w:rPr>
        <w:t xml:space="preserve">2.  </w:t>
      </w:r>
      <w:r w:rsidRPr="2E260C7A" w:rsidR="00866720">
        <w:rPr>
          <w:rFonts w:eastAsia="Times New Roman"/>
        </w:rPr>
        <w:t>Austrija</w:t>
      </w:r>
      <w:bookmarkEnd w:id="420"/>
      <w:r w:rsidRPr="2E260C7A" w:rsidR="00866720">
        <w:rPr>
          <w:rFonts w:eastAsia="Times New Roman"/>
        </w:rPr>
        <w:t xml:space="preserve"> </w:t>
      </w:r>
    </w:p>
    <w:p w:rsidRPr="00955FC3" w:rsidR="001E5715" w:rsidP="001E5715" w:rsidRDefault="00866720" w14:paraId="0A8CFED1" w14:textId="5D077643">
      <w:pPr>
        <w:ind w:firstLine="567"/>
        <w:rPr>
          <w:rFonts w:ascii="Times New Roman" w:hAnsi="Times New Roman" w:cs="Times New Roman"/>
          <w:lang w:val="es-ES" w:eastAsia="lt-LT"/>
        </w:rPr>
      </w:pPr>
      <w:r w:rsidRPr="2E260C7A">
        <w:rPr>
          <w:rFonts w:ascii="Times New Roman" w:hAnsi="Times New Roman" w:cs="Times New Roman"/>
        </w:rPr>
        <w:t xml:space="preserve">Austrijoje taikomas koordinuotas decentralizuotas </w:t>
      </w:r>
      <w:r w:rsidR="00634769">
        <w:rPr>
          <w:rFonts w:ascii="Times New Roman" w:hAnsi="Times New Roman" w:cs="Times New Roman"/>
        </w:rPr>
        <w:t>MTD</w:t>
      </w:r>
      <w:r w:rsidRPr="2E260C7A">
        <w:rPr>
          <w:rFonts w:ascii="Times New Roman" w:hAnsi="Times New Roman" w:cs="Times New Roman"/>
        </w:rPr>
        <w:t xml:space="preserve"> valdymo modelis, kryptingai orientuotas į integraciją į EOSC. Nacionalinį koordinavimą ir metodinę paramą užtikrina </w:t>
      </w:r>
      <w:r w:rsidRPr="2E260C7A">
        <w:rPr>
          <w:rFonts w:ascii="Times New Roman" w:hAnsi="Times New Roman" w:cs="Times New Roman"/>
          <w:i/>
          <w:iCs/>
        </w:rPr>
        <w:t>FAIR Office Austria</w:t>
      </w:r>
      <w:r w:rsidRPr="2E260C7A">
        <w:rPr>
          <w:rFonts w:ascii="Times New Roman" w:hAnsi="Times New Roman" w:cs="Times New Roman"/>
        </w:rPr>
        <w:t xml:space="preserve">, veikiantis kaip centrinis kompetencijų taškas FAIR duomenų, </w:t>
      </w:r>
      <w:r w:rsidR="00634769">
        <w:rPr>
          <w:rFonts w:ascii="Times New Roman" w:hAnsi="Times New Roman" w:cs="Times New Roman"/>
        </w:rPr>
        <w:t>MTD</w:t>
      </w:r>
      <w:r w:rsidRPr="2E260C7A">
        <w:rPr>
          <w:rFonts w:ascii="Times New Roman" w:hAnsi="Times New Roman" w:cs="Times New Roman"/>
        </w:rPr>
        <w:t xml:space="preserve"> valdymo politikų ir kompetencijų stiprinimo mokymų srityje.</w:t>
      </w:r>
    </w:p>
    <w:p w:rsidR="001E5715" w:rsidP="001E5715" w:rsidRDefault="00866720" w14:paraId="6AEF5751" w14:textId="795E23AB">
      <w:pPr>
        <w:ind w:firstLine="567"/>
        <w:rPr>
          <w:rFonts w:ascii="Times New Roman" w:hAnsi="Times New Roman" w:cs="Times New Roman"/>
          <w:lang w:eastAsia="lt-LT"/>
        </w:rPr>
      </w:pPr>
      <w:r w:rsidRPr="2E260C7A">
        <w:rPr>
          <w:rFonts w:ascii="Times New Roman" w:hAnsi="Times New Roman" w:cs="Times New Roman"/>
        </w:rPr>
        <w:t>Techninį pagrindą sudaro ACONET (</w:t>
      </w:r>
      <w:r w:rsidRPr="2E260C7A">
        <w:rPr>
          <w:rFonts w:ascii="Times New Roman" w:hAnsi="Times New Roman" w:cs="Times New Roman"/>
          <w:i/>
          <w:iCs/>
        </w:rPr>
        <w:t>Austrian Academic Computer Network</w:t>
      </w:r>
      <w:r w:rsidRPr="2E260C7A">
        <w:rPr>
          <w:rFonts w:ascii="Times New Roman" w:hAnsi="Times New Roman" w:cs="Times New Roman"/>
        </w:rPr>
        <w:t xml:space="preserve">) – nacionalinis mokslinių tyrimų ir švietimo tinklas, teikiantis ryšio, tapatybių ir prieigos valdymo infrastruktūros (angl. </w:t>
      </w:r>
      <w:r w:rsidRPr="2E260C7A">
        <w:rPr>
          <w:rFonts w:ascii="Times New Roman" w:hAnsi="Times New Roman" w:cs="Times New Roman"/>
          <w:i/>
          <w:iCs/>
        </w:rPr>
        <w:t>Authentication and Authorisation Infrastructure</w:t>
      </w:r>
      <w:r w:rsidRPr="2E260C7A">
        <w:rPr>
          <w:rFonts w:ascii="Times New Roman" w:hAnsi="Times New Roman" w:cs="Times New Roman"/>
        </w:rPr>
        <w:t xml:space="preserve">, AAI) ir kitas elektroninės infrastruktūros paslaugas. Finansavimo lygmeniu, Austrijos mokslo fondas (vok. </w:t>
      </w:r>
      <w:r w:rsidRPr="2E260C7A">
        <w:rPr>
          <w:rFonts w:ascii="Times New Roman" w:hAnsi="Times New Roman" w:cs="Times New Roman"/>
          <w:i/>
          <w:iCs/>
        </w:rPr>
        <w:t>Fonds zur Förderung der wissenschaftlichen Forschung</w:t>
      </w:r>
      <w:r w:rsidRPr="2E260C7A">
        <w:rPr>
          <w:rFonts w:ascii="Times New Roman" w:hAnsi="Times New Roman" w:cs="Times New Roman"/>
        </w:rPr>
        <w:t xml:space="preserve">, FWF) reikalauja, kad visi finansuojami projektai turėtų DVP, taip sistemingai stiprindamas </w:t>
      </w:r>
      <w:r w:rsidR="001648DF">
        <w:rPr>
          <w:rFonts w:ascii="Times New Roman" w:hAnsi="Times New Roman" w:cs="Times New Roman"/>
        </w:rPr>
        <w:t>MTD</w:t>
      </w:r>
      <w:r w:rsidRPr="2E260C7A">
        <w:rPr>
          <w:rFonts w:ascii="Times New Roman" w:hAnsi="Times New Roman" w:cs="Times New Roman"/>
        </w:rPr>
        <w:t xml:space="preserve"> valdymo praktikas institucijose.</w:t>
      </w:r>
    </w:p>
    <w:p w:rsidR="001E5715" w:rsidP="001E5715" w:rsidRDefault="00866720" w14:paraId="40175B1C" w14:textId="77777777">
      <w:pPr>
        <w:ind w:firstLine="567"/>
        <w:rPr>
          <w:rFonts w:ascii="Times New Roman" w:hAnsi="Times New Roman" w:cs="Times New Roman"/>
          <w:lang w:eastAsia="lt-LT"/>
        </w:rPr>
      </w:pPr>
      <w:r w:rsidRPr="2E260C7A">
        <w:rPr>
          <w:rFonts w:ascii="Times New Roman" w:hAnsi="Times New Roman" w:cs="Times New Roman"/>
        </w:rPr>
        <w:t xml:space="preserve">Metaduomenys nacionaliniu mastu jungiami per </w:t>
      </w:r>
      <w:r w:rsidRPr="2E260C7A">
        <w:rPr>
          <w:rFonts w:ascii="Times New Roman" w:hAnsi="Times New Roman" w:cs="Times New Roman"/>
          <w:i/>
          <w:iCs/>
        </w:rPr>
        <w:t>EOSC Austria Hub</w:t>
      </w:r>
      <w:r w:rsidRPr="2E260C7A">
        <w:rPr>
          <w:rFonts w:ascii="Times New Roman" w:hAnsi="Times New Roman" w:cs="Times New Roman"/>
        </w:rPr>
        <w:t xml:space="preserve"> – nacionalinį koordinavimo ir prieigos prie EOSC paslaugų tašką – ir </w:t>
      </w:r>
      <w:r w:rsidRPr="2E260C7A">
        <w:rPr>
          <w:rFonts w:ascii="Times New Roman" w:hAnsi="Times New Roman" w:cs="Times New Roman"/>
          <w:i/>
          <w:iCs/>
        </w:rPr>
        <w:t>DataHub Austria</w:t>
      </w:r>
      <w:r w:rsidRPr="2E260C7A">
        <w:rPr>
          <w:rFonts w:ascii="Times New Roman" w:hAnsi="Times New Roman" w:cs="Times New Roman"/>
        </w:rPr>
        <w:t xml:space="preserve">, veikiančią kaip nacionalinę mokslinių tyrimų duomenų ir paslaugų paieškos platformą. Metaduomenų sąveikai užtikrinti taikomos OpenAIRE gairės, naudojami DataCite DOI ir </w:t>
      </w:r>
      <w:r w:rsidRPr="2E260C7A">
        <w:rPr>
          <w:rFonts w:ascii="Times New Roman" w:hAnsi="Times New Roman" w:cs="Times New Roman"/>
          <w:i/>
          <w:iCs/>
        </w:rPr>
        <w:t>Research Organization Registry</w:t>
      </w:r>
      <w:r w:rsidRPr="2E260C7A">
        <w:rPr>
          <w:rFonts w:ascii="Times New Roman" w:hAnsi="Times New Roman" w:cs="Times New Roman"/>
        </w:rPr>
        <w:t xml:space="preserve"> (ROR) organizacijų identifikatoriai. Universitetai (pvz., Vienos technikos universitetas – TU Wien) dalyvauja federuotoje AAI sistemoje, leidžiančioje vieningą tyrėjų prisijungimą prie nacionalinių ir tarptautinių skaitmeninių paslaugų.</w:t>
      </w:r>
    </w:p>
    <w:p w:rsidR="001E5715" w:rsidP="001E5715" w:rsidRDefault="00866720" w14:paraId="0C65CBD8" w14:textId="498FD01E">
      <w:pPr>
        <w:ind w:firstLine="567"/>
        <w:rPr>
          <w:rFonts w:ascii="Times New Roman" w:hAnsi="Times New Roman" w:cs="Times New Roman"/>
          <w:lang w:eastAsia="lt-LT"/>
        </w:rPr>
      </w:pPr>
      <w:r w:rsidRPr="2E260C7A">
        <w:rPr>
          <w:rFonts w:ascii="Times New Roman" w:hAnsi="Times New Roman" w:cs="Times New Roman"/>
        </w:rPr>
        <w:t xml:space="preserve">Duomenų kuravimo kompetencijas Austrijoje stiprina </w:t>
      </w:r>
      <w:r w:rsidRPr="2E260C7A">
        <w:rPr>
          <w:rFonts w:ascii="Times New Roman" w:hAnsi="Times New Roman" w:cs="Times New Roman"/>
          <w:i/>
          <w:iCs/>
        </w:rPr>
        <w:t>RDM Exchange Network</w:t>
      </w:r>
      <w:r w:rsidRPr="2E260C7A">
        <w:rPr>
          <w:rFonts w:ascii="Times New Roman" w:hAnsi="Times New Roman" w:cs="Times New Roman"/>
        </w:rPr>
        <w:t xml:space="preserve"> – nacionalinis duomenų </w:t>
      </w:r>
      <w:r w:rsidR="001648DF">
        <w:rPr>
          <w:rFonts w:ascii="Times New Roman" w:hAnsi="Times New Roman" w:cs="Times New Roman"/>
        </w:rPr>
        <w:t>stiuardų</w:t>
      </w:r>
      <w:r w:rsidRPr="2E260C7A">
        <w:rPr>
          <w:rFonts w:ascii="Times New Roman" w:hAnsi="Times New Roman" w:cs="Times New Roman"/>
        </w:rPr>
        <w:t xml:space="preserve"> tinklas, orientuotas į mokymus, patirties mainus ir praktinę paramą tyrėjams.</w:t>
      </w:r>
    </w:p>
    <w:p w:rsidR="00866720" w:rsidP="001E5715" w:rsidRDefault="00866720" w14:paraId="54306CA9" w14:textId="6DE52FC0">
      <w:pPr>
        <w:ind w:firstLine="567"/>
        <w:rPr>
          <w:rFonts w:ascii="Times New Roman" w:hAnsi="Times New Roman" w:cs="Times New Roman"/>
          <w:lang w:eastAsia="lt-LT"/>
        </w:rPr>
      </w:pPr>
      <w:r w:rsidRPr="2E260C7A">
        <w:rPr>
          <w:rFonts w:ascii="Times New Roman" w:hAnsi="Times New Roman" w:cs="Times New Roman"/>
        </w:rPr>
        <w:t>Austrijos modelis laikytinas struktūriškai parengtu nacionalinio EOSC mazgo įgyvendinimui, net jei praktinis įgyvendinimas grindžiamas koordinuota federacija, o ne viena centrine duomenų talpykla.</w:t>
      </w:r>
    </w:p>
    <w:p w:rsidRPr="00BB081A" w:rsidR="001E5715" w:rsidP="001E5715" w:rsidRDefault="001E5715" w14:paraId="02E1A597" w14:textId="77777777">
      <w:pPr>
        <w:ind w:firstLine="567"/>
        <w:rPr>
          <w:rFonts w:ascii="Times New Roman" w:hAnsi="Times New Roman" w:cs="Times New Roman"/>
          <w:lang w:eastAsia="lt-LT"/>
        </w:rPr>
      </w:pPr>
    </w:p>
    <w:p w:rsidRPr="001E5715" w:rsidR="00866720" w:rsidP="001E5715" w:rsidRDefault="007A268F" w14:paraId="60C5693B" w14:textId="5623F108">
      <w:pPr>
        <w:pStyle w:val="Antrat3"/>
      </w:pPr>
      <w:bookmarkStart w:name="_Toc225450987" w:id="421"/>
      <w:r>
        <w:t>2.4</w:t>
      </w:r>
      <w:r w:rsidR="001E5715">
        <w:t xml:space="preserve">.3. </w:t>
      </w:r>
      <w:r w:rsidR="00866720">
        <w:t>Čekija</w:t>
      </w:r>
      <w:bookmarkEnd w:id="421"/>
    </w:p>
    <w:p w:rsidR="001E5715" w:rsidP="001E5715" w:rsidRDefault="23C5AAA3" w14:paraId="41BAD824" w14:textId="3A910ACF">
      <w:pPr>
        <w:ind w:firstLine="567"/>
        <w:rPr>
          <w:rFonts w:ascii="Times New Roman" w:hAnsi="Times New Roman" w:cs="Times New Roman"/>
        </w:rPr>
      </w:pPr>
      <w:r w:rsidRPr="2E260C7A">
        <w:rPr>
          <w:rFonts w:ascii="Times New Roman" w:hAnsi="Times New Roman" w:cs="Times New Roman"/>
        </w:rPr>
        <w:t xml:space="preserve">Čekijoje taikomas iš dalies centralizuotas mokslinių tyrimų duomenų valdymo modelis. </w:t>
      </w:r>
      <w:r w:rsidR="001648DF">
        <w:rPr>
          <w:rFonts w:ascii="Times New Roman" w:hAnsi="Times New Roman" w:cs="Times New Roman"/>
        </w:rPr>
        <w:t>AM</w:t>
      </w:r>
      <w:r w:rsidRPr="2E260C7A">
        <w:rPr>
          <w:rFonts w:ascii="Times New Roman" w:hAnsi="Times New Roman" w:cs="Times New Roman"/>
        </w:rPr>
        <w:t xml:space="preserve"> politiką šalyje koordinuoja nacionalinė technikos biblioteka (</w:t>
      </w:r>
      <w:hyperlink r:id="rId47">
        <w:r w:rsidRPr="2E260C7A">
          <w:rPr>
            <w:rStyle w:val="Hipersaitas"/>
            <w:rFonts w:ascii="Times New Roman" w:hAnsi="Times New Roman" w:cs="Times New Roman"/>
            <w:i/>
            <w:iCs/>
            <w:color w:val="000000" w:themeColor="text1"/>
          </w:rPr>
          <w:t>Národní technická knihovna</w:t>
        </w:r>
      </w:hyperlink>
      <w:r w:rsidRPr="2E260C7A">
        <w:rPr>
          <w:rFonts w:ascii="Times New Roman" w:hAnsi="Times New Roman" w:cs="Times New Roman"/>
        </w:rPr>
        <w:t xml:space="preserve">, NTK), tačiau atskiros mokslinius tyrimus finansuojančios arba vykdančios organizacijos gali taikyti savo vidines </w:t>
      </w:r>
      <w:r w:rsidR="001648DF">
        <w:rPr>
          <w:rFonts w:ascii="Times New Roman" w:hAnsi="Times New Roman" w:cs="Times New Roman"/>
        </w:rPr>
        <w:t>MTD</w:t>
      </w:r>
      <w:r w:rsidRPr="2E260C7A">
        <w:rPr>
          <w:rFonts w:ascii="Times New Roman" w:hAnsi="Times New Roman" w:cs="Times New Roman"/>
        </w:rPr>
        <w:t xml:space="preserve"> valdymo politikas. Už </w:t>
      </w:r>
      <w:r w:rsidR="001648DF">
        <w:rPr>
          <w:rFonts w:ascii="Times New Roman" w:hAnsi="Times New Roman" w:cs="Times New Roman"/>
        </w:rPr>
        <w:t>MTD</w:t>
      </w:r>
      <w:r w:rsidRPr="2E260C7A">
        <w:rPr>
          <w:rFonts w:ascii="Times New Roman" w:hAnsi="Times New Roman" w:cs="Times New Roman"/>
        </w:rPr>
        <w:t xml:space="preserve"> skirtą infrastruktūrą atsakingas nacionalinis e-infrastruktūros operatorius </w:t>
      </w:r>
      <w:hyperlink r:id="rId48">
        <w:r w:rsidRPr="2E260C7A">
          <w:rPr>
            <w:rStyle w:val="Hipersaitas"/>
            <w:rFonts w:ascii="Times New Roman" w:hAnsi="Times New Roman" w:cs="Times New Roman"/>
            <w:color w:val="000000" w:themeColor="text1"/>
          </w:rPr>
          <w:t>CESNET</w:t>
        </w:r>
      </w:hyperlink>
      <w:r w:rsidRPr="2E260C7A">
        <w:rPr>
          <w:rFonts w:ascii="Times New Roman" w:hAnsi="Times New Roman" w:cs="Times New Roman"/>
        </w:rPr>
        <w:t xml:space="preserve">, kuris koordinuoja skaičiavimo, duomenų saugojimo ir kitų duomenų valdymui svarbių paslaugų teikimą. Šis paslaugų tiekėjas, įsteigtas 1996 m., veikia kaip Čekijos mokslų akademiją ir visus šalies valstybinius universitetus vienijanti asociacija. </w:t>
      </w:r>
    </w:p>
    <w:p w:rsidRPr="00955FC3" w:rsidR="001E5715" w:rsidP="2E260C7A" w:rsidRDefault="00866720" w14:paraId="71295C6E" w14:textId="66505092">
      <w:pPr>
        <w:ind w:firstLine="567"/>
        <w:rPr>
          <w:rFonts w:ascii="Times New Roman" w:hAnsi="Times New Roman" w:cs="Times New Roman"/>
        </w:rPr>
      </w:pPr>
      <w:r w:rsidRPr="2E260C7A">
        <w:rPr>
          <w:rFonts w:ascii="Times New Roman" w:hAnsi="Times New Roman" w:cs="Times New Roman"/>
        </w:rPr>
        <w:t xml:space="preserve">Čekija pasirinko į EOSC jungtis per nacionalinį mazgą. Šiuo metu, šalį EOSC asociacijoje atstovauja CESNET, tačiau nacionaliniam mazgui kurti šalyje 2021 m. pradėtas </w:t>
      </w:r>
      <w:r w:rsidRPr="2E260C7A">
        <w:rPr>
          <w:rFonts w:ascii="Times New Roman" w:hAnsi="Times New Roman" w:cs="Times New Roman"/>
        </w:rPr>
        <w:t xml:space="preserve">įgyvendinti projektas </w:t>
      </w:r>
      <w:hyperlink r:id="rId49">
        <w:r w:rsidRPr="2E260C7A">
          <w:rPr>
            <w:rStyle w:val="Hipersaitas"/>
            <w:rFonts w:ascii="Times New Roman" w:hAnsi="Times New Roman" w:cs="Times New Roman"/>
            <w:color w:val="000000" w:themeColor="text1"/>
          </w:rPr>
          <w:t>EOSC CZ</w:t>
        </w:r>
      </w:hyperlink>
      <w:r w:rsidRPr="2E260C7A">
        <w:rPr>
          <w:rFonts w:ascii="Times New Roman" w:hAnsi="Times New Roman" w:cs="Times New Roman"/>
        </w:rPr>
        <w:t xml:space="preserve">. Šis projektas finansuojamas Čekijos Mokslo, jaunimo ir sporto ministerijos bei </w:t>
      </w:r>
      <w:r w:rsidR="001648DF">
        <w:rPr>
          <w:rFonts w:ascii="Times New Roman" w:hAnsi="Times New Roman" w:cs="Times New Roman"/>
        </w:rPr>
        <w:t>ES</w:t>
      </w:r>
      <w:r w:rsidRPr="2E260C7A">
        <w:rPr>
          <w:rFonts w:ascii="Times New Roman" w:hAnsi="Times New Roman" w:cs="Times New Roman"/>
        </w:rPr>
        <w:t xml:space="preserve"> lėšomis, jį koordinuoja Masaryko universitetas. Šiuo metu projekte veikia įvairios atskiroms temoms (pvz. metaduomenys arba kompetencijų kėlimas) ar mokslo sritims skirtos darbo grupės, jų interneto svetainėje kaupiama informacija apie duomenų valdymui skirtus įrankius ar šalyje ir už jos ribų organizuojamus mokymus. EOSC CZ projektas jau dabar aktyviai bendradarbiauja su šalies </w:t>
      </w:r>
      <w:r w:rsidR="001648DF">
        <w:rPr>
          <w:rFonts w:ascii="Times New Roman" w:hAnsi="Times New Roman" w:cs="Times New Roman"/>
        </w:rPr>
        <w:t>MSI</w:t>
      </w:r>
      <w:r w:rsidRPr="2E260C7A">
        <w:rPr>
          <w:rFonts w:ascii="Times New Roman" w:hAnsi="Times New Roman" w:cs="Times New Roman"/>
        </w:rPr>
        <w:t xml:space="preserve"> </w:t>
      </w:r>
      <w:r w:rsidR="001648DF">
        <w:rPr>
          <w:rFonts w:ascii="Times New Roman" w:hAnsi="Times New Roman" w:cs="Times New Roman"/>
        </w:rPr>
        <w:t>AM</w:t>
      </w:r>
      <w:r w:rsidRPr="2E260C7A">
        <w:rPr>
          <w:rFonts w:ascii="Times New Roman" w:hAnsi="Times New Roman" w:cs="Times New Roman"/>
        </w:rPr>
        <w:t xml:space="preserve"> centrais ir Čekijos universitetų bibliotekų asociacija, kad būtų užtikrintas kuo aktyvesnis šalies akademinės bendruomenės įsitraukimas. </w:t>
      </w:r>
    </w:p>
    <w:p w:rsidRPr="00955FC3" w:rsidR="001E5715" w:rsidP="2E260C7A" w:rsidRDefault="00866720" w14:paraId="3E2914E5" w14:textId="79F8F2A4">
      <w:pPr>
        <w:ind w:firstLine="567"/>
        <w:rPr>
          <w:rFonts w:ascii="Times New Roman" w:hAnsi="Times New Roman" w:cs="Times New Roman"/>
        </w:rPr>
      </w:pPr>
      <w:r w:rsidRPr="2E260C7A">
        <w:rPr>
          <w:rFonts w:ascii="Times New Roman" w:hAnsi="Times New Roman" w:cs="Times New Roman"/>
        </w:rPr>
        <w:t xml:space="preserve">Viena iš EOSC CZ projekto atliekamų funkcijų – duomenų </w:t>
      </w:r>
      <w:r w:rsidR="001648DF">
        <w:rPr>
          <w:rFonts w:ascii="Times New Roman" w:hAnsi="Times New Roman" w:cs="Times New Roman"/>
        </w:rPr>
        <w:t>stiuardų</w:t>
      </w:r>
      <w:r w:rsidRPr="2E260C7A">
        <w:rPr>
          <w:rFonts w:ascii="Times New Roman" w:hAnsi="Times New Roman" w:cs="Times New Roman"/>
        </w:rPr>
        <w:t xml:space="preserve"> telkimas ir jų tinklaveikos užtikrinimas. Projektas iniciavo šalyje dirbančių duomenų </w:t>
      </w:r>
      <w:r w:rsidR="001648DF">
        <w:rPr>
          <w:rFonts w:ascii="Times New Roman" w:hAnsi="Times New Roman" w:cs="Times New Roman"/>
        </w:rPr>
        <w:t>stiuardų</w:t>
      </w:r>
      <w:r w:rsidRPr="2E260C7A">
        <w:rPr>
          <w:rFonts w:ascii="Times New Roman" w:hAnsi="Times New Roman" w:cs="Times New Roman"/>
        </w:rPr>
        <w:t xml:space="preserve"> </w:t>
      </w:r>
      <w:hyperlink r:id="rId50">
        <w:r w:rsidRPr="2E260C7A">
          <w:rPr>
            <w:rStyle w:val="Hipersaitas"/>
            <w:rFonts w:ascii="Times New Roman" w:hAnsi="Times New Roman" w:cs="Times New Roman"/>
            <w:color w:val="000000" w:themeColor="text1"/>
          </w:rPr>
          <w:t>žemėlapio</w:t>
        </w:r>
      </w:hyperlink>
      <w:r w:rsidRPr="2E260C7A">
        <w:rPr>
          <w:rFonts w:ascii="Times New Roman" w:hAnsi="Times New Roman" w:cs="Times New Roman"/>
        </w:rPr>
        <w:t xml:space="preserve"> parengimą, taip pat administruoja duomenų </w:t>
      </w:r>
      <w:r w:rsidR="001648DF">
        <w:rPr>
          <w:rFonts w:ascii="Times New Roman" w:hAnsi="Times New Roman" w:cs="Times New Roman"/>
        </w:rPr>
        <w:t>stiuardams</w:t>
      </w:r>
      <w:r w:rsidRPr="2E260C7A">
        <w:rPr>
          <w:rFonts w:ascii="Times New Roman" w:hAnsi="Times New Roman" w:cs="Times New Roman"/>
        </w:rPr>
        <w:t xml:space="preserve"> skirtą grupę socialiniame tinkle </w:t>
      </w:r>
      <w:r w:rsidRPr="2E260C7A">
        <w:rPr>
          <w:rFonts w:ascii="Times New Roman" w:hAnsi="Times New Roman" w:cs="Times New Roman"/>
          <w:i/>
          <w:iCs/>
        </w:rPr>
        <w:t xml:space="preserve">Discord, </w:t>
      </w:r>
      <w:r w:rsidRPr="2E260C7A">
        <w:rPr>
          <w:rFonts w:ascii="Times New Roman" w:hAnsi="Times New Roman" w:cs="Times New Roman"/>
        </w:rPr>
        <w:t xml:space="preserve">kurioje, remiantis OpenAire pateikiamais </w:t>
      </w:r>
      <w:hyperlink r:id="rId51">
        <w:r w:rsidRPr="2E260C7A">
          <w:rPr>
            <w:rStyle w:val="Hipersaitas"/>
            <w:rFonts w:ascii="Times New Roman" w:hAnsi="Times New Roman" w:cs="Times New Roman"/>
            <w:color w:val="000000" w:themeColor="text1"/>
          </w:rPr>
          <w:t>duomenimis</w:t>
        </w:r>
      </w:hyperlink>
      <w:r w:rsidRPr="2E260C7A">
        <w:rPr>
          <w:rFonts w:ascii="Times New Roman" w:hAnsi="Times New Roman" w:cs="Times New Roman"/>
        </w:rPr>
        <w:t>, yra virš 100 narių. EOSC CZ yra parengę atmintinę pradedantiems duomenų s</w:t>
      </w:r>
      <w:r w:rsidR="001648DF">
        <w:rPr>
          <w:rFonts w:ascii="Times New Roman" w:hAnsi="Times New Roman" w:cs="Times New Roman"/>
        </w:rPr>
        <w:t>tiuardams</w:t>
      </w:r>
      <w:r w:rsidRPr="2E260C7A">
        <w:rPr>
          <w:rFonts w:ascii="Times New Roman" w:hAnsi="Times New Roman" w:cs="Times New Roman"/>
        </w:rPr>
        <w:t xml:space="preserve">, o Karolio universitetas Prahoje siūlo šių specialistų rengimo kursus, suteikiančius mikrosertifikatą. </w:t>
      </w:r>
    </w:p>
    <w:p w:rsidRPr="00955FC3" w:rsidR="001E5715" w:rsidP="2E260C7A" w:rsidRDefault="00866720" w14:paraId="7FFCB710" w14:textId="3EA74927">
      <w:pPr>
        <w:ind w:firstLine="567"/>
        <w:rPr>
          <w:rFonts w:ascii="Times New Roman" w:hAnsi="Times New Roman" w:cs="Times New Roman"/>
        </w:rPr>
      </w:pPr>
      <w:r w:rsidRPr="2E260C7A">
        <w:rPr>
          <w:rFonts w:ascii="Times New Roman" w:hAnsi="Times New Roman" w:cs="Times New Roman"/>
        </w:rPr>
        <w:t xml:space="preserve">Planuojama, kad centrinis kuriamo nacionalinio EOSC mazgo architektūros komponentas bus nacionalinė duomenų talpyklų platforma </w:t>
      </w:r>
      <w:r w:rsidRPr="2E260C7A">
        <w:rPr>
          <w:rFonts w:ascii="Times New Roman" w:hAnsi="Times New Roman" w:cs="Times New Roman"/>
          <w:i/>
          <w:iCs/>
        </w:rPr>
        <w:t>Narodní repositář dat</w:t>
      </w:r>
      <w:r w:rsidRPr="2E260C7A">
        <w:rPr>
          <w:rFonts w:ascii="Times New Roman" w:hAnsi="Times New Roman" w:cs="Times New Roman"/>
        </w:rPr>
        <w:t xml:space="preserve"> (NRD). Tai bus centrinis metaduomenų katalogas, API pagalba surenkantis metaduomenis iš įvairių šalyje veikiančių specializuotų ir tarpdisciplininių talpyklų. Ši platforma bus paremta šalyje jau egzistuojančia </w:t>
      </w:r>
      <w:r w:rsidR="001648DF">
        <w:rPr>
          <w:rFonts w:ascii="Times New Roman" w:hAnsi="Times New Roman" w:cs="Times New Roman"/>
        </w:rPr>
        <w:t>MTD</w:t>
      </w:r>
      <w:r w:rsidRPr="2E260C7A">
        <w:rPr>
          <w:rFonts w:ascii="Times New Roman" w:hAnsi="Times New Roman" w:cs="Times New Roman"/>
        </w:rPr>
        <w:t xml:space="preserve"> infrastruktūra </w:t>
      </w:r>
      <w:hyperlink r:id="rId52">
        <w:r w:rsidRPr="2E260C7A">
          <w:rPr>
            <w:rStyle w:val="Hipersaitas"/>
            <w:rFonts w:ascii="Times New Roman" w:hAnsi="Times New Roman" w:cs="Times New Roman"/>
            <w:color w:val="000000" w:themeColor="text1"/>
          </w:rPr>
          <w:t>e-INFRA</w:t>
        </w:r>
      </w:hyperlink>
      <w:r w:rsidRPr="2E260C7A">
        <w:rPr>
          <w:rFonts w:ascii="Times New Roman" w:hAnsi="Times New Roman" w:cs="Times New Roman"/>
        </w:rPr>
        <w:t xml:space="preserve">. Apjungiant iš įvairių talpyklų surinktus metaduomenis, bus įgyvendintas nacionalinis duomenų paieškos portalas, taip pat planuojama sukurti </w:t>
      </w:r>
      <w:r w:rsidR="001648DF">
        <w:rPr>
          <w:rFonts w:ascii="Times New Roman" w:hAnsi="Times New Roman" w:cs="Times New Roman"/>
        </w:rPr>
        <w:t>DVP</w:t>
      </w:r>
      <w:r w:rsidRPr="2E260C7A">
        <w:rPr>
          <w:rFonts w:ascii="Times New Roman" w:hAnsi="Times New Roman" w:cs="Times New Roman"/>
        </w:rPr>
        <w:t xml:space="preserve"> rengti padedantį įrankį ir teikti kitas paslaugas, tokias kaip centralizuota naudotojų autentifikacija.  Planuojama, kad pirmas Čekijos EOSC mazgo infrastruktūros kūrimo etapas bus užbaigtas 2026 m. </w:t>
      </w:r>
    </w:p>
    <w:p w:rsidRPr="00BB081A" w:rsidR="00866720" w:rsidP="001E5715" w:rsidRDefault="23C5AAA3" w14:paraId="302E718E" w14:textId="7F466581">
      <w:pPr>
        <w:ind w:firstLine="567"/>
        <w:rPr>
          <w:rFonts w:ascii="Times New Roman" w:hAnsi="Times New Roman" w:cs="Times New Roman"/>
        </w:rPr>
      </w:pPr>
      <w:r w:rsidRPr="2E260C7A">
        <w:rPr>
          <w:rFonts w:ascii="Times New Roman" w:hAnsi="Times New Roman" w:cs="Times New Roman"/>
        </w:rPr>
        <w:t xml:space="preserve">Čekijoje ilgą laiką vyravo decentralizuota </w:t>
      </w:r>
      <w:r w:rsidR="001648DF">
        <w:rPr>
          <w:rFonts w:ascii="Times New Roman" w:hAnsi="Times New Roman" w:cs="Times New Roman"/>
        </w:rPr>
        <w:t>MTD</w:t>
      </w:r>
      <w:r w:rsidRPr="2E260C7A">
        <w:rPr>
          <w:rFonts w:ascii="Times New Roman" w:hAnsi="Times New Roman" w:cs="Times New Roman"/>
        </w:rPr>
        <w:t xml:space="preserve"> valdymo ekosistema, sudaryta iš kelių toje srityje pažengusių </w:t>
      </w:r>
      <w:r w:rsidR="001648DF">
        <w:rPr>
          <w:rFonts w:ascii="Times New Roman" w:hAnsi="Times New Roman" w:cs="Times New Roman"/>
        </w:rPr>
        <w:t>MSI</w:t>
      </w:r>
      <w:r w:rsidRPr="2E260C7A">
        <w:rPr>
          <w:rFonts w:ascii="Times New Roman" w:hAnsi="Times New Roman" w:cs="Times New Roman"/>
        </w:rPr>
        <w:t xml:space="preserve">, daugybės mažiau pažengusių institucijų, </w:t>
      </w:r>
      <w:r w:rsidR="001648DF">
        <w:rPr>
          <w:rFonts w:ascii="Times New Roman" w:hAnsi="Times New Roman" w:cs="Times New Roman"/>
        </w:rPr>
        <w:t>AM</w:t>
      </w:r>
      <w:r w:rsidRPr="2E260C7A">
        <w:rPr>
          <w:rFonts w:ascii="Times New Roman" w:hAnsi="Times New Roman" w:cs="Times New Roman"/>
        </w:rPr>
        <w:t xml:space="preserve"> politiką koordinuojančios nacionalinės bibliotekos ir nacionalinio e-infrastruktūros operatoriaus. Situacija ėmė keistis šaliai nusprendus kurti nacionalinį EOSC mazgą, kai tikslu įsteigtas projektas ėmėsi lyderystės apjungiant šalies institucijas bei jose dirbančius duomenų valdymo specialistus į vieningą tinklą. Reikia tikėtis, kad projekto įgyvendinami į kompetencijas ir tinklaveiką nukreipti veiksmai padės gerus pagrindus techn</w:t>
      </w:r>
      <w:r w:rsidRPr="2E260C7A" w:rsidR="124343F7">
        <w:rPr>
          <w:rFonts w:ascii="Times New Roman" w:hAnsi="Times New Roman" w:cs="Times New Roman"/>
        </w:rPr>
        <w:t>olog</w:t>
      </w:r>
      <w:r w:rsidRPr="2E260C7A">
        <w:rPr>
          <w:rFonts w:ascii="Times New Roman" w:hAnsi="Times New Roman" w:cs="Times New Roman"/>
        </w:rPr>
        <w:t>iniam EOSC nacionalinio mazgo įgyvendinimui.</w:t>
      </w:r>
    </w:p>
    <w:p w:rsidR="001E5715" w:rsidP="007A6193" w:rsidRDefault="001E5715" w14:paraId="6DEF479D" w14:textId="77777777">
      <w:pPr>
        <w:rPr>
          <w:rFonts w:ascii="Times New Roman" w:hAnsi="Times New Roman" w:cs="Times New Roman"/>
        </w:rPr>
      </w:pPr>
    </w:p>
    <w:p w:rsidRPr="00BB081A" w:rsidR="00866720" w:rsidP="001E5715" w:rsidRDefault="007A268F" w14:paraId="00C71AA6" w14:textId="09B6690A">
      <w:pPr>
        <w:pStyle w:val="Antrat3"/>
      </w:pPr>
      <w:bookmarkStart w:name="_Toc225450988" w:id="422"/>
      <w:r>
        <w:t>2.4</w:t>
      </w:r>
      <w:r w:rsidR="001E5715">
        <w:t xml:space="preserve">.4. </w:t>
      </w:r>
      <w:r w:rsidR="00866720">
        <w:t>Danija</w:t>
      </w:r>
      <w:bookmarkEnd w:id="422"/>
    </w:p>
    <w:p w:rsidR="001E5715" w:rsidP="001E5715" w:rsidRDefault="00866720" w14:paraId="5073B080" w14:textId="5A1E66BD">
      <w:pPr>
        <w:ind w:firstLine="567"/>
        <w:rPr>
          <w:rFonts w:ascii="Times New Roman" w:hAnsi="Times New Roman" w:cs="Times New Roman"/>
        </w:rPr>
      </w:pPr>
      <w:r w:rsidRPr="00BB081A">
        <w:rPr>
          <w:rFonts w:ascii="Times New Roman" w:hAnsi="Times New Roman" w:cs="Times New Roman"/>
        </w:rPr>
        <w:t xml:space="preserve">Danijoje </w:t>
      </w:r>
      <w:r w:rsidR="001648DF">
        <w:rPr>
          <w:rFonts w:ascii="Times New Roman" w:hAnsi="Times New Roman" w:cs="Times New Roman"/>
        </w:rPr>
        <w:t>MTD</w:t>
      </w:r>
      <w:r w:rsidRPr="00BB081A">
        <w:rPr>
          <w:rFonts w:ascii="Times New Roman" w:hAnsi="Times New Roman" w:cs="Times New Roman"/>
        </w:rPr>
        <w:t xml:space="preserve"> valdomi koordinuoto institucijų tinklo principu. Nuo 2021 m. šalis turi vieningą </w:t>
      </w:r>
      <w:r w:rsidR="00BC33CF">
        <w:rPr>
          <w:rFonts w:ascii="Times New Roman" w:hAnsi="Times New Roman" w:cs="Times New Roman"/>
        </w:rPr>
        <w:t>MTD</w:t>
      </w:r>
      <w:r w:rsidRPr="00BB081A">
        <w:rPr>
          <w:rFonts w:ascii="Times New Roman" w:hAnsi="Times New Roman" w:cs="Times New Roman"/>
        </w:rPr>
        <w:t xml:space="preserve"> strategiją. Strategijos įgyvendinimo stebėseną vykdo tarpinstitucinė ekspertų grupė. Strategijos įgyvendinimą koordinuoja Danijos skaitmeninės infrastruktūros konsorciumas (</w:t>
      </w:r>
      <w:hyperlink r:id="rId53">
        <w:r w:rsidRPr="2E260C7A">
          <w:rPr>
            <w:rStyle w:val="Hipersaitas"/>
            <w:rFonts w:ascii="Times New Roman" w:hAnsi="Times New Roman" w:cs="Times New Roman"/>
            <w:i/>
            <w:iCs/>
            <w:color w:val="000000" w:themeColor="text1"/>
          </w:rPr>
          <w:t>Danish e-infrastructure Consortium</w:t>
        </w:r>
      </w:hyperlink>
      <w:r w:rsidRPr="00BB081A">
        <w:rPr>
          <w:rFonts w:ascii="Times New Roman" w:hAnsi="Times New Roman" w:cs="Times New Roman"/>
        </w:rPr>
        <w:t xml:space="preserve">, DeiC). DeiC įkurtas Danijos Švietimo ir mokslo ministerijos iniciatyva, tačiau yra valdomas tarybos, kurią sudaro įvairių šalies mokslo ir studijų institucijų atstovai. Be nacionalinės duomenų valdymo strategijos įgyvendinimo koordinavimo, šis konsorciumas yra atsakingas už prieigos prie nacionaliniu mastu veikiančios mokslinių tyrimų techninės infrastruktūros, tokios kaip </w:t>
      </w:r>
      <w:commentRangeStart w:id="423"/>
      <w:commentRangeStart w:id="1244656200"/>
      <w:r w:rsidRPr="00BB081A">
        <w:rPr>
          <w:rFonts w:ascii="Times New Roman" w:hAnsi="Times New Roman" w:cs="Times New Roman"/>
        </w:rPr>
        <w:t xml:space="preserve">aukšto našumo skaičiavimų </w:t>
      </w:r>
      <w:r w:rsidRPr="00BB081A">
        <w:rPr>
          <w:rFonts w:ascii="Times New Roman" w:hAnsi="Times New Roman" w:eastAsia="Times New Roman" w:cs="Times New Roman"/>
          <w:kern w:val="0"/>
          <w:lang w:eastAsia="lt-LT"/>
          <w14:ligatures w14:val="none"/>
        </w:rPr>
        <w:t xml:space="preserve">(angl. </w:t>
      </w:r>
      <w:r w:rsidRPr="2E260C7A">
        <w:rPr>
          <w:rFonts w:ascii="Times New Roman" w:hAnsi="Times New Roman" w:eastAsia="Times New Roman" w:cs="Times New Roman"/>
          <w:i/>
          <w:iCs/>
          <w:kern w:val="0"/>
          <w:lang w:eastAsia="lt-LT"/>
          <w14:ligatures w14:val="none"/>
        </w:rPr>
        <w:t>High Performance Computing</w:t>
      </w:r>
      <w:r w:rsidRPr="00BB081A">
        <w:rPr>
          <w:rFonts w:ascii="Times New Roman" w:hAnsi="Times New Roman" w:eastAsia="Times New Roman" w:cs="Times New Roman"/>
          <w:kern w:val="0"/>
          <w:lang w:eastAsia="lt-LT"/>
          <w14:ligatures w14:val="none"/>
        </w:rPr>
        <w:t xml:space="preserve">, HPC) </w:t>
      </w:r>
      <w:r w:rsidRPr="00BB081A">
        <w:rPr>
          <w:rFonts w:ascii="Times New Roman" w:hAnsi="Times New Roman" w:cs="Times New Roman"/>
        </w:rPr>
        <w:t xml:space="preserve">ištekliai </w:t>
      </w:r>
      <w:commentRangeEnd w:id="423"/>
      <w:r w:rsidRPr="00BB081A" w:rsidR="00BC33CF">
        <w:rPr>
          <w:rStyle w:val="Komentaronuoroda"/>
          <w:rFonts w:ascii="Times New Roman" w:hAnsi="Times New Roman" w:cs="Times New Roman"/>
          <w:sz w:val="24"/>
          <w:szCs w:val="24"/>
        </w:rPr>
        <w:commentReference w:id="423"/>
      </w:r>
      <w:commentRangeEnd w:id="1244656200"/>
      <w:r>
        <w:rPr>
          <w:rStyle w:val="CommentReference"/>
        </w:rPr>
        <w:commentReference w:id="1244656200"/>
      </w:r>
      <w:r w:rsidRPr="00BB081A">
        <w:rPr>
          <w:rFonts w:ascii="Times New Roman" w:hAnsi="Times New Roman" w:cs="Times New Roman"/>
        </w:rPr>
        <w:t>ar kvantinių skaičiavimų ištekliai, administravimą.  DeiC taip pat koordinuoja tarpinstitucinį apsikeitimą patirtimi.</w:t>
      </w:r>
    </w:p>
    <w:p w:rsidR="001E5715" w:rsidP="001E5715" w:rsidRDefault="00866720" w14:paraId="7CCE388E" w14:textId="07D077DD">
      <w:pPr>
        <w:ind w:firstLine="567"/>
        <w:rPr>
          <w:rFonts w:ascii="Times New Roman" w:hAnsi="Times New Roman" w:cs="Times New Roman"/>
        </w:rPr>
      </w:pPr>
      <w:r w:rsidRPr="2E260C7A">
        <w:rPr>
          <w:rFonts w:ascii="Times New Roman" w:hAnsi="Times New Roman" w:cs="Times New Roman"/>
        </w:rPr>
        <w:t>Nemažai Danijos aukštojo mokslo institucijų, kaip pavyzdžiui Pietų Danijos universitetas (</w:t>
      </w:r>
      <w:hyperlink r:id="rId54">
        <w:r w:rsidRPr="2E260C7A">
          <w:rPr>
            <w:rStyle w:val="Hipersaitas"/>
            <w:rFonts w:ascii="Times New Roman" w:hAnsi="Times New Roman" w:cs="Times New Roman"/>
            <w:i/>
            <w:iCs/>
            <w:color w:val="000000" w:themeColor="text1"/>
          </w:rPr>
          <w:t>University of Southern Denmark</w:t>
        </w:r>
      </w:hyperlink>
      <w:r w:rsidRPr="2E260C7A">
        <w:rPr>
          <w:rFonts w:ascii="Times New Roman" w:hAnsi="Times New Roman" w:cs="Times New Roman"/>
        </w:rPr>
        <w:t xml:space="preserve">, SDU), turi gerai išvystytas </w:t>
      </w:r>
      <w:r w:rsidR="00BC33CF">
        <w:rPr>
          <w:rFonts w:ascii="Times New Roman" w:hAnsi="Times New Roman" w:cs="Times New Roman"/>
        </w:rPr>
        <w:t>MTD</w:t>
      </w:r>
      <w:r w:rsidRPr="2E260C7A">
        <w:rPr>
          <w:rFonts w:ascii="Times New Roman" w:hAnsi="Times New Roman" w:cs="Times New Roman"/>
        </w:rPr>
        <w:t xml:space="preserve"> valdymo paslaugas. Šalyje egzistuoja institucinės (pvz. </w:t>
      </w:r>
      <w:hyperlink r:id="rId55">
        <w:r w:rsidRPr="2E260C7A">
          <w:rPr>
            <w:rStyle w:val="Hipersaitas"/>
            <w:rFonts w:ascii="Times New Roman" w:hAnsi="Times New Roman" w:cs="Times New Roman"/>
            <w:i/>
            <w:iCs/>
            <w:color w:val="000000" w:themeColor="text1"/>
          </w:rPr>
          <w:t>DTU Data</w:t>
        </w:r>
      </w:hyperlink>
      <w:r w:rsidRPr="2E260C7A">
        <w:rPr>
          <w:rFonts w:ascii="Times New Roman" w:hAnsi="Times New Roman" w:cs="Times New Roman"/>
        </w:rPr>
        <w:t xml:space="preserve">) ir tarpinstitucinės (pvz. </w:t>
      </w:r>
      <w:hyperlink r:id="rId56">
        <w:r w:rsidRPr="2E260C7A">
          <w:rPr>
            <w:rStyle w:val="Hipersaitas"/>
            <w:rFonts w:ascii="Times New Roman" w:hAnsi="Times New Roman" w:cs="Times New Roman"/>
            <w:i/>
            <w:iCs/>
            <w:color w:val="000000" w:themeColor="text1"/>
          </w:rPr>
          <w:t>Library Open Access Repository</w:t>
        </w:r>
      </w:hyperlink>
      <w:r w:rsidRPr="2E260C7A">
        <w:rPr>
          <w:rFonts w:ascii="Times New Roman" w:hAnsi="Times New Roman" w:cs="Times New Roman"/>
        </w:rPr>
        <w:t xml:space="preserve">) tarpdisciplininės duomenų talpyklos, taip pat nacionalinė duomenų talpykla </w:t>
      </w:r>
      <w:hyperlink r:id="rId57">
        <w:r w:rsidRPr="2E260C7A">
          <w:rPr>
            <w:rStyle w:val="Hipersaitas"/>
            <w:rFonts w:ascii="Times New Roman" w:hAnsi="Times New Roman" w:cs="Times New Roman"/>
            <w:i/>
            <w:iCs/>
            <w:color w:val="000000" w:themeColor="text1"/>
          </w:rPr>
          <w:t>DeiC Dataverse</w:t>
        </w:r>
      </w:hyperlink>
      <w:r w:rsidRPr="2E260C7A">
        <w:rPr>
          <w:rFonts w:ascii="Times New Roman" w:hAnsi="Times New Roman" w:cs="Times New Roman"/>
        </w:rPr>
        <w:t xml:space="preserve">.  </w:t>
      </w:r>
    </w:p>
    <w:p w:rsidRPr="00955FC3" w:rsidR="001E5715" w:rsidP="001E5715" w:rsidRDefault="00866720" w14:paraId="5BD13B71" w14:textId="1EBCA2A1">
      <w:pPr>
        <w:ind w:firstLine="567"/>
        <w:rPr>
          <w:rFonts w:ascii="Times New Roman" w:hAnsi="Times New Roman" w:cs="Times New Roman"/>
        </w:rPr>
      </w:pPr>
      <w:r w:rsidRPr="2E260C7A">
        <w:rPr>
          <w:rFonts w:ascii="Times New Roman" w:hAnsi="Times New Roman" w:cs="Times New Roman"/>
        </w:rPr>
        <w:t>Danija buvo subūrusi darbo grupę, kuri parengė studiją, skirtą duomenų stiuardų rengimo nacionaliniu mastu temai (</w:t>
      </w:r>
      <w:r w:rsidRPr="2E260C7A">
        <w:rPr>
          <w:rFonts w:ascii="Times New Roman" w:hAnsi="Times New Roman" w:eastAsia="Times New Roman" w:cs="Times New Roman"/>
        </w:rPr>
        <w:t>Wildgaard et al., 2020). Taip pat Danija dalyvauja Šiaurės šalių duomenų kuravimo tinklo (</w:t>
      </w:r>
      <w:hyperlink r:id="rId58">
        <w:r w:rsidRPr="2E260C7A">
          <w:rPr>
            <w:rStyle w:val="Hipersaitas"/>
            <w:rFonts w:ascii="Times New Roman" w:hAnsi="Times New Roman" w:eastAsia="Times New Roman" w:cs="Times New Roman"/>
            <w:i/>
            <w:iCs/>
            <w:color w:val="000000" w:themeColor="text1"/>
          </w:rPr>
          <w:t>Nordic Data Stewardship Network</w:t>
        </w:r>
      </w:hyperlink>
      <w:r w:rsidRPr="2E260C7A">
        <w:rPr>
          <w:rFonts w:ascii="Times New Roman" w:hAnsi="Times New Roman" w:eastAsia="Times New Roman" w:cs="Times New Roman"/>
        </w:rPr>
        <w:t>) veiklose. Šio tinklo tikslai – skatinti duomenų valdymo profesionalų tinklo plėtrą ir sukurti erdvę, kurioje šie specialistai galėtų dalintis mokymo ištekliais ir patirtimi.</w:t>
      </w:r>
    </w:p>
    <w:p w:rsidRPr="00955FC3" w:rsidR="001E5715" w:rsidP="001E5715" w:rsidRDefault="00866720" w14:paraId="1A92FD0D" w14:textId="77777777">
      <w:pPr>
        <w:ind w:firstLine="567"/>
        <w:rPr>
          <w:rFonts w:ascii="Times New Roman" w:hAnsi="Times New Roman" w:cs="Times New Roman"/>
          <w:lang w:val="es-ES"/>
        </w:rPr>
      </w:pPr>
      <w:r w:rsidRPr="2E260C7A">
        <w:rPr>
          <w:rFonts w:ascii="Times New Roman" w:hAnsi="Times New Roman" w:cs="Times New Roman"/>
        </w:rPr>
        <w:t>EOSC asociacijoje Daniją atstovauja DeiC. Taip pat buvo suburtas EOSC Danijos koordinavimo forumas (</w:t>
      </w:r>
      <w:hyperlink r:id="rId59">
        <w:r w:rsidRPr="2E260C7A">
          <w:rPr>
            <w:rStyle w:val="Hipersaitas"/>
            <w:rFonts w:ascii="Times New Roman" w:hAnsi="Times New Roman" w:cs="Times New Roman"/>
            <w:i/>
            <w:iCs/>
            <w:color w:val="000000" w:themeColor="text1"/>
          </w:rPr>
          <w:t>The EOSC Denmark Coordination Forum</w:t>
        </w:r>
      </w:hyperlink>
      <w:r w:rsidRPr="2E260C7A">
        <w:rPr>
          <w:rFonts w:ascii="Times New Roman" w:hAnsi="Times New Roman" w:cs="Times New Roman"/>
        </w:rPr>
        <w:t xml:space="preserve">), kurio tikslas – viešinti Danijos akademinei bendruomenei  EOSC siūlomas paslaugas bei koordinuoti šalies institucijų ar infrastruktūrų integraciją į EOSC. Oficialaus ketinimo kurti nacionalinį EOSC mazgą Danija nėra išreiškusi. </w:t>
      </w:r>
    </w:p>
    <w:p w:rsidRPr="00955FC3" w:rsidR="00866720" w:rsidP="001E5715" w:rsidRDefault="00866720" w14:paraId="559045E3" w14:textId="7689ABDC">
      <w:pPr>
        <w:ind w:firstLine="567"/>
        <w:rPr>
          <w:rFonts w:ascii="Times New Roman" w:hAnsi="Times New Roman" w:cs="Times New Roman"/>
          <w:lang w:val="es-ES"/>
        </w:rPr>
      </w:pPr>
      <w:r w:rsidRPr="2E260C7A">
        <w:rPr>
          <w:rFonts w:ascii="Times New Roman" w:hAnsi="Times New Roman" w:cs="Times New Roman"/>
        </w:rPr>
        <w:t>Nors Danija neturi centrinės už mokslinių tyrimų duomenų valdymą ir valdyseną koordinavimą atsakingos institucijos, jos trūkumą kompensuoja puikiai koordinuotas institucijų, tarp jų ir turinčių nemažą įdirbį duomenų valdymo srityje, tinklas bei vieninga nacionalinė strategija tiek paties duomenų valdymo, tiek tam reikalingų specialistų rengimo atžvilgiu.</w:t>
      </w:r>
    </w:p>
    <w:p w:rsidRPr="00955FC3" w:rsidR="001E5715" w:rsidP="007A6193" w:rsidRDefault="001E5715" w14:paraId="3BFF8BBD" w14:textId="77777777">
      <w:pPr>
        <w:rPr>
          <w:rFonts w:ascii="Times New Roman" w:hAnsi="Times New Roman" w:cs="Times New Roman"/>
          <w:lang w:val="es-ES"/>
        </w:rPr>
      </w:pPr>
    </w:p>
    <w:p w:rsidRPr="001E5715" w:rsidR="00866720" w:rsidP="001E5715" w:rsidRDefault="007A268F" w14:paraId="1AD5E724" w14:textId="7F87D972">
      <w:pPr>
        <w:pStyle w:val="Antrat3"/>
      </w:pPr>
      <w:bookmarkStart w:name="_Toc225450989" w:id="424"/>
      <w:r>
        <w:t>2.4</w:t>
      </w:r>
      <w:r w:rsidR="001E5715">
        <w:t xml:space="preserve">.5. </w:t>
      </w:r>
      <w:r w:rsidR="00866720">
        <w:t>Estija</w:t>
      </w:r>
      <w:bookmarkEnd w:id="424"/>
    </w:p>
    <w:p w:rsidRPr="00955FC3" w:rsidR="001E5715" w:rsidP="001E5715" w:rsidRDefault="00866720" w14:paraId="4707128E" w14:textId="65DE338D">
      <w:pPr>
        <w:ind w:firstLine="567"/>
        <w:rPr>
          <w:rFonts w:ascii="Times New Roman" w:hAnsi="Times New Roman" w:cs="Times New Roman"/>
          <w:lang w:val="es-ES"/>
        </w:rPr>
      </w:pPr>
      <w:r w:rsidRPr="2E260C7A">
        <w:rPr>
          <w:rFonts w:ascii="Times New Roman" w:hAnsi="Times New Roman" w:cs="Times New Roman"/>
        </w:rPr>
        <w:t>Nors pagrindinė mokslinius tyrimus Estijoje finansuojanti organizacija – Estijos mokslo taryba (</w:t>
      </w:r>
      <w:hyperlink r:id="rId60">
        <w:r w:rsidRPr="2E260C7A">
          <w:rPr>
            <w:rStyle w:val="Hipersaitas"/>
            <w:rFonts w:ascii="Times New Roman" w:hAnsi="Times New Roman" w:cs="Times New Roman"/>
            <w:color w:val="000000" w:themeColor="text1"/>
          </w:rPr>
          <w:t>ETAg</w:t>
        </w:r>
      </w:hyperlink>
      <w:r w:rsidRPr="2E260C7A">
        <w:rPr>
          <w:rFonts w:ascii="Times New Roman" w:hAnsi="Times New Roman" w:cs="Times New Roman"/>
        </w:rPr>
        <w:t xml:space="preserve">) – dar 2016 m. parengė rekomendacijas nacionalinei </w:t>
      </w:r>
      <w:r w:rsidR="00096488">
        <w:rPr>
          <w:rFonts w:ascii="Times New Roman" w:hAnsi="Times New Roman" w:cs="Times New Roman"/>
        </w:rPr>
        <w:t>AM</w:t>
      </w:r>
      <w:r w:rsidRPr="2E260C7A">
        <w:rPr>
          <w:rFonts w:ascii="Times New Roman" w:hAnsi="Times New Roman" w:cs="Times New Roman"/>
        </w:rPr>
        <w:t xml:space="preserve"> politikai </w:t>
      </w:r>
      <w:r w:rsidRPr="2E260C7A">
        <w:rPr>
          <w:rFonts w:ascii="Times New Roman" w:hAnsi="Times New Roman" w:cs="Times New Roman"/>
        </w:rPr>
        <w:fldChar w:fldCharType="begin"/>
      </w:r>
      <w:r w:rsidRPr="2E260C7A">
        <w:rPr>
          <w:rFonts w:ascii="Times New Roman" w:hAnsi="Times New Roman" w:cs="Times New Roman"/>
          <w:lang w:val="es-ES"/>
        </w:rPr>
        <w:instrText xml:space="preserve"> ADDIN ZOTERO_ITEM CSL_CITATION {"citationID":"yw4DXP3c","properties":{"formattedCitation":"(Open Science Expert Group of the Estonian Research Council, 2016)","plainCitation":"(Open Science Expert Group of the Estonian Research Council, 2016)","noteIndex":0},"citationItems":[{"id":935,"uris":["http://zotero.org/users/10873074/items/8ZCDHPMV"],"itemData":{"id":935,"type":"book","title":"Open Science in Estonia: Principles and Recommendations for Developing National Policy","URL":"https://www.etag.ee/wp-content/uploads/2017/03/Open-Science-in-Estonia-Principles-and-Recommendations-final.pdf","author":[{"literal":"Open Science Expert Group of the Estonian Research Council"}],"issued":{"date-parts":[["2016"]]}}}],"schema":"https://github.com/citation-style-language/schema/raw/master/csl-citation.json"}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w:t>
      </w:r>
      <w:r w:rsidRPr="2E260C7A">
        <w:rPr>
          <w:rFonts w:ascii="Times New Roman" w:hAnsi="Times New Roman" w:cs="Times New Roman"/>
          <w:i/>
          <w:iCs/>
        </w:rPr>
        <w:t>Open Science Expert Group of the Estonian Research Council</w:t>
      </w:r>
      <w:r w:rsidRPr="2E260C7A">
        <w:rPr>
          <w:rFonts w:ascii="Times New Roman" w:hAnsi="Times New Roman" w:cs="Times New Roman"/>
        </w:rPr>
        <w:t>, 2016)</w:t>
      </w:r>
      <w:r w:rsidRPr="2E260C7A">
        <w:rPr>
          <w:rFonts w:ascii="Times New Roman" w:hAnsi="Times New Roman" w:cs="Times New Roman"/>
        </w:rPr>
        <w:fldChar w:fldCharType="end"/>
      </w:r>
      <w:r w:rsidRPr="2E260C7A">
        <w:rPr>
          <w:rFonts w:ascii="Times New Roman" w:hAnsi="Times New Roman" w:cs="Times New Roman"/>
        </w:rPr>
        <w:t xml:space="preserve">, šalis iki šiol neturi nacionalinio išskirtinai </w:t>
      </w:r>
      <w:r w:rsidR="00096488">
        <w:rPr>
          <w:rFonts w:ascii="Times New Roman" w:hAnsi="Times New Roman" w:cs="Times New Roman"/>
        </w:rPr>
        <w:t>AM</w:t>
      </w:r>
      <w:r w:rsidRPr="2E260C7A">
        <w:rPr>
          <w:rFonts w:ascii="Times New Roman" w:hAnsi="Times New Roman" w:cs="Times New Roman"/>
        </w:rPr>
        <w:t xml:space="preserve"> politikai ar, tuo labiau, </w:t>
      </w:r>
      <w:r w:rsidR="00096488">
        <w:rPr>
          <w:rFonts w:ascii="Times New Roman" w:hAnsi="Times New Roman" w:cs="Times New Roman"/>
        </w:rPr>
        <w:t>MTD</w:t>
      </w:r>
      <w:r w:rsidRPr="2E260C7A">
        <w:rPr>
          <w:rFonts w:ascii="Times New Roman" w:hAnsi="Times New Roman" w:cs="Times New Roman"/>
        </w:rPr>
        <w:t xml:space="preserve"> valdymui skirto dokumento. </w:t>
      </w:r>
      <w:r w:rsidR="00096488">
        <w:rPr>
          <w:rFonts w:ascii="Times New Roman" w:hAnsi="Times New Roman" w:cs="Times New Roman"/>
        </w:rPr>
        <w:t>AM</w:t>
      </w:r>
      <w:r w:rsidRPr="2E260C7A">
        <w:rPr>
          <w:rFonts w:ascii="Times New Roman" w:hAnsi="Times New Roman" w:cs="Times New Roman"/>
        </w:rPr>
        <w:t xml:space="preserve"> minimas </w:t>
      </w:r>
      <w:hyperlink w:anchor="documents--4" r:id="rId61">
        <w:r w:rsidRPr="2E260C7A">
          <w:rPr>
            <w:rStyle w:val="Hipersaitas"/>
            <w:rFonts w:ascii="Times New Roman" w:hAnsi="Times New Roman" w:cs="Times New Roman"/>
            <w:color w:val="000000" w:themeColor="text1"/>
          </w:rPr>
          <w:t>nacionalinėje Mokslinių tyrimų ir eksperimentinės plėtros, inovacijų ir verslumo strategijoje 2021–2035 metams</w:t>
        </w:r>
      </w:hyperlink>
      <w:r w:rsidRPr="2E260C7A">
        <w:rPr>
          <w:rFonts w:ascii="Times New Roman" w:hAnsi="Times New Roman" w:cs="Times New Roman"/>
        </w:rPr>
        <w:t xml:space="preserve">, patvirtintoje 2019 m. (pilnas tekstas prieinamas tik estų kalba). Joje glaustai deklaruojama, kad Estija turėtų palaikyti </w:t>
      </w:r>
      <w:r w:rsidR="00C35906">
        <w:rPr>
          <w:rFonts w:ascii="Times New Roman" w:hAnsi="Times New Roman" w:cs="Times New Roman"/>
        </w:rPr>
        <w:t>AM</w:t>
      </w:r>
      <w:r w:rsidRPr="2E260C7A">
        <w:rPr>
          <w:rFonts w:ascii="Times New Roman" w:hAnsi="Times New Roman" w:cs="Times New Roman"/>
        </w:rPr>
        <w:t xml:space="preserve"> ir parengti tam reikalingus politinius dokumentus bei infrastruktūrą. </w:t>
      </w:r>
    </w:p>
    <w:p w:rsidRPr="00955FC3" w:rsidR="001E5715" w:rsidP="001E5715" w:rsidRDefault="65F8B81F" w14:paraId="42CB579A" w14:textId="2909B4BC">
      <w:pPr>
        <w:ind w:firstLine="567"/>
        <w:rPr>
          <w:rFonts w:ascii="Times New Roman" w:hAnsi="Times New Roman" w:cs="Times New Roman"/>
          <w:lang w:val="es-ES"/>
        </w:rPr>
      </w:pPr>
      <w:r w:rsidRPr="00955FC3">
        <w:rPr>
          <w:rFonts w:ascii="Times New Roman" w:hAnsi="Times New Roman" w:cs="Times New Roman"/>
          <w:lang w:val="es-ES"/>
        </w:rPr>
        <w:t>Už technologinių paslaugų šalies aukštojo mokslo ir švietimo sektoriui teikimą atsakinga Estijos mokslinės kompiuterijos infrastruktūra (</w:t>
      </w:r>
      <w:hyperlink r:id="rId62">
        <w:r w:rsidRPr="2E260C7A">
          <w:rPr>
            <w:rStyle w:val="Hipersaitas"/>
            <w:rFonts w:ascii="Times New Roman" w:hAnsi="Times New Roman" w:cs="Times New Roman"/>
            <w:color w:val="000000" w:themeColor="text1"/>
          </w:rPr>
          <w:t>ETAIS</w:t>
        </w:r>
      </w:hyperlink>
      <w:r w:rsidRPr="00955FC3">
        <w:rPr>
          <w:rFonts w:ascii="Times New Roman" w:hAnsi="Times New Roman" w:cs="Times New Roman"/>
          <w:lang w:val="es-ES"/>
        </w:rPr>
        <w:t xml:space="preserve">). Ji teikia duomenų saugojimo, debesijos ir </w:t>
      </w:r>
      <w:r w:rsidRPr="00955FC3">
        <w:rPr>
          <w:rFonts w:ascii="Times New Roman" w:hAnsi="Times New Roman" w:eastAsia="Times New Roman" w:cs="Times New Roman"/>
          <w:kern w:val="0"/>
          <w:lang w:val="es-ES" w:eastAsia="lt-LT"/>
          <w14:ligatures w14:val="none"/>
        </w:rPr>
        <w:t xml:space="preserve">HPC </w:t>
      </w:r>
      <w:r w:rsidRPr="00955FC3">
        <w:rPr>
          <w:rFonts w:ascii="Times New Roman" w:hAnsi="Times New Roman" w:cs="Times New Roman"/>
          <w:lang w:val="es-ES"/>
        </w:rPr>
        <w:t xml:space="preserve">paslaugas. ETAIS veikia kaip keturių institucijų konsorciumas, kurio nariai yra Tartu universitetas, Talino technologijos universitetas, Nacionalinis cheminės fizikos ir biofizikos institutas bei Estijos Švietimo ir mokslinių tyrimų ministerija. ETAIS yra šiaurės šalių jungtinio infrastruktūros tinklo </w:t>
      </w:r>
      <w:r w:rsidRPr="2E260C7A">
        <w:rPr>
          <w:rFonts w:ascii="Times New Roman" w:hAnsi="Times New Roman" w:cs="Times New Roman"/>
          <w:i/>
          <w:iCs/>
          <w:lang w:val="es-ES"/>
        </w:rPr>
        <w:t>Nordic e-Infrastructure Collaboration</w:t>
      </w:r>
      <w:r w:rsidRPr="00955FC3">
        <w:rPr>
          <w:rFonts w:ascii="Times New Roman" w:hAnsi="Times New Roman" w:cs="Times New Roman"/>
          <w:lang w:val="es-ES"/>
        </w:rPr>
        <w:t xml:space="preserve"> (</w:t>
      </w:r>
      <w:hyperlink r:id="rId63">
        <w:r w:rsidRPr="2E260C7A">
          <w:rPr>
            <w:rStyle w:val="Hipersaitas"/>
            <w:rFonts w:ascii="Times New Roman" w:hAnsi="Times New Roman" w:cs="Times New Roman"/>
            <w:color w:val="000000" w:themeColor="text1"/>
          </w:rPr>
          <w:t>NeIC</w:t>
        </w:r>
      </w:hyperlink>
      <w:r w:rsidRPr="00955FC3">
        <w:rPr>
          <w:rFonts w:ascii="Times New Roman" w:hAnsi="Times New Roman" w:cs="Times New Roman"/>
          <w:lang w:val="es-ES"/>
        </w:rPr>
        <w:t xml:space="preserve">) narys. Konsorciumas atsakingas už EOSC viešinimą Estijoje ir už su EOSC susijusių nacionalinio lygio veiklų koordinavimą. Oficialaus ketinimo kurti nacionalinį EOSC mazgą Estija nėra išreiškusi. </w:t>
      </w:r>
    </w:p>
    <w:p w:rsidRPr="00955FC3" w:rsidR="00866720" w:rsidP="001E5715" w:rsidRDefault="00866720" w14:paraId="7D1BB205" w14:textId="5D22817D">
      <w:pPr>
        <w:ind w:firstLine="567"/>
        <w:rPr>
          <w:rFonts w:ascii="Times New Roman" w:hAnsi="Times New Roman" w:cs="Times New Roman"/>
          <w:lang w:val="es-ES"/>
        </w:rPr>
      </w:pPr>
      <w:r w:rsidRPr="2E260C7A">
        <w:rPr>
          <w:rFonts w:ascii="Times New Roman" w:hAnsi="Times New Roman" w:cs="Times New Roman"/>
        </w:rPr>
        <w:t>Estija turi nacionalinę mokslinės informacijos sistemą (</w:t>
      </w:r>
      <w:hyperlink r:id="rId64">
        <w:r w:rsidRPr="2E260C7A">
          <w:rPr>
            <w:rStyle w:val="Hipersaitas"/>
            <w:rFonts w:ascii="Times New Roman" w:hAnsi="Times New Roman" w:cs="Times New Roman"/>
            <w:color w:val="000000" w:themeColor="text1"/>
          </w:rPr>
          <w:t>ETIS</w:t>
        </w:r>
      </w:hyperlink>
      <w:r w:rsidRPr="2E260C7A">
        <w:rPr>
          <w:rFonts w:ascii="Times New Roman" w:hAnsi="Times New Roman" w:cs="Times New Roman"/>
        </w:rPr>
        <w:t xml:space="preserve">), kurioje kaupiama informacija apie šalyje dirbančius mokslininkus ir tyrėjus. Joje saugoma informacija apie tyrėjų kvalifikaciją, paskelbtas publikacijas, ekspertines veiklas, gautus apdovanojimus, tačiau joje neregistruojami tyrėjų talpyklose publikuoti </w:t>
      </w:r>
      <w:r w:rsidR="00C35906">
        <w:rPr>
          <w:rFonts w:ascii="Times New Roman" w:hAnsi="Times New Roman" w:cs="Times New Roman"/>
        </w:rPr>
        <w:t>MTD</w:t>
      </w:r>
      <w:r w:rsidRPr="2E260C7A">
        <w:rPr>
          <w:rFonts w:ascii="Times New Roman" w:hAnsi="Times New Roman" w:cs="Times New Roman"/>
        </w:rPr>
        <w:t xml:space="preserve"> rinkiniai. </w:t>
      </w:r>
    </w:p>
    <w:p w:rsidRPr="00955FC3" w:rsidR="001E5715" w:rsidP="007A6193" w:rsidRDefault="00866720" w14:paraId="3F3149C0" w14:textId="1F9468CE">
      <w:pPr>
        <w:rPr>
          <w:rFonts w:ascii="Times New Roman" w:hAnsi="Times New Roman" w:cs="Times New Roman"/>
          <w:lang w:val="es-ES"/>
        </w:rPr>
      </w:pPr>
      <w:r w:rsidRPr="2E260C7A">
        <w:rPr>
          <w:rFonts w:ascii="Times New Roman" w:hAnsi="Times New Roman" w:cs="Times New Roman"/>
        </w:rPr>
        <w:t xml:space="preserve">Didžioji dalis šalyje egzistuojančių </w:t>
      </w:r>
      <w:r w:rsidR="00C35906">
        <w:rPr>
          <w:rFonts w:ascii="Times New Roman" w:hAnsi="Times New Roman" w:cs="Times New Roman"/>
        </w:rPr>
        <w:t>AM</w:t>
      </w:r>
      <w:r w:rsidRPr="2E260C7A">
        <w:rPr>
          <w:rFonts w:ascii="Times New Roman" w:hAnsi="Times New Roman" w:cs="Times New Roman"/>
        </w:rPr>
        <w:t xml:space="preserve"> iniciatyvų kyla iš universitetų bibliotekų. Būtent universitetų bibliotekų iniciatyva Estija dalyvavo nemažai tarptautinių projektų: </w:t>
      </w:r>
      <w:hyperlink r:id="rId65">
        <w:r w:rsidRPr="2E260C7A">
          <w:rPr>
            <w:rStyle w:val="Hipersaitas"/>
            <w:rFonts w:ascii="Times New Roman" w:hAnsi="Times New Roman" w:cs="Times New Roman"/>
            <w:color w:val="000000" w:themeColor="text1"/>
          </w:rPr>
          <w:t>OpenAire</w:t>
        </w:r>
      </w:hyperlink>
      <w:r w:rsidRPr="2E260C7A">
        <w:rPr>
          <w:rFonts w:ascii="Times New Roman" w:hAnsi="Times New Roman" w:cs="Times New Roman"/>
        </w:rPr>
        <w:t xml:space="preserve">, </w:t>
      </w:r>
      <w:hyperlink r:id="rId66">
        <w:r w:rsidRPr="2E260C7A">
          <w:rPr>
            <w:rStyle w:val="Hipersaitas"/>
            <w:rFonts w:ascii="Times New Roman" w:hAnsi="Times New Roman" w:cs="Times New Roman"/>
            <w:color w:val="000000" w:themeColor="text1"/>
          </w:rPr>
          <w:t>EOSC Nordic</w:t>
        </w:r>
      </w:hyperlink>
      <w:r w:rsidRPr="2E260C7A">
        <w:rPr>
          <w:rFonts w:ascii="Times New Roman" w:hAnsi="Times New Roman" w:cs="Times New Roman"/>
        </w:rPr>
        <w:t xml:space="preserve">, </w:t>
      </w:r>
      <w:hyperlink r:id="rId67">
        <w:r w:rsidRPr="2E260C7A">
          <w:rPr>
            <w:rStyle w:val="Hipersaitas"/>
            <w:rFonts w:ascii="Times New Roman" w:hAnsi="Times New Roman" w:cs="Times New Roman"/>
            <w:color w:val="000000" w:themeColor="text1"/>
          </w:rPr>
          <w:t>Skills4EOSC</w:t>
        </w:r>
      </w:hyperlink>
      <w:r w:rsidRPr="2E260C7A">
        <w:rPr>
          <w:rFonts w:ascii="Times New Roman" w:hAnsi="Times New Roman" w:cs="Times New Roman"/>
        </w:rPr>
        <w:t xml:space="preserve">, </w:t>
      </w:r>
      <w:hyperlink r:id="rId68">
        <w:r w:rsidRPr="2E260C7A">
          <w:rPr>
            <w:rStyle w:val="Hipersaitas"/>
            <w:rFonts w:ascii="Times New Roman" w:hAnsi="Times New Roman" w:cs="Times New Roman"/>
            <w:color w:val="000000" w:themeColor="text1"/>
          </w:rPr>
          <w:t>FAIR-IMPACT</w:t>
        </w:r>
      </w:hyperlink>
      <w:r w:rsidRPr="2E260C7A">
        <w:rPr>
          <w:rFonts w:ascii="Times New Roman" w:hAnsi="Times New Roman" w:cs="Times New Roman"/>
        </w:rPr>
        <w:t xml:space="preserve"> ir kt. </w:t>
      </w:r>
      <w:hyperlink r:id="rId69">
        <w:r w:rsidRPr="2E260C7A">
          <w:rPr>
            <w:rStyle w:val="Hipersaitas"/>
            <w:rFonts w:ascii="Times New Roman" w:hAnsi="Times New Roman" w:cs="Times New Roman"/>
            <w:color w:val="000000" w:themeColor="text1"/>
          </w:rPr>
          <w:t>Tartu universitetas</w:t>
        </w:r>
      </w:hyperlink>
      <w:r w:rsidRPr="2E260C7A">
        <w:rPr>
          <w:rFonts w:ascii="Times New Roman" w:hAnsi="Times New Roman" w:cs="Times New Roman"/>
        </w:rPr>
        <w:t xml:space="preserve"> ir </w:t>
      </w:r>
      <w:hyperlink r:id="rId70">
        <w:r w:rsidRPr="2E260C7A">
          <w:rPr>
            <w:rStyle w:val="Hipersaitas"/>
            <w:rFonts w:ascii="Times New Roman" w:hAnsi="Times New Roman" w:cs="Times New Roman"/>
            <w:color w:val="000000" w:themeColor="text1"/>
          </w:rPr>
          <w:t>Talino technikos universitetas</w:t>
        </w:r>
      </w:hyperlink>
      <w:r w:rsidRPr="2E260C7A">
        <w:rPr>
          <w:rFonts w:ascii="Times New Roman" w:hAnsi="Times New Roman" w:cs="Times New Roman"/>
        </w:rPr>
        <w:t xml:space="preserve"> turi institucines </w:t>
      </w:r>
      <w:r w:rsidR="00C35906">
        <w:rPr>
          <w:rFonts w:ascii="Times New Roman" w:hAnsi="Times New Roman" w:cs="Times New Roman"/>
        </w:rPr>
        <w:t>MTD</w:t>
      </w:r>
      <w:r w:rsidRPr="2E260C7A">
        <w:rPr>
          <w:rFonts w:ascii="Times New Roman" w:hAnsi="Times New Roman" w:cs="Times New Roman"/>
        </w:rPr>
        <w:t xml:space="preserve"> talpyklas. Tartu universiteto valdomą talpyklą DataDOI naudoja ne tik šio universiteto nariai, bet ir dvi kitos Estijos aukštosios mokyklos, kurios joje turi institucines duomenų kolekcijas. </w:t>
      </w:r>
    </w:p>
    <w:p w:rsidRPr="00955FC3" w:rsidR="001E5715" w:rsidP="001E5715" w:rsidRDefault="00866720" w14:paraId="66B7AD4E" w14:textId="7C2078DC">
      <w:pPr>
        <w:ind w:firstLine="567"/>
        <w:rPr>
          <w:rFonts w:ascii="Times New Roman" w:hAnsi="Times New Roman" w:cs="Times New Roman"/>
          <w:lang w:val="es-ES"/>
        </w:rPr>
      </w:pPr>
      <w:r w:rsidRPr="2E260C7A">
        <w:rPr>
          <w:rFonts w:ascii="Times New Roman" w:hAnsi="Times New Roman" w:cs="Times New Roman"/>
        </w:rPr>
        <w:t>Duomenų stiuardai šalyje centralizuotai nėra ruošiami.</w:t>
      </w:r>
    </w:p>
    <w:p w:rsidRPr="00955FC3" w:rsidR="00866720" w:rsidP="001E5715" w:rsidRDefault="00866720" w14:paraId="1F203FCA" w14:textId="4404C886">
      <w:pPr>
        <w:ind w:firstLine="567"/>
        <w:rPr>
          <w:rFonts w:ascii="Times New Roman" w:hAnsi="Times New Roman" w:cs="Times New Roman"/>
          <w:lang w:val="es-ES"/>
        </w:rPr>
      </w:pPr>
      <w:r w:rsidRPr="2E260C7A">
        <w:rPr>
          <w:rFonts w:ascii="Times New Roman" w:hAnsi="Times New Roman" w:cs="Times New Roman"/>
        </w:rPr>
        <w:t xml:space="preserve">Apibendrinant galima konstatuoti, kad Estija gali pasigirti gerai išvystyta technologine infrastruktūra, ir keletu </w:t>
      </w:r>
      <w:r w:rsidR="00C35906">
        <w:rPr>
          <w:rFonts w:ascii="Times New Roman" w:hAnsi="Times New Roman" w:cs="Times New Roman"/>
        </w:rPr>
        <w:t>MTD</w:t>
      </w:r>
      <w:r w:rsidRPr="2E260C7A">
        <w:rPr>
          <w:rFonts w:ascii="Times New Roman" w:hAnsi="Times New Roman" w:cs="Times New Roman"/>
        </w:rPr>
        <w:t xml:space="preserve"> valdymo srityje pažengusių institucijų (Tartu ir Talino technikos universitetai). Vis dėlto, vieningos nacionalinės </w:t>
      </w:r>
      <w:r w:rsidR="00C35906">
        <w:rPr>
          <w:rFonts w:ascii="Times New Roman" w:hAnsi="Times New Roman" w:cs="Times New Roman"/>
        </w:rPr>
        <w:t>MTD</w:t>
      </w:r>
      <w:r w:rsidRPr="2E260C7A">
        <w:rPr>
          <w:rFonts w:ascii="Times New Roman" w:hAnsi="Times New Roman" w:cs="Times New Roman"/>
        </w:rPr>
        <w:t xml:space="preserve"> valdysenai skirtos politikos trūkumas stabdo </w:t>
      </w:r>
      <w:r w:rsidR="00C35906">
        <w:rPr>
          <w:rFonts w:ascii="Times New Roman" w:hAnsi="Times New Roman" w:cs="Times New Roman"/>
        </w:rPr>
        <w:t>MTD</w:t>
      </w:r>
      <w:r w:rsidRPr="2E260C7A">
        <w:rPr>
          <w:rFonts w:ascii="Times New Roman" w:hAnsi="Times New Roman" w:cs="Times New Roman"/>
        </w:rPr>
        <w:t xml:space="preserve"> paslaugų vystymą šalyje ir jos integraciją į EOSC. </w:t>
      </w:r>
    </w:p>
    <w:p w:rsidRPr="00955FC3" w:rsidR="001E5715" w:rsidP="007A6193" w:rsidRDefault="001E5715" w14:paraId="51075004" w14:textId="77777777">
      <w:pPr>
        <w:rPr>
          <w:rFonts w:ascii="Times New Roman" w:hAnsi="Times New Roman" w:cs="Times New Roman"/>
          <w:lang w:val="es-ES"/>
        </w:rPr>
      </w:pPr>
    </w:p>
    <w:p w:rsidRPr="001E5715" w:rsidR="00866720" w:rsidP="001E5715" w:rsidRDefault="007A268F" w14:paraId="333BFA48" w14:textId="64FEE754">
      <w:pPr>
        <w:pStyle w:val="Antrat3"/>
      </w:pPr>
      <w:bookmarkStart w:name="_Toc225450990" w:id="425"/>
      <w:r>
        <w:t>2.4</w:t>
      </w:r>
      <w:r w:rsidR="001E5715">
        <w:t xml:space="preserve">.6. </w:t>
      </w:r>
      <w:r w:rsidR="00866720">
        <w:t>Graikija</w:t>
      </w:r>
      <w:bookmarkEnd w:id="425"/>
    </w:p>
    <w:p w:rsidRPr="00955FC3" w:rsidR="001E5715" w:rsidP="001E5715" w:rsidRDefault="65F8B81F" w14:paraId="21079196" w14:textId="7FD66CAD">
      <w:pPr>
        <w:ind w:firstLine="567"/>
        <w:rPr>
          <w:rFonts w:ascii="Times New Roman" w:hAnsi="Times New Roman" w:cs="Times New Roman"/>
          <w:lang w:val="es-ES"/>
        </w:rPr>
      </w:pPr>
      <w:r w:rsidRPr="2E260C7A">
        <w:rPr>
          <w:rFonts w:ascii="Times New Roman" w:hAnsi="Times New Roman" w:cs="Times New Roman"/>
        </w:rPr>
        <w:t>Graikijoje taikomas centralizuotas</w:t>
      </w:r>
      <w:r w:rsidRPr="2E260C7A" w:rsidR="4A007740">
        <w:rPr>
          <w:rFonts w:ascii="Times New Roman" w:hAnsi="Times New Roman" w:cs="Times New Roman"/>
        </w:rPr>
        <w:t>-</w:t>
      </w:r>
      <w:r w:rsidRPr="2E260C7A">
        <w:rPr>
          <w:rFonts w:ascii="Times New Roman" w:hAnsi="Times New Roman" w:cs="Times New Roman"/>
        </w:rPr>
        <w:t xml:space="preserve">federuotas </w:t>
      </w:r>
      <w:r w:rsidR="00C35906">
        <w:rPr>
          <w:rFonts w:ascii="Times New Roman" w:hAnsi="Times New Roman" w:cs="Times New Roman"/>
        </w:rPr>
        <w:t>MTD</w:t>
      </w:r>
      <w:r w:rsidRPr="2E260C7A">
        <w:rPr>
          <w:rFonts w:ascii="Times New Roman" w:hAnsi="Times New Roman" w:cs="Times New Roman"/>
        </w:rPr>
        <w:t xml:space="preserve"> valdymo ir integracijos į EOSC modelis. Šalyje už </w:t>
      </w:r>
      <w:r w:rsidR="00C35906">
        <w:rPr>
          <w:rFonts w:ascii="Times New Roman" w:hAnsi="Times New Roman" w:cs="Times New Roman"/>
        </w:rPr>
        <w:t>AM</w:t>
      </w:r>
      <w:r w:rsidRPr="2E260C7A">
        <w:rPr>
          <w:rFonts w:ascii="Times New Roman" w:hAnsi="Times New Roman" w:cs="Times New Roman"/>
        </w:rPr>
        <w:t xml:space="preserve"> yra atsakingos trys ministerijos: Plėtros ir investicijų ministerija, Skaitmeninio valdymo ministerija ir Švietimo ir religinių reikalų ministerija.</w:t>
      </w:r>
    </w:p>
    <w:p w:rsidRPr="00955FC3" w:rsidR="001E5715" w:rsidP="001E5715" w:rsidRDefault="65F8B81F" w14:paraId="2D7F8150" w14:textId="003C0280">
      <w:pPr>
        <w:ind w:firstLine="567"/>
        <w:rPr>
          <w:rFonts w:ascii="Times New Roman" w:hAnsi="Times New Roman" w:cs="Times New Roman"/>
          <w:lang w:val="es-ES"/>
        </w:rPr>
      </w:pPr>
      <w:r w:rsidRPr="2E260C7A">
        <w:rPr>
          <w:rFonts w:ascii="Times New Roman" w:hAnsi="Times New Roman" w:cs="Times New Roman"/>
        </w:rPr>
        <w:t xml:space="preserve">2019 m. 26 Graikijos aukštojo mokslo ir mokslinių tyrimų institucijos susivienijo į Nacionalinę Atvirojo mokslo darbo grupę, pasivadinusią Graikijos </w:t>
      </w:r>
      <w:r w:rsidR="00A606F1">
        <w:rPr>
          <w:rFonts w:ascii="Times New Roman" w:hAnsi="Times New Roman" w:cs="Times New Roman"/>
        </w:rPr>
        <w:t>AM</w:t>
      </w:r>
      <w:r w:rsidRPr="2E260C7A">
        <w:rPr>
          <w:rFonts w:ascii="Times New Roman" w:hAnsi="Times New Roman" w:cs="Times New Roman"/>
        </w:rPr>
        <w:t xml:space="preserve"> iniciatyva (</w:t>
      </w:r>
      <w:r w:rsidRPr="2E260C7A">
        <w:rPr>
          <w:rFonts w:ascii="Times New Roman" w:hAnsi="Times New Roman" w:cs="Times New Roman"/>
          <w:i/>
          <w:iCs/>
        </w:rPr>
        <w:t>Hellenic Open Science Initiative</w:t>
      </w:r>
      <w:r w:rsidRPr="2E260C7A">
        <w:rPr>
          <w:rFonts w:ascii="Times New Roman" w:hAnsi="Times New Roman" w:cs="Times New Roman"/>
        </w:rPr>
        <w:t xml:space="preserve">, </w:t>
      </w:r>
      <w:hyperlink r:id="rId71">
        <w:r w:rsidRPr="2E260C7A">
          <w:rPr>
            <w:rStyle w:val="Hipersaitas"/>
            <w:rFonts w:ascii="Times New Roman" w:hAnsi="Times New Roman" w:cs="Times New Roman"/>
            <w:color w:val="000000" w:themeColor="text1"/>
          </w:rPr>
          <w:t>HOSI</w:t>
        </w:r>
      </w:hyperlink>
      <w:r w:rsidRPr="2E260C7A">
        <w:rPr>
          <w:rFonts w:ascii="Times New Roman" w:hAnsi="Times New Roman" w:cs="Times New Roman"/>
        </w:rPr>
        <w:t xml:space="preserve">), kuri parengė Nacionalinio </w:t>
      </w:r>
      <w:r w:rsidR="00A606F1">
        <w:rPr>
          <w:rFonts w:ascii="Times New Roman" w:hAnsi="Times New Roman" w:cs="Times New Roman"/>
        </w:rPr>
        <w:t>AM</w:t>
      </w:r>
      <w:r w:rsidRPr="2E260C7A">
        <w:rPr>
          <w:rFonts w:ascii="Times New Roman" w:hAnsi="Times New Roman" w:cs="Times New Roman"/>
        </w:rPr>
        <w:t xml:space="preserve"> plano pasiūlymą (2020 m.). Šis planas tapo pagrindu Graikijos </w:t>
      </w:r>
      <w:r w:rsidR="00A606F1">
        <w:rPr>
          <w:rFonts w:ascii="Times New Roman" w:hAnsi="Times New Roman" w:cs="Times New Roman"/>
        </w:rPr>
        <w:t>AM</w:t>
      </w:r>
      <w:r w:rsidRPr="2E260C7A">
        <w:rPr>
          <w:rFonts w:ascii="Times New Roman" w:hAnsi="Times New Roman" w:cs="Times New Roman"/>
        </w:rPr>
        <w:t xml:space="preserve"> strategijai. Tai įtvirtinta Graikijos Skaitmeninės transformacijos strategijoje 2020–2025, kuri nurodo </w:t>
      </w:r>
      <w:r w:rsidR="00A606F1">
        <w:rPr>
          <w:rFonts w:ascii="Times New Roman" w:hAnsi="Times New Roman" w:cs="Times New Roman"/>
        </w:rPr>
        <w:t>AM</w:t>
      </w:r>
      <w:r w:rsidRPr="2E260C7A">
        <w:rPr>
          <w:rFonts w:ascii="Times New Roman" w:hAnsi="Times New Roman" w:cs="Times New Roman"/>
        </w:rPr>
        <w:t xml:space="preserve"> kaip vieną iš pagrindinių skaitmeninės transformacijos katalizatorių.</w:t>
      </w:r>
    </w:p>
    <w:p w:rsidRPr="00955FC3" w:rsidR="001E5715" w:rsidP="001E5715" w:rsidRDefault="00866720" w14:paraId="2037E9C8" w14:textId="77777777">
      <w:pPr>
        <w:ind w:firstLine="567"/>
        <w:rPr>
          <w:rFonts w:ascii="Times New Roman" w:hAnsi="Times New Roman" w:cs="Times New Roman"/>
          <w:lang w:val="es-ES"/>
        </w:rPr>
      </w:pPr>
      <w:r w:rsidRPr="2E260C7A">
        <w:rPr>
          <w:rFonts w:ascii="Times New Roman" w:hAnsi="Times New Roman" w:cs="Times New Roman"/>
        </w:rPr>
        <w:t xml:space="preserve">Integracijos į EOSC koordinavimas Graikijoje ir toliau vykdomas per HOSI, kurios veiklą remia Skaitmeninio valdymo ministerija. Į HOSI struktūrą įeina mokslinius tyrimus vykdančios institucijos (pvz., Atėnės tyrimų centras ATHENA), EOSC paslaugas teikiančios organizacijos (pvz., GRNET), atsakingos už esminių techninių ir infrastruktūros paslaugų teikimą ir akademinės bibliotekos (per HEAL-Link). </w:t>
      </w:r>
    </w:p>
    <w:p w:rsidRPr="00BB081A" w:rsidR="00866720" w:rsidP="001E5715" w:rsidRDefault="65F8B81F" w14:paraId="163DE11F" w14:textId="17C94569">
      <w:pPr>
        <w:ind w:firstLine="567"/>
        <w:rPr>
          <w:rFonts w:ascii="Times New Roman" w:hAnsi="Times New Roman" w:cs="Times New Roman"/>
        </w:rPr>
      </w:pPr>
      <w:r w:rsidRPr="2E260C7A">
        <w:rPr>
          <w:rFonts w:ascii="Times New Roman" w:hAnsi="Times New Roman" w:cs="Times New Roman"/>
        </w:rPr>
        <w:t xml:space="preserve">HOSI įkurtos darbo grupės, kurios teikia </w:t>
      </w:r>
      <w:r w:rsidR="00A606F1">
        <w:rPr>
          <w:rFonts w:ascii="Times New Roman" w:hAnsi="Times New Roman" w:cs="Times New Roman"/>
        </w:rPr>
        <w:t>AM</w:t>
      </w:r>
      <w:r w:rsidRPr="2E260C7A">
        <w:rPr>
          <w:rFonts w:ascii="Times New Roman" w:hAnsi="Times New Roman" w:cs="Times New Roman"/>
        </w:rPr>
        <w:t xml:space="preserve"> politikos pasiūlymus, mokymus ir edukacinę medžiagą, </w:t>
      </w:r>
      <w:r w:rsidR="00A606F1">
        <w:rPr>
          <w:rFonts w:ascii="Times New Roman" w:hAnsi="Times New Roman" w:cs="Times New Roman"/>
        </w:rPr>
        <w:t>AM</w:t>
      </w:r>
      <w:r w:rsidRPr="2E260C7A">
        <w:rPr>
          <w:rFonts w:ascii="Times New Roman" w:hAnsi="Times New Roman" w:cs="Times New Roman"/>
        </w:rPr>
        <w:t xml:space="preserve"> palaikymo programinę įrangą. HOSI nominavo </w:t>
      </w:r>
      <w:hyperlink r:id="rId72">
        <w:r w:rsidRPr="2E260C7A">
          <w:rPr>
            <w:rStyle w:val="Hipersaitas"/>
            <w:rFonts w:ascii="Times New Roman" w:hAnsi="Times New Roman" w:cs="Times New Roman"/>
            <w:color w:val="000000" w:themeColor="text1"/>
          </w:rPr>
          <w:t>GRNET</w:t>
        </w:r>
      </w:hyperlink>
      <w:r w:rsidRPr="2E260C7A">
        <w:rPr>
          <w:rFonts w:ascii="Times New Roman" w:hAnsi="Times New Roman" w:cs="Times New Roman"/>
        </w:rPr>
        <w:t xml:space="preserve"> kaip Įgaliotąją organizaciją (</w:t>
      </w:r>
      <w:r w:rsidR="00EE3190">
        <w:rPr>
          <w:rFonts w:ascii="Times New Roman" w:hAnsi="Times New Roman" w:cs="Times New Roman"/>
        </w:rPr>
        <w:t xml:space="preserve">angl. </w:t>
      </w:r>
      <w:r w:rsidRPr="2E260C7A">
        <w:rPr>
          <w:rFonts w:ascii="Times New Roman" w:hAnsi="Times New Roman" w:cs="Times New Roman"/>
          <w:i/>
          <w:iCs/>
        </w:rPr>
        <w:t>Mandated Organisation</w:t>
      </w:r>
      <w:r w:rsidRPr="2E260C7A">
        <w:rPr>
          <w:rFonts w:ascii="Times New Roman" w:hAnsi="Times New Roman" w:cs="Times New Roman"/>
        </w:rPr>
        <w:t xml:space="preserve">) į EOSC. </w:t>
      </w:r>
    </w:p>
    <w:p w:rsidRPr="00BB081A" w:rsidR="00866720" w:rsidP="007A6193" w:rsidRDefault="65F8B81F" w14:paraId="5EF22BB1" w14:textId="61378967">
      <w:pPr>
        <w:rPr>
          <w:rFonts w:ascii="Times New Roman" w:hAnsi="Times New Roman" w:cs="Times New Roman"/>
        </w:rPr>
      </w:pPr>
      <w:r w:rsidRPr="2E260C7A">
        <w:rPr>
          <w:rFonts w:ascii="Times New Roman" w:hAnsi="Times New Roman" w:cs="Times New Roman"/>
        </w:rPr>
        <w:t xml:space="preserve">GRNET – Graikijos Nacionalinės mokslinių tyrimų ir technologijų infrastruktūra jungia švietimo ir mokslinių tyrimų e. infrastruktūras ir teikia tinklų, debesų kompiuterijos, HPC, duomenų valdymo paslaugas ir e. infrastruktūrą bei paslaugas aukštojo mokslo ir  mokslinių tyrimų institucijoms, visų lygių švietimo įstaigoms ir visoms viešojo sektoriaus agentūroms. </w:t>
      </w:r>
    </w:p>
    <w:p w:rsidR="001E5715" w:rsidP="007A6193" w:rsidRDefault="00866720" w14:paraId="0E9F3545" w14:textId="5D8C1CEC">
      <w:pPr>
        <w:rPr>
          <w:rFonts w:ascii="Times New Roman" w:hAnsi="Times New Roman" w:cs="Times New Roman"/>
        </w:rPr>
      </w:pPr>
      <w:r w:rsidRPr="2E260C7A">
        <w:rPr>
          <w:rFonts w:ascii="Times New Roman" w:hAnsi="Times New Roman" w:cs="Times New Roman"/>
        </w:rPr>
        <w:t>Prieigą prie publikacijų Graikijoje užtikrina Nacionalinis dokumentacijos centras (</w:t>
      </w:r>
      <w:r w:rsidR="00EE3190">
        <w:rPr>
          <w:rFonts w:ascii="Times New Roman" w:hAnsi="Times New Roman" w:cs="Times New Roman"/>
        </w:rPr>
        <w:t xml:space="preserve">angl. </w:t>
      </w:r>
      <w:r w:rsidRPr="2E260C7A">
        <w:rPr>
          <w:rFonts w:ascii="Times New Roman" w:hAnsi="Times New Roman" w:cs="Times New Roman"/>
          <w:i/>
          <w:iCs/>
        </w:rPr>
        <w:t>National Documentation Centre</w:t>
      </w:r>
      <w:r w:rsidRPr="2E260C7A">
        <w:rPr>
          <w:rFonts w:ascii="Times New Roman" w:hAnsi="Times New Roman" w:cs="Times New Roman"/>
        </w:rPr>
        <w:t xml:space="preserve">, </w:t>
      </w:r>
      <w:hyperlink r:id="rId73">
        <w:r w:rsidRPr="2E260C7A">
          <w:rPr>
            <w:rStyle w:val="Hipersaitas"/>
            <w:rFonts w:ascii="Times New Roman" w:hAnsi="Times New Roman" w:cs="Times New Roman"/>
            <w:color w:val="000000" w:themeColor="text1"/>
          </w:rPr>
          <w:t>EKT</w:t>
        </w:r>
      </w:hyperlink>
      <w:r w:rsidRPr="2E260C7A">
        <w:rPr>
          <w:rFonts w:ascii="Times New Roman" w:hAnsi="Times New Roman" w:cs="Times New Roman"/>
        </w:rPr>
        <w:t xml:space="preserve">), kuris nuo 2012 m. vykdo e-leidybos platformos veiklą ir suteikia </w:t>
      </w:r>
      <w:r w:rsidR="00EE3190">
        <w:rPr>
          <w:rFonts w:ascii="Times New Roman" w:hAnsi="Times New Roman" w:cs="Times New Roman"/>
        </w:rPr>
        <w:t>AP</w:t>
      </w:r>
      <w:r w:rsidRPr="2E260C7A">
        <w:rPr>
          <w:rFonts w:ascii="Times New Roman" w:hAnsi="Times New Roman" w:cs="Times New Roman"/>
        </w:rPr>
        <w:t xml:space="preserve"> mokslo e-žurnalams, konferencijų medžiagoms, monografijoms, kitiems akademiniams leidiniams. </w:t>
      </w:r>
    </w:p>
    <w:p w:rsidRPr="00955FC3" w:rsidR="008C0AC0" w:rsidP="008C0AC0" w:rsidRDefault="00866720" w14:paraId="4B0BD37C" w14:textId="77777777">
      <w:pPr>
        <w:ind w:firstLine="567"/>
        <w:rPr>
          <w:rFonts w:ascii="Times New Roman" w:hAnsi="Times New Roman" w:cs="Times New Roman"/>
          <w:lang w:val="es-ES"/>
        </w:rPr>
      </w:pPr>
      <w:r w:rsidRPr="2E260C7A">
        <w:rPr>
          <w:rFonts w:ascii="Times New Roman" w:hAnsi="Times New Roman" w:cs="Times New Roman"/>
        </w:rPr>
        <w:t>Oficialiai pateiktos informacijos apie ketinimą įkurti Graikijos nacionalinį EOSC mazgą rasti nepavyko.</w:t>
      </w:r>
    </w:p>
    <w:p w:rsidR="008C0AC0" w:rsidP="008C0AC0" w:rsidRDefault="65F8B81F" w14:paraId="7CA16244" w14:textId="75E39F12">
      <w:pPr>
        <w:ind w:firstLine="567"/>
        <w:rPr>
          <w:rFonts w:ascii="Times New Roman" w:hAnsi="Times New Roman" w:eastAsia="Times New Roman" w:cs="Times New Roman"/>
        </w:rPr>
      </w:pPr>
      <w:r w:rsidRPr="2E260C7A">
        <w:rPr>
          <w:rFonts w:ascii="Times New Roman" w:hAnsi="Times New Roman" w:eastAsia="Times New Roman" w:cs="Times New Roman"/>
        </w:rPr>
        <w:t xml:space="preserve">Graikija duomenų </w:t>
      </w:r>
      <w:r w:rsidR="00EE3190">
        <w:rPr>
          <w:rFonts w:ascii="Times New Roman" w:hAnsi="Times New Roman" w:eastAsia="Times New Roman" w:cs="Times New Roman"/>
        </w:rPr>
        <w:t>stiuardų</w:t>
      </w:r>
      <w:r w:rsidRPr="2E260C7A">
        <w:rPr>
          <w:rFonts w:ascii="Times New Roman" w:hAnsi="Times New Roman" w:eastAsia="Times New Roman" w:cs="Times New Roman"/>
        </w:rPr>
        <w:t xml:space="preserve"> rengimą koordinuoja per Nacionalinę atvirojo mokslo iniciatyvą (HOSI) ir Atėnės mokslinių tyrimų centrą, kurie užtikrina vieningą strategiją bei metodinę pagalbą visoms mokslo institucijoms. Pagrindinis dėmesys skiriamas akademinių bibliotekininkų perkvalifikavimui per HEAL-Link tinklą ir praktiniam mokymui naudojant išmanųjį </w:t>
      </w:r>
      <w:hyperlink r:id="rId74">
        <w:r w:rsidRPr="2E260C7A">
          <w:rPr>
            <w:rStyle w:val="Hipersaitas"/>
            <w:rFonts w:ascii="Times New Roman" w:hAnsi="Times New Roman" w:eastAsia="Times New Roman" w:cs="Times New Roman"/>
            <w:color w:val="000000" w:themeColor="text1"/>
          </w:rPr>
          <w:t>D</w:t>
        </w:r>
      </w:hyperlink>
      <w:r w:rsidRPr="2E260C7A">
        <w:rPr>
          <w:rStyle w:val="Hipersaitas"/>
          <w:rFonts w:ascii="Times New Roman" w:hAnsi="Times New Roman" w:eastAsia="Times New Roman" w:cs="Times New Roman"/>
          <w:color w:val="000000" w:themeColor="text1"/>
        </w:rPr>
        <w:t>ata Stewardship Wizard (DSW)</w:t>
      </w:r>
      <w:r w:rsidRPr="2E260C7A">
        <w:rPr>
          <w:rFonts w:ascii="Times New Roman" w:hAnsi="Times New Roman" w:eastAsia="Times New Roman" w:cs="Times New Roman"/>
        </w:rPr>
        <w:t xml:space="preserve">  įrankį - skaitmeninę platformą   padedančią tyrėjams ir duomenų specialistams kurti </w:t>
      </w:r>
      <w:r w:rsidR="00EE3190">
        <w:rPr>
          <w:rFonts w:ascii="Times New Roman" w:hAnsi="Times New Roman" w:eastAsia="Times New Roman" w:cs="Times New Roman"/>
        </w:rPr>
        <w:t>DVP</w:t>
      </w:r>
      <w:r w:rsidRPr="2E260C7A">
        <w:rPr>
          <w:rFonts w:ascii="Times New Roman" w:hAnsi="Times New Roman" w:eastAsia="Times New Roman" w:cs="Times New Roman"/>
        </w:rPr>
        <w:t>.</w:t>
      </w:r>
    </w:p>
    <w:p w:rsidRPr="00955FC3" w:rsidR="008C0AC0" w:rsidP="008C0AC0" w:rsidRDefault="00866720" w14:paraId="1563604F" w14:textId="77777777">
      <w:pPr>
        <w:ind w:firstLine="567"/>
        <w:rPr>
          <w:rFonts w:ascii="Times New Roman" w:hAnsi="Times New Roman" w:cs="Times New Roman"/>
        </w:rPr>
      </w:pPr>
      <w:r w:rsidRPr="2E260C7A">
        <w:rPr>
          <w:rFonts w:ascii="Times New Roman" w:hAnsi="Times New Roman" w:eastAsia="Times New Roman" w:cs="Times New Roman"/>
        </w:rPr>
        <w:t xml:space="preserve">Specialistų kompetencijos nuosekliai ugdomos per mokymus ir tarptautinius projektus, taip užtikrinant sklandžią nacionalinės mokslo sistemos integraciją į EOSC ekosistemą.  </w:t>
      </w:r>
      <w:r w:rsidRPr="2E260C7A">
        <w:rPr>
          <w:rFonts w:ascii="Times New Roman" w:hAnsi="Times New Roman" w:cs="Times New Roman"/>
        </w:rPr>
        <w:t xml:space="preserve">GRNET yra įkūręs </w:t>
      </w:r>
      <w:hyperlink r:id="rId75">
        <w:r w:rsidRPr="2E260C7A">
          <w:rPr>
            <w:rStyle w:val="Hipersaitas"/>
            <w:rFonts w:ascii="Times New Roman" w:hAnsi="Times New Roman" w:cs="Times New Roman"/>
            <w:color w:val="000000" w:themeColor="text1"/>
          </w:rPr>
          <w:t>Atvirojo mokslo debesies kompetencijų centrą</w:t>
        </w:r>
      </w:hyperlink>
      <w:r w:rsidRPr="2E260C7A">
        <w:rPr>
          <w:rFonts w:ascii="Times New Roman" w:hAnsi="Times New Roman" w:cs="Times New Roman"/>
        </w:rPr>
        <w:t xml:space="preserve"> įgyvendinant projektą Sills4EOSC.</w:t>
      </w:r>
    </w:p>
    <w:p w:rsidRPr="00955FC3" w:rsidR="00866720" w:rsidP="008C0AC0" w:rsidRDefault="00866720" w14:paraId="6EED981D" w14:textId="1C8E2D0F">
      <w:pPr>
        <w:ind w:firstLine="567"/>
        <w:rPr>
          <w:rFonts w:ascii="Times New Roman" w:hAnsi="Times New Roman" w:cs="Times New Roman"/>
        </w:rPr>
      </w:pPr>
      <w:r w:rsidRPr="2E260C7A">
        <w:rPr>
          <w:rFonts w:ascii="Times New Roman" w:hAnsi="Times New Roman" w:cs="Times New Roman"/>
        </w:rPr>
        <w:t xml:space="preserve">Apibendrinant galima teigti, kad </w:t>
      </w:r>
      <w:r w:rsidRPr="2E260C7A">
        <w:rPr>
          <w:rFonts w:ascii="Times New Roman" w:hAnsi="Times New Roman" w:eastAsia="Times New Roman" w:cs="Times New Roman"/>
        </w:rPr>
        <w:t>Graikija  turi tvirtą teisinį pagrindą skaitmeninės transformacijos strategijoje bei veiksmingą institucinį bendradarbiavimą per HOSI iniciatyvą. Šalis sėkmingai sujungia išvystytą e-infrastruktūrą (GRNET), mokslo leidybos sistemas (EKT) ir sistemingą duomenų specialistų rengimą, taip užtikrindama techninį ir metodinį suderinamumą su Europos atvirojo mokslo ekosistema.</w:t>
      </w:r>
    </w:p>
    <w:p w:rsidRPr="00955FC3" w:rsidR="001E5715" w:rsidP="007A6193" w:rsidRDefault="001E5715" w14:paraId="76FAF44C" w14:textId="77777777">
      <w:pPr>
        <w:rPr>
          <w:rFonts w:ascii="Times New Roman" w:hAnsi="Times New Roman" w:cs="Times New Roman"/>
        </w:rPr>
      </w:pPr>
    </w:p>
    <w:p w:rsidRPr="001E5715" w:rsidR="00866720" w:rsidP="001E5715" w:rsidRDefault="007A268F" w14:paraId="2BF17491" w14:textId="7B91FCE8">
      <w:pPr>
        <w:pStyle w:val="Antrat3"/>
      </w:pPr>
      <w:bookmarkStart w:name="_Toc225450991" w:id="426"/>
      <w:r>
        <w:t>2.4</w:t>
      </w:r>
      <w:r w:rsidR="001E5715">
        <w:t xml:space="preserve">.7. </w:t>
      </w:r>
      <w:r w:rsidR="00866720">
        <w:t>Ispanija</w:t>
      </w:r>
      <w:bookmarkEnd w:id="426"/>
    </w:p>
    <w:p w:rsidRPr="00955FC3" w:rsidR="008C0AC0" w:rsidP="008C0AC0" w:rsidRDefault="00866720" w14:paraId="05DB1663" w14:textId="202581E3">
      <w:pPr>
        <w:ind w:firstLine="567"/>
        <w:rPr>
          <w:rFonts w:ascii="Times New Roman" w:hAnsi="Times New Roman" w:cs="Times New Roman"/>
          <w:lang w:val="es-ES"/>
        </w:rPr>
      </w:pPr>
      <w:r w:rsidRPr="00955FC3">
        <w:rPr>
          <w:rFonts w:ascii="Times New Roman" w:hAnsi="Times New Roman" w:cs="Times New Roman"/>
          <w:lang w:val="es-ES"/>
        </w:rPr>
        <w:t xml:space="preserve">Ispanijos </w:t>
      </w:r>
      <w:r w:rsidR="00EE3190">
        <w:rPr>
          <w:rFonts w:ascii="Times New Roman" w:hAnsi="Times New Roman" w:cs="Times New Roman"/>
          <w:lang w:val="es-ES"/>
        </w:rPr>
        <w:t>MTD</w:t>
      </w:r>
      <w:r w:rsidRPr="00955FC3">
        <w:rPr>
          <w:rFonts w:ascii="Times New Roman" w:hAnsi="Times New Roman" w:cs="Times New Roman"/>
          <w:lang w:val="es-ES"/>
        </w:rPr>
        <w:t xml:space="preserve"> valdymas grindžiama</w:t>
      </w:r>
      <w:r w:rsidR="00EE3190">
        <w:rPr>
          <w:rFonts w:ascii="Times New Roman" w:hAnsi="Times New Roman" w:cs="Times New Roman"/>
          <w:lang w:val="es-ES"/>
        </w:rPr>
        <w:t>s</w:t>
      </w:r>
      <w:r w:rsidRPr="00955FC3">
        <w:rPr>
          <w:rFonts w:ascii="Times New Roman" w:hAnsi="Times New Roman" w:cs="Times New Roman"/>
          <w:lang w:val="es-ES"/>
        </w:rPr>
        <w:t xml:space="preserve"> centralizuotu ir koordinuotu instituciniu požiūriu, kuriame Nacionalinis atvirosios prieigos </w:t>
      </w:r>
      <w:r w:rsidR="00EE3190">
        <w:rPr>
          <w:rFonts w:ascii="Times New Roman" w:hAnsi="Times New Roman" w:cs="Times New Roman"/>
          <w:lang w:val="es-ES"/>
        </w:rPr>
        <w:t>MTD</w:t>
      </w:r>
      <w:r w:rsidRPr="00955FC3">
        <w:rPr>
          <w:rFonts w:ascii="Times New Roman" w:hAnsi="Times New Roman" w:cs="Times New Roman"/>
          <w:lang w:val="es-ES"/>
        </w:rPr>
        <w:t xml:space="preserve"> talpyklų kaupiklis </w:t>
      </w:r>
      <w:hyperlink r:id="rId76">
        <w:r w:rsidRPr="2E260C7A">
          <w:rPr>
            <w:rStyle w:val="Hipersaitas"/>
            <w:rFonts w:ascii="Times New Roman" w:hAnsi="Times New Roman" w:cs="Times New Roman"/>
            <w:color w:val="000000" w:themeColor="text1"/>
          </w:rPr>
          <w:t>RECOLECTA</w:t>
        </w:r>
      </w:hyperlink>
      <w:r w:rsidRPr="00955FC3">
        <w:rPr>
          <w:rFonts w:ascii="Times New Roman" w:hAnsi="Times New Roman" w:cs="Times New Roman"/>
          <w:lang w:val="es-ES"/>
        </w:rPr>
        <w:t xml:space="preserve"> </w:t>
      </w:r>
      <w:r w:rsidRPr="00955FC3">
        <w:rPr>
          <w:rFonts w:ascii="Times New Roman" w:hAnsi="Times New Roman" w:cs="Times New Roman"/>
          <w:lang w:val="es-ES"/>
        </w:rPr>
        <w:t xml:space="preserve">veikia kaip metaduomenų agregavimo centras, o </w:t>
      </w:r>
      <w:r w:rsidRPr="00955FC3">
        <w:rPr>
          <w:rFonts w:ascii="Times New Roman" w:hAnsi="Times New Roman" w:eastAsia="Times New Roman" w:cs="Times New Roman"/>
          <w:kern w:val="0"/>
          <w:lang w:val="es-ES" w:eastAsia="lt-LT"/>
          <w14:ligatures w14:val="none"/>
        </w:rPr>
        <w:t>Ispanijos nacionalinė mokslinių tyrimų taryba</w:t>
      </w:r>
      <w:r w:rsidRPr="00955FC3">
        <w:rPr>
          <w:rFonts w:ascii="Times New Roman" w:hAnsi="Times New Roman" w:cs="Times New Roman"/>
          <w:lang w:val="es-ES"/>
        </w:rPr>
        <w:t xml:space="preserve"> </w:t>
      </w:r>
      <w:hyperlink w:history="1" r:id="rId77">
        <w:r w:rsidRPr="00955FC3">
          <w:rPr>
            <w:rStyle w:val="Hipersaitas"/>
            <w:rFonts w:ascii="Times New Roman" w:hAnsi="Times New Roman" w:eastAsia="Times New Roman" w:cs="Times New Roman"/>
            <w:color w:val="000000" w:themeColor="text1"/>
            <w:kern w:val="0"/>
            <w:lang w:val="es-ES" w:eastAsia="lt-LT"/>
            <w14:ligatures w14:val="none"/>
          </w:rPr>
          <w:t>CSIC</w:t>
        </w:r>
      </w:hyperlink>
      <w:r w:rsidRPr="00955FC3">
        <w:rPr>
          <w:rFonts w:ascii="Times New Roman" w:hAnsi="Times New Roman" w:eastAsia="Times New Roman" w:cs="Times New Roman"/>
          <w:kern w:val="0"/>
          <w:lang w:val="es-ES" w:eastAsia="lt-LT"/>
          <w14:ligatures w14:val="none"/>
        </w:rPr>
        <w:t xml:space="preserve"> (</w:t>
      </w:r>
      <w:r w:rsidRPr="2E260C7A">
        <w:rPr>
          <w:rFonts w:ascii="Times New Roman" w:hAnsi="Times New Roman" w:eastAsia="Times New Roman" w:cs="Times New Roman"/>
          <w:i/>
          <w:iCs/>
          <w:kern w:val="0"/>
          <w:lang w:val="es-ES" w:eastAsia="lt-LT"/>
          <w14:ligatures w14:val="none"/>
        </w:rPr>
        <w:t>Centro Superior de Investigaciones Científicas</w:t>
      </w:r>
      <w:r w:rsidRPr="00955FC3">
        <w:rPr>
          <w:rFonts w:ascii="Times New Roman" w:hAnsi="Times New Roman" w:eastAsia="Times New Roman" w:cs="Times New Roman"/>
          <w:kern w:val="0"/>
          <w:lang w:val="es-ES" w:eastAsia="lt-LT"/>
          <w14:ligatures w14:val="none"/>
        </w:rPr>
        <w:t xml:space="preserve">) </w:t>
      </w:r>
      <w:r w:rsidRPr="00955FC3">
        <w:rPr>
          <w:rFonts w:ascii="Times New Roman" w:hAnsi="Times New Roman" w:cs="Times New Roman"/>
          <w:lang w:val="es-ES"/>
        </w:rPr>
        <w:t xml:space="preserve">ir Ispanų mokslo ir technologijų fondas </w:t>
      </w:r>
      <w:hyperlink r:id="rId78">
        <w:r w:rsidRPr="2E260C7A">
          <w:rPr>
            <w:rStyle w:val="Hipersaitas"/>
            <w:rFonts w:ascii="Times New Roman" w:hAnsi="Times New Roman" w:cs="Times New Roman"/>
            <w:color w:val="000000" w:themeColor="text1"/>
          </w:rPr>
          <w:t>FECYT</w:t>
        </w:r>
      </w:hyperlink>
      <w:r w:rsidRPr="00955FC3">
        <w:rPr>
          <w:rFonts w:ascii="Times New Roman" w:hAnsi="Times New Roman" w:cs="Times New Roman"/>
          <w:lang w:val="es-ES"/>
        </w:rPr>
        <w:t xml:space="preserve"> (</w:t>
      </w:r>
      <w:r w:rsidRPr="2E260C7A">
        <w:rPr>
          <w:rFonts w:ascii="Times New Roman" w:hAnsi="Times New Roman" w:cs="Times New Roman"/>
          <w:i/>
          <w:iCs/>
          <w:shd w:val="clear" w:color="auto" w:fill="FFFFFF"/>
          <w:lang w:val="es-ES"/>
        </w:rPr>
        <w:t>La Fundación Española para la Ciencia y Tecnología</w:t>
      </w:r>
      <w:r w:rsidRPr="00955FC3">
        <w:rPr>
          <w:rFonts w:ascii="Times New Roman" w:hAnsi="Times New Roman" w:cs="Times New Roman"/>
          <w:lang w:val="es-ES"/>
        </w:rPr>
        <w:t xml:space="preserve">) vykdo strateginį koordinavimą. </w:t>
      </w:r>
    </w:p>
    <w:p w:rsidRPr="00955FC3" w:rsidR="00866720" w:rsidP="008C0AC0" w:rsidRDefault="00866720" w14:paraId="64F5133F" w14:textId="617CA537">
      <w:pPr>
        <w:ind w:firstLine="567"/>
        <w:rPr>
          <w:rFonts w:ascii="Times New Roman" w:hAnsi="Times New Roman" w:cs="Times New Roman"/>
          <w:lang w:val="es-ES"/>
        </w:rPr>
      </w:pPr>
      <w:r w:rsidRPr="00955FC3">
        <w:rPr>
          <w:rFonts w:ascii="Times New Roman" w:hAnsi="Times New Roman" w:eastAsia="Times New Roman" w:cs="Times New Roman"/>
          <w:kern w:val="0"/>
          <w:lang w:val="es-ES" w:eastAsia="lt-LT"/>
          <w14:ligatures w14:val="none"/>
        </w:rPr>
        <w:t>Ispanijos nacionalinė mokslinių tyrimų taryba yra Įgaliotoji organizacija EOSC asociacijoje. Ispanija EOSC asociacijoje taip pat turi 10 narių ir 17 stebėtojų teisėmis dalyvaujančių organizacijų, iš kurių 19 universitetai ir mokslo institutai, 8 – paslaugų teikėjai.</w:t>
      </w:r>
    </w:p>
    <w:p w:rsidR="008C0AC0" w:rsidP="007A6193" w:rsidRDefault="00866720" w14:paraId="04632C68" w14:textId="34BBE98C">
      <w:pPr>
        <w:rPr>
          <w:rFonts w:ascii="Times New Roman" w:hAnsi="Times New Roman" w:cs="Times New Roman"/>
        </w:rPr>
      </w:pPr>
      <w:r w:rsidRPr="2E260C7A">
        <w:rPr>
          <w:rFonts w:ascii="Times New Roman" w:hAnsi="Times New Roman" w:cs="Times New Roman"/>
        </w:rPr>
        <w:t xml:space="preserve">RECOLECTA yra pagrindinis nacionalinis metaduomenų surinkėjas ir veikia kaip išteklių infrastruktūra, skirta deponuoti mokslinius tyrimus atvirojoje prieigoje. Su RECOLETA susieta 114 institucinių talpyklų, 191 teminė talpykla ir </w:t>
      </w:r>
      <w:r w:rsidR="00221D14">
        <w:rPr>
          <w:rFonts w:ascii="Times New Roman" w:hAnsi="Times New Roman" w:cs="Times New Roman"/>
        </w:rPr>
        <w:t>AP</w:t>
      </w:r>
      <w:r w:rsidRPr="2E260C7A">
        <w:rPr>
          <w:rFonts w:ascii="Times New Roman" w:hAnsi="Times New Roman" w:cs="Times New Roman"/>
        </w:rPr>
        <w:t xml:space="preserve"> žurnalai. RECOLETA turi per 33 tūkstančius duomenų rinkinių. Naudoja OAI-PMH (</w:t>
      </w:r>
      <w:r w:rsidRPr="2E260C7A">
        <w:rPr>
          <w:rFonts w:ascii="Times New Roman" w:hAnsi="Times New Roman" w:cs="Times New Roman"/>
          <w:i/>
          <w:iCs/>
        </w:rPr>
        <w:t>Open Archives Initiative Protocol for Metadata Harvesting</w:t>
      </w:r>
      <w:r w:rsidRPr="2E260C7A">
        <w:rPr>
          <w:rFonts w:ascii="Times New Roman" w:hAnsi="Times New Roman" w:cs="Times New Roman"/>
        </w:rPr>
        <w:t>) protokolą. 2025 lapkričio mėnesio duomenimis, RECOLETA nėra EOSC asociacijos narys.</w:t>
      </w:r>
    </w:p>
    <w:p w:rsidR="008C0AC0" w:rsidP="008C0AC0" w:rsidRDefault="00866720" w14:paraId="282760C9" w14:textId="224F9146">
      <w:pPr>
        <w:ind w:firstLine="567"/>
        <w:rPr>
          <w:rFonts w:ascii="Times New Roman" w:hAnsi="Times New Roman" w:cs="Times New Roman"/>
        </w:rPr>
      </w:pPr>
      <w:r w:rsidRPr="2E260C7A">
        <w:rPr>
          <w:rFonts w:ascii="Times New Roman" w:hAnsi="Times New Roman" w:cs="Times New Roman"/>
        </w:rPr>
        <w:t xml:space="preserve">Ispanija yra patvirtinusi </w:t>
      </w:r>
      <w:hyperlink r:id="rId79">
        <w:r w:rsidRPr="2E260C7A">
          <w:rPr>
            <w:rStyle w:val="Hipersaitas"/>
            <w:rFonts w:ascii="Times New Roman" w:hAnsi="Times New Roman" w:cs="Times New Roman"/>
            <w:color w:val="000000" w:themeColor="text1"/>
          </w:rPr>
          <w:t>Atvirojo mokslo strategiją</w:t>
        </w:r>
      </w:hyperlink>
      <w:r w:rsidRPr="2E260C7A">
        <w:rPr>
          <w:rFonts w:ascii="Times New Roman" w:hAnsi="Times New Roman" w:cs="Times New Roman"/>
        </w:rPr>
        <w:t xml:space="preserve"> (ENCA 2023–2027) kurios pagrindinės kryptys yra skaitmeninė infrastuktūra skirta </w:t>
      </w:r>
      <w:r w:rsidR="00221D14">
        <w:rPr>
          <w:rFonts w:ascii="Times New Roman" w:hAnsi="Times New Roman" w:cs="Times New Roman"/>
        </w:rPr>
        <w:t>AM</w:t>
      </w:r>
      <w:r w:rsidRPr="2E260C7A">
        <w:rPr>
          <w:rFonts w:ascii="Times New Roman" w:hAnsi="Times New Roman" w:cs="Times New Roman"/>
        </w:rPr>
        <w:t xml:space="preserve">, duomenų valdymas pagal FAIR principus, </w:t>
      </w:r>
      <w:r w:rsidR="00221D14">
        <w:rPr>
          <w:rFonts w:ascii="Times New Roman" w:hAnsi="Times New Roman" w:cs="Times New Roman"/>
        </w:rPr>
        <w:t>AP</w:t>
      </w:r>
      <w:r w:rsidRPr="2E260C7A">
        <w:rPr>
          <w:rFonts w:ascii="Times New Roman" w:hAnsi="Times New Roman" w:cs="Times New Roman"/>
        </w:rPr>
        <w:t xml:space="preserve"> prie mokslo publikacijų, bei mokslo vertinimas ir skatinimas.</w:t>
      </w:r>
    </w:p>
    <w:p w:rsidR="008C0AC0" w:rsidP="008C0AC0" w:rsidRDefault="00866720" w14:paraId="35883578" w14:textId="5037796C">
      <w:pPr>
        <w:ind w:firstLine="567"/>
        <w:rPr>
          <w:rFonts w:ascii="Times New Roman" w:hAnsi="Times New Roman" w:cs="Times New Roman"/>
        </w:rPr>
      </w:pPr>
      <w:r w:rsidRPr="00BB081A">
        <w:rPr>
          <w:rFonts w:ascii="Times New Roman" w:hAnsi="Times New Roman" w:cs="Times New Roman"/>
        </w:rPr>
        <w:t xml:space="preserve">Ispanija aktyvi tarptautinių projektų, skirtų </w:t>
      </w:r>
      <w:r w:rsidRPr="00BB081A">
        <w:rPr>
          <w:rFonts w:ascii="Times New Roman" w:hAnsi="Times New Roman" w:eastAsia="Times New Roman" w:cs="Times New Roman"/>
          <w:kern w:val="0"/>
          <w:lang w:eastAsia="lt-LT"/>
          <w14:ligatures w14:val="none"/>
        </w:rPr>
        <w:t xml:space="preserve">duomenų ir metaduomenų integracijai į EOSC, </w:t>
      </w:r>
      <w:r w:rsidRPr="00BB081A">
        <w:rPr>
          <w:rFonts w:ascii="Times New Roman" w:hAnsi="Times New Roman" w:cs="Times New Roman"/>
        </w:rPr>
        <w:t>dalyvė</w:t>
      </w:r>
      <w:r w:rsidRPr="00BB081A">
        <w:rPr>
          <w:rFonts w:ascii="Times New Roman" w:hAnsi="Times New Roman" w:eastAsia="Times New Roman" w:cs="Times New Roman"/>
          <w:kern w:val="0"/>
          <w:lang w:eastAsia="lt-LT"/>
          <w14:ligatures w14:val="none"/>
        </w:rPr>
        <w:t>. Vienas jų –</w:t>
      </w:r>
      <w:r w:rsidRPr="00BB081A">
        <w:rPr>
          <w:rFonts w:ascii="Times New Roman" w:hAnsi="Times New Roman" w:cs="Times New Roman"/>
        </w:rPr>
        <w:t xml:space="preserve"> </w:t>
      </w:r>
      <w:hyperlink w:history="1" r:id="rId80">
        <w:r w:rsidRPr="00BB081A">
          <w:rPr>
            <w:rStyle w:val="Hipersaitas"/>
            <w:rFonts w:ascii="Times New Roman" w:hAnsi="Times New Roman" w:eastAsia="Times New Roman" w:cs="Times New Roman"/>
            <w:color w:val="000000" w:themeColor="text1"/>
            <w:kern w:val="0"/>
            <w:lang w:eastAsia="lt-LT"/>
            <w14:ligatures w14:val="none"/>
          </w:rPr>
          <w:t>EOSC-SYNERGY</w:t>
        </w:r>
      </w:hyperlink>
      <w:r w:rsidRPr="00BB081A">
        <w:rPr>
          <w:rFonts w:ascii="Times New Roman" w:hAnsi="Times New Roman" w:eastAsia="Times New Roman" w:cs="Times New Roman"/>
          <w:kern w:val="0"/>
          <w:lang w:eastAsia="lt-LT"/>
          <w14:ligatures w14:val="none"/>
        </w:rPr>
        <w:t xml:space="preserve">. Šis projektas yra skirtas prisidėti prie EOSC plėtros, diegiant </w:t>
      </w:r>
      <w:r w:rsidR="00221D14">
        <w:rPr>
          <w:rFonts w:ascii="Times New Roman" w:hAnsi="Times New Roman" w:eastAsia="Times New Roman" w:cs="Times New Roman"/>
          <w:kern w:val="0"/>
          <w:lang w:eastAsia="lt-LT"/>
          <w14:ligatures w14:val="none"/>
        </w:rPr>
        <w:t>AM</w:t>
      </w:r>
      <w:r w:rsidRPr="00BB081A">
        <w:rPr>
          <w:rFonts w:ascii="Times New Roman" w:hAnsi="Times New Roman" w:eastAsia="Times New Roman" w:cs="Times New Roman"/>
          <w:kern w:val="0"/>
          <w:lang w:eastAsia="lt-LT"/>
          <w14:ligatures w14:val="none"/>
        </w:rPr>
        <w:t xml:space="preserve"> paslaugas ir kuriant regionines </w:t>
      </w:r>
      <w:r w:rsidR="00221D14">
        <w:rPr>
          <w:rFonts w:ascii="Times New Roman" w:hAnsi="Times New Roman" w:eastAsia="Times New Roman" w:cs="Times New Roman"/>
          <w:kern w:val="0"/>
          <w:lang w:eastAsia="lt-LT"/>
          <w14:ligatures w14:val="none"/>
        </w:rPr>
        <w:t>AM</w:t>
      </w:r>
      <w:r w:rsidRPr="00BB081A">
        <w:rPr>
          <w:rFonts w:ascii="Times New Roman" w:hAnsi="Times New Roman" w:eastAsia="Times New Roman" w:cs="Times New Roman"/>
          <w:kern w:val="0"/>
          <w:lang w:eastAsia="lt-LT"/>
          <w14:ligatures w14:val="none"/>
        </w:rPr>
        <w:t xml:space="preserve"> iniciatyvas</w:t>
      </w:r>
      <w:r w:rsidRPr="00BB081A">
        <w:rPr>
          <w:rFonts w:ascii="Times New Roman" w:hAnsi="Times New Roman" w:cs="Times New Roman"/>
        </w:rPr>
        <w:t xml:space="preserve">. </w:t>
      </w:r>
      <w:r w:rsidRPr="00BB081A">
        <w:rPr>
          <w:rFonts w:ascii="Times New Roman" w:hAnsi="Times New Roman" w:eastAsia="Times New Roman" w:cs="Times New Roman"/>
          <w:kern w:val="0"/>
          <w:lang w:eastAsia="lt-LT"/>
          <w14:ligatures w14:val="none"/>
        </w:rPr>
        <w:t xml:space="preserve">Ispanija dalyvauja OpenAIRE tinklo, kuris veikia kaip metaduomenų agregatorius ir teikia paslaugas, siekiant sujungti nacionalines atvirosios prieigos talpyklas su platesne Europos sistema, veikloje. Taip pat dalyvauja projekte skirtame dirbtiniam intelektui EOSC – </w:t>
      </w:r>
      <w:r w:rsidRPr="00BB081A">
        <w:rPr>
          <w:rFonts w:ascii="Times New Roman" w:hAnsi="Times New Roman" w:cs="Times New Roman"/>
        </w:rPr>
        <w:t>AI4EOSC, projekte skirtame infrastruktūrai jūrų ir vidaus vandenų tyrimams – EOSC AquaINFRA, projekte skirtame COVID duomenų prieinamumui – BeYond-COVID, projekte skirtame ir FAIR ir atvirų duomenų vandenynų, jūrų, pakrančių ir vidaus vandenų ekosistema – EOSC Blue-Cloud 2026.</w:t>
      </w:r>
    </w:p>
    <w:p w:rsidR="008C0AC0" w:rsidP="008C0AC0" w:rsidRDefault="00866720" w14:paraId="0F7BD745" w14:textId="77777777">
      <w:pPr>
        <w:ind w:firstLine="567"/>
        <w:rPr>
          <w:rFonts w:ascii="Times New Roman" w:hAnsi="Times New Roman" w:cs="Times New Roman"/>
        </w:rPr>
      </w:pPr>
      <w:r w:rsidRPr="00BB081A">
        <w:rPr>
          <w:rFonts w:ascii="Times New Roman" w:hAnsi="Times New Roman" w:cs="Times New Roman"/>
        </w:rPr>
        <w:t>Ispanija EOSC tinklapyje skelbia, kad kol kas neturi suformuotos vienos nacionalinės EOSC iniciatyvos, tačiau nurodo, kad veikia Ispanijos e. mokslo tinklas (</w:t>
      </w:r>
      <w:r w:rsidRPr="2E260C7A">
        <w:rPr>
          <w:rFonts w:ascii="Times New Roman" w:hAnsi="Times New Roman" w:cs="Times New Roman"/>
          <w:i/>
          <w:iCs/>
        </w:rPr>
        <w:t>Red Española de e-Ciencia</w:t>
      </w:r>
      <w:r w:rsidRPr="00BB081A">
        <w:rPr>
          <w:rFonts w:ascii="Times New Roman" w:hAnsi="Times New Roman" w:cs="Times New Roman"/>
        </w:rPr>
        <w:t xml:space="preserve"> – </w:t>
      </w:r>
      <w:bookmarkStart w:name="_Hlk214048199" w:id="427"/>
      <w:r w:rsidRPr="00BB081A">
        <w:rPr>
          <w:rFonts w:ascii="Times New Roman" w:hAnsi="Times New Roman" w:cs="Times New Roman"/>
        </w:rPr>
        <w:fldChar w:fldCharType="begin"/>
      </w:r>
      <w:r w:rsidRPr="00BB081A">
        <w:rPr>
          <w:rFonts w:ascii="Times New Roman" w:hAnsi="Times New Roman" w:cs="Times New Roman"/>
        </w:rPr>
        <w:instrText>HYPERLINK "https://www.e-ciencia.es/"</w:instrText>
      </w:r>
      <w:r w:rsidRPr="00BB081A">
        <w:rPr>
          <w:rFonts w:ascii="Times New Roman" w:hAnsi="Times New Roman" w:cs="Times New Roman"/>
        </w:rPr>
      </w:r>
      <w:r w:rsidRPr="00BB081A">
        <w:rPr>
          <w:rFonts w:ascii="Times New Roman" w:hAnsi="Times New Roman" w:cs="Times New Roman"/>
        </w:rPr>
        <w:fldChar w:fldCharType="separate"/>
      </w:r>
      <w:r w:rsidRPr="00BB081A">
        <w:rPr>
          <w:rStyle w:val="Hipersaitas"/>
          <w:rFonts w:ascii="Times New Roman" w:hAnsi="Times New Roman" w:cs="Times New Roman"/>
          <w:color w:val="000000" w:themeColor="text1"/>
        </w:rPr>
        <w:t>REeC</w:t>
      </w:r>
      <w:bookmarkEnd w:id="427"/>
      <w:r w:rsidRPr="00BB081A">
        <w:rPr>
          <w:rFonts w:ascii="Times New Roman" w:hAnsi="Times New Roman" w:cs="Times New Roman"/>
        </w:rPr>
        <w:fldChar w:fldCharType="end"/>
      </w:r>
      <w:r w:rsidRPr="00BB081A">
        <w:rPr>
          <w:rFonts w:ascii="Times New Roman" w:hAnsi="Times New Roman" w:cs="Times New Roman"/>
        </w:rPr>
        <w:t xml:space="preserve">), kurio tikslai koordinuoti e. mokslo plėtrą, skaitini MTEPI subjektų tarpusavio bendradarbiavimą, skatinti e. mokslinių ir technologinių infrastruktūrų, ypač superkompiuterių tinklo RedIRIS, bendradarbiavimą. </w:t>
      </w:r>
    </w:p>
    <w:p w:rsidRPr="00955FC3" w:rsidR="008C0AC0" w:rsidP="008C0AC0" w:rsidRDefault="00866720" w14:paraId="6C958438" w14:textId="3301F8CA">
      <w:pPr>
        <w:ind w:firstLine="567"/>
        <w:rPr>
          <w:rFonts w:ascii="Times New Roman" w:hAnsi="Times New Roman" w:cs="Times New Roman"/>
        </w:rPr>
      </w:pPr>
      <w:r w:rsidRPr="2E260C7A">
        <w:rPr>
          <w:rFonts w:ascii="Times New Roman" w:hAnsi="Times New Roman" w:eastAsia="Times New Roman" w:cs="Times New Roman"/>
        </w:rPr>
        <w:t xml:space="preserve">Ispanija </w:t>
      </w:r>
      <w:r w:rsidR="00221D14">
        <w:rPr>
          <w:rFonts w:ascii="Times New Roman" w:hAnsi="Times New Roman" w:eastAsia="Times New Roman" w:cs="Times New Roman"/>
        </w:rPr>
        <w:t>duomenų stiuardus</w:t>
      </w:r>
      <w:r w:rsidRPr="2E260C7A">
        <w:rPr>
          <w:rFonts w:ascii="Times New Roman" w:hAnsi="Times New Roman" w:eastAsia="Times New Roman" w:cs="Times New Roman"/>
        </w:rPr>
        <w:t xml:space="preserve"> rengia per Nacionalinę atvirojo mokslo strategiją (ENCA 2023–2027), stiprindama universitetų ir specializuotų kompetencijų centrų (pvz., Madrido Karolio III universiteto) vaidmenį. Mokymų procesas derinamas su tarptautinėmis iniciatyvomis, tokiomis kaip Skills4EOSC, užtikrinant specialistų gebėjimus dirbti pagal FAIR principus. Pagrindinis dėmesys skiriamas tyrėjų ir pagalbinio personalo kvalifikacijos kėlimui per praktinius mokymus, apimančius duomenų valdymo planavimą, etiką ir atvirąją prieigą.</w:t>
      </w:r>
    </w:p>
    <w:p w:rsidRPr="00955FC3" w:rsidR="00866720" w:rsidP="008C0AC0" w:rsidRDefault="00866720" w14:paraId="1A697A9B" w14:textId="6DE2F7AB">
      <w:pPr>
        <w:ind w:firstLine="567"/>
        <w:rPr>
          <w:rFonts w:ascii="Times New Roman" w:hAnsi="Times New Roman" w:cs="Times New Roman"/>
        </w:rPr>
      </w:pPr>
      <w:r w:rsidRPr="2E260C7A">
        <w:rPr>
          <w:rFonts w:ascii="Times New Roman" w:hAnsi="Times New Roman" w:eastAsia="Times New Roman" w:cs="Times New Roman"/>
        </w:rPr>
        <w:t xml:space="preserve">Apibendrinant Ispanija įgyvendina koordinuotą </w:t>
      </w:r>
      <w:r w:rsidR="00221D14">
        <w:rPr>
          <w:rFonts w:ascii="Times New Roman" w:hAnsi="Times New Roman" w:eastAsia="Times New Roman" w:cs="Times New Roman"/>
        </w:rPr>
        <w:t>AM</w:t>
      </w:r>
      <w:r w:rsidRPr="2E260C7A">
        <w:rPr>
          <w:rFonts w:ascii="Times New Roman" w:hAnsi="Times New Roman" w:eastAsia="Times New Roman" w:cs="Times New Roman"/>
        </w:rPr>
        <w:t xml:space="preserve"> modelį, kuriame strateginis  vadovavimas bei RECOLECTA agregavimo infrastruktūra sukuria reikiamas prielaidas nacionalinių išteklių integracijai į europines sistemas pagal FAIR principus. Šalies aktyvus dalyvavimas tarptautiniuose projektuose ir Ispanijos </w:t>
      </w:r>
      <w:r w:rsidR="00221D14">
        <w:rPr>
          <w:rFonts w:ascii="Times New Roman" w:hAnsi="Times New Roman" w:eastAsia="Times New Roman" w:cs="Times New Roman"/>
        </w:rPr>
        <w:t>AM</w:t>
      </w:r>
      <w:r w:rsidRPr="2E260C7A">
        <w:rPr>
          <w:rFonts w:ascii="Times New Roman" w:hAnsi="Times New Roman" w:eastAsia="Times New Roman" w:cs="Times New Roman"/>
        </w:rPr>
        <w:t xml:space="preserve"> strategijos 2023–2027 vykdymas leidžia sėkmingai plėtoti skaitmeninę infrastruktūrą bei rengti kvalifikuotus duomenų specialistus.</w:t>
      </w:r>
    </w:p>
    <w:p w:rsidRPr="00955FC3" w:rsidR="001E5715" w:rsidP="007A6193" w:rsidRDefault="001E5715" w14:paraId="3EA3BD8E" w14:textId="77777777">
      <w:pPr>
        <w:rPr>
          <w:rFonts w:ascii="Times New Roman" w:hAnsi="Times New Roman" w:cs="Times New Roman"/>
        </w:rPr>
      </w:pPr>
    </w:p>
    <w:p w:rsidRPr="001E5715" w:rsidR="00866720" w:rsidP="001E5715" w:rsidRDefault="007A268F" w14:paraId="5B915729" w14:textId="10E929A0">
      <w:pPr>
        <w:pStyle w:val="Antrat3"/>
      </w:pPr>
      <w:bookmarkStart w:name="_Toc225450992" w:id="428"/>
      <w:r>
        <w:t>2.4</w:t>
      </w:r>
      <w:r w:rsidR="001E5715">
        <w:t xml:space="preserve">.8. </w:t>
      </w:r>
      <w:r w:rsidR="00866720">
        <w:t>Latvija</w:t>
      </w:r>
      <w:bookmarkEnd w:id="428"/>
    </w:p>
    <w:p w:rsidRPr="00955FC3" w:rsidR="008C0AC0" w:rsidP="008C0AC0" w:rsidRDefault="00866720" w14:paraId="5800F8A0" w14:textId="418683E8">
      <w:pPr>
        <w:ind w:firstLine="567"/>
        <w:rPr>
          <w:rFonts w:ascii="Times New Roman" w:hAnsi="Times New Roman" w:cs="Times New Roman"/>
          <w:lang w:val="es-ES"/>
        </w:rPr>
      </w:pPr>
      <w:r w:rsidRPr="2E260C7A">
        <w:rPr>
          <w:rFonts w:ascii="Times New Roman" w:hAnsi="Times New Roman" w:cs="Times New Roman"/>
        </w:rPr>
        <w:t xml:space="preserve">Latvija 2022 m. patvirtino nacionalinę </w:t>
      </w:r>
      <w:r w:rsidR="00461239">
        <w:rPr>
          <w:rFonts w:ascii="Times New Roman" w:hAnsi="Times New Roman" w:cs="Times New Roman"/>
        </w:rPr>
        <w:t>AM</w:t>
      </w:r>
      <w:r w:rsidRPr="2E260C7A">
        <w:rPr>
          <w:rFonts w:ascii="Times New Roman" w:hAnsi="Times New Roman" w:cs="Times New Roman"/>
        </w:rPr>
        <w:t xml:space="preserve"> strategiją, paremtą 2020 m. atliktos nacionalinės studijos rezultatais </w:t>
      </w:r>
      <w:r w:rsidRPr="2E260C7A">
        <w:rPr>
          <w:rFonts w:ascii="Times New Roman" w:hAnsi="Times New Roman" w:cs="Times New Roman"/>
        </w:rPr>
        <w:fldChar w:fldCharType="begin"/>
      </w:r>
      <w:r w:rsidRPr="2E260C7A">
        <w:rPr>
          <w:rFonts w:ascii="Times New Roman" w:hAnsi="Times New Roman" w:cs="Times New Roman"/>
          <w:lang w:val="es-ES"/>
        </w:rPr>
        <w:instrText xml:space="preserve"> ADDIN ZOTERO_ITEM CSL_CITATION {"citationID":"YNApaMzv","properties":{"formattedCitation":"({\\i{}Latvian National Open Science Strategy 2021\\uc0\\u8211{}2027}, 2022)","plainCitation":"(Latvian National Open Science Strategy 2021–2027, 2022)","noteIndex":0},"citationItems":[{"id":909,"uris":["http://zotero.org/users/10873074/items/L29CNBNF"],"itemData":{"id":909,"type":"book","publisher":"Ministry of Education and Science Republic of Latvia","title":"Latvian National Open Science Strategy 2021–2027","URL":"https://www.izm.gov.lv/lv/media/17072/download","accessed":{"date-parts":[["2025",8,4]]},"issued":{"date-parts":[["2022"]]}}}],"schema":"https://github.com/citation-style-language/schema/raw/master/csl-citation.json"} </w:instrText>
      </w:r>
      <w:r w:rsidRPr="2E260C7A">
        <w:rPr>
          <w:rFonts w:ascii="Times New Roman" w:hAnsi="Times New Roman" w:cs="Times New Roman"/>
        </w:rPr>
        <w:fldChar w:fldCharType="separate"/>
      </w:r>
      <w:r w:rsidRPr="2E260C7A">
        <w:rPr>
          <w:rFonts w:ascii="Times New Roman" w:hAnsi="Times New Roman" w:cs="Times New Roman"/>
        </w:rPr>
        <w:t>(</w:t>
      </w:r>
      <w:r w:rsidRPr="2E260C7A">
        <w:rPr>
          <w:rFonts w:ascii="Times New Roman" w:hAnsi="Times New Roman" w:cs="Times New Roman"/>
          <w:i/>
          <w:iCs/>
        </w:rPr>
        <w:t>Latvian National Open Science Strategy 2021–2027</w:t>
      </w:r>
      <w:r w:rsidRPr="2E260C7A">
        <w:rPr>
          <w:rFonts w:ascii="Times New Roman" w:hAnsi="Times New Roman" w:cs="Times New Roman"/>
        </w:rPr>
        <w:t>, 2022)</w:t>
      </w:r>
      <w:r w:rsidRPr="2E260C7A">
        <w:rPr>
          <w:rFonts w:ascii="Times New Roman" w:hAnsi="Times New Roman" w:cs="Times New Roman"/>
        </w:rPr>
        <w:fldChar w:fldCharType="end"/>
      </w:r>
      <w:r w:rsidRPr="2E260C7A">
        <w:rPr>
          <w:rFonts w:ascii="Times New Roman" w:hAnsi="Times New Roman" w:cs="Times New Roman"/>
        </w:rPr>
        <w:t xml:space="preserve">. Kartu su strategija patvirtintas ir jos įgyvendinimo planas, kuris pridėtas strategijos </w:t>
      </w:r>
      <w:r w:rsidRPr="2E260C7A">
        <w:rPr>
          <w:rFonts w:ascii="Times New Roman" w:hAnsi="Times New Roman" w:cs="Times New Roman"/>
        </w:rPr>
        <w:t xml:space="preserve">dokumento pabaigoje. Strategijoje išskiriamos trys pagrindinės </w:t>
      </w:r>
      <w:r w:rsidR="00461239">
        <w:rPr>
          <w:rFonts w:ascii="Times New Roman" w:hAnsi="Times New Roman" w:cs="Times New Roman"/>
        </w:rPr>
        <w:t>AM</w:t>
      </w:r>
      <w:r w:rsidRPr="2E260C7A">
        <w:rPr>
          <w:rFonts w:ascii="Times New Roman" w:hAnsi="Times New Roman" w:cs="Times New Roman"/>
        </w:rPr>
        <w:t xml:space="preserve"> vystymo kryptys: atviroji prieiga prie mokslinių publikacijų, FAIR principus atitinkantys </w:t>
      </w:r>
      <w:r w:rsidR="00461239">
        <w:rPr>
          <w:rFonts w:ascii="Times New Roman" w:hAnsi="Times New Roman" w:cs="Times New Roman"/>
        </w:rPr>
        <w:t>MTD</w:t>
      </w:r>
      <w:r w:rsidRPr="2E260C7A">
        <w:rPr>
          <w:rFonts w:ascii="Times New Roman" w:hAnsi="Times New Roman" w:cs="Times New Roman"/>
        </w:rPr>
        <w:t xml:space="preserve"> ir piliečių mokslas. Į planą įtrauktos duomenų valdymui skirtos veiklos apima reikalavimo visiems iš viešųjų lėšų finansuojamiems projektams pateikti </w:t>
      </w:r>
      <w:r w:rsidR="00461239">
        <w:rPr>
          <w:rFonts w:ascii="Times New Roman" w:hAnsi="Times New Roman" w:cs="Times New Roman"/>
        </w:rPr>
        <w:t>DVP</w:t>
      </w:r>
      <w:r w:rsidRPr="2E260C7A">
        <w:rPr>
          <w:rFonts w:ascii="Times New Roman" w:hAnsi="Times New Roman" w:cs="Times New Roman"/>
        </w:rPr>
        <w:t xml:space="preserve">, o duomenis valdyti pagal FAIR principus įvedimą, nacionalinio skaitmeninių paslaugų tiekėjo ir nacionalinės mokslinių tyrimų duomenų talpyklos sukūrimą ir duomenų </w:t>
      </w:r>
      <w:r w:rsidR="00461239">
        <w:rPr>
          <w:rFonts w:ascii="Times New Roman" w:hAnsi="Times New Roman" w:cs="Times New Roman"/>
        </w:rPr>
        <w:t>stiuardų</w:t>
      </w:r>
      <w:r w:rsidRPr="2E260C7A">
        <w:rPr>
          <w:rFonts w:ascii="Times New Roman" w:hAnsi="Times New Roman" w:cs="Times New Roman"/>
        </w:rPr>
        <w:t xml:space="preserve"> rengimo koordinavimą nacionaliniu mastu. </w:t>
      </w:r>
    </w:p>
    <w:p w:rsidRPr="00955FC3" w:rsidR="008C0AC0" w:rsidP="008C0AC0" w:rsidRDefault="00866720" w14:paraId="3C2FF99E" w14:textId="2223C913">
      <w:pPr>
        <w:ind w:firstLine="567"/>
        <w:rPr>
          <w:rFonts w:ascii="Times New Roman" w:hAnsi="Times New Roman" w:cs="Times New Roman"/>
          <w:lang w:val="es-ES"/>
        </w:rPr>
      </w:pPr>
      <w:r w:rsidRPr="2E260C7A">
        <w:rPr>
          <w:rFonts w:ascii="Times New Roman" w:hAnsi="Times New Roman" w:cs="Times New Roman"/>
        </w:rPr>
        <w:t xml:space="preserve">Kaip buvo numatyta nacionalinės </w:t>
      </w:r>
      <w:r w:rsidR="00461239">
        <w:rPr>
          <w:rFonts w:ascii="Times New Roman" w:hAnsi="Times New Roman" w:cs="Times New Roman"/>
        </w:rPr>
        <w:t>AM</w:t>
      </w:r>
      <w:r w:rsidRPr="2E260C7A">
        <w:rPr>
          <w:rFonts w:ascii="Times New Roman" w:hAnsi="Times New Roman" w:cs="Times New Roman"/>
        </w:rPr>
        <w:t xml:space="preserve"> strategijos įgyvendinimo plane, buvo sukurta centralizuotai skaitmenines paslaugas, tokias kaip virtualūs serveriai, tapatybių valdymas ar didelės apimties duomenų persiuntimas mokslo ir studijų sektoriui teikianti organizacija – Aukštojo mokslo ir mokslo informacinių technologijų bendrųjų paslaugų centras (</w:t>
      </w:r>
      <w:hyperlink r:id="rId81">
        <w:r w:rsidRPr="2E260C7A">
          <w:rPr>
            <w:rStyle w:val="Hipersaitas"/>
            <w:rFonts w:ascii="Times New Roman" w:hAnsi="Times New Roman" w:cs="Times New Roman"/>
            <w:color w:val="000000" w:themeColor="text1"/>
          </w:rPr>
          <w:t>VPC</w:t>
        </w:r>
      </w:hyperlink>
      <w:r w:rsidRPr="2E260C7A">
        <w:rPr>
          <w:rFonts w:ascii="Times New Roman" w:hAnsi="Times New Roman" w:cs="Times New Roman"/>
        </w:rPr>
        <w:t xml:space="preserve">). Šis centras buvo įkurtas bendromis keturių didžiausių Latvijos universitetų (Latvijos universiteto, Rygos technikos universiteto, Latvijos gyvybės mokslų ir technologijų universiteto ir Rygos Stradiņš universiteto) pastangomis. VPC taip pat prižiūri nacionalinę duomenų talpyklą </w:t>
      </w:r>
      <w:hyperlink r:id="rId82">
        <w:r w:rsidRPr="2E260C7A">
          <w:rPr>
            <w:rStyle w:val="Hipersaitas"/>
            <w:rFonts w:ascii="Times New Roman" w:hAnsi="Times New Roman" w:cs="Times New Roman"/>
            <w:color w:val="000000" w:themeColor="text1"/>
          </w:rPr>
          <w:t>DataverseLV</w:t>
        </w:r>
      </w:hyperlink>
      <w:r w:rsidRPr="2E260C7A">
        <w:rPr>
          <w:rFonts w:ascii="Times New Roman" w:hAnsi="Times New Roman" w:cs="Times New Roman"/>
        </w:rPr>
        <w:t xml:space="preserve">, koordinuoja nacionalinio duomenų prižiūrėtojų tinklo kūrimą ir atstovauja šaliai EOSC asociacijoje. VPC bazinės veiklos ir jo narystė EOSC asociacijoje finansuojami iš nacionalinio biudžeto. </w:t>
      </w:r>
    </w:p>
    <w:p w:rsidRPr="00955FC3" w:rsidR="008C0AC0" w:rsidP="008C0AC0" w:rsidRDefault="00866720" w14:paraId="1B044CCB" w14:textId="34131745">
      <w:pPr>
        <w:ind w:firstLine="567"/>
        <w:rPr>
          <w:rFonts w:ascii="Times New Roman" w:hAnsi="Times New Roman" w:cs="Times New Roman"/>
          <w:lang w:val="es-ES"/>
        </w:rPr>
      </w:pPr>
      <w:r w:rsidRPr="2E260C7A">
        <w:rPr>
          <w:rFonts w:ascii="Times New Roman" w:hAnsi="Times New Roman" w:cs="Times New Roman"/>
        </w:rPr>
        <w:t xml:space="preserve">Latvija šiuo metu svarsto galimybę integruotis į EOSC, įsteigdama nacionalinį mazgą. VPC koordinuoja konsultacijas su Latvijos </w:t>
      </w:r>
      <w:r w:rsidR="00461239">
        <w:rPr>
          <w:rFonts w:ascii="Times New Roman" w:hAnsi="Times New Roman" w:cs="Times New Roman"/>
        </w:rPr>
        <w:t>MSI</w:t>
      </w:r>
      <w:r w:rsidRPr="2E260C7A">
        <w:rPr>
          <w:rFonts w:ascii="Times New Roman" w:hAnsi="Times New Roman" w:cs="Times New Roman"/>
        </w:rPr>
        <w:t xml:space="preserve"> dėl nacionalinio mazgo įgyvendinimo galimybių. Į nacionalinio mazgo kūrimą orientuota ir dabartinė Latvijos mokslinių tyrimų infrastruktūros vystymo politika. Planuojama, kad reikalingus infrastruktūrinius pokyčius bus galima finansuoti apjungiant valstybės biudžeto, </w:t>
      </w:r>
      <w:r w:rsidR="00461239">
        <w:rPr>
          <w:rFonts w:ascii="Times New Roman" w:hAnsi="Times New Roman" w:cs="Times New Roman"/>
        </w:rPr>
        <w:t>ES</w:t>
      </w:r>
      <w:r w:rsidRPr="2E260C7A">
        <w:rPr>
          <w:rFonts w:ascii="Times New Roman" w:hAnsi="Times New Roman" w:cs="Times New Roman"/>
        </w:rPr>
        <w:t xml:space="preserve"> fondų ir privataus sektoriaus lėšas. </w:t>
      </w:r>
    </w:p>
    <w:p w:rsidRPr="00955FC3" w:rsidR="008C0AC0" w:rsidP="008C0AC0" w:rsidRDefault="00866720" w14:paraId="30AD13A9" w14:textId="122D25A4">
      <w:pPr>
        <w:ind w:firstLine="567"/>
        <w:rPr>
          <w:rFonts w:ascii="Times New Roman" w:hAnsi="Times New Roman" w:cs="Times New Roman"/>
          <w:lang w:val="es-ES"/>
        </w:rPr>
      </w:pPr>
      <w:r w:rsidRPr="2E260C7A">
        <w:rPr>
          <w:rFonts w:ascii="Times New Roman" w:hAnsi="Times New Roman" w:cs="Times New Roman"/>
        </w:rPr>
        <w:t xml:space="preserve">Nors nacionalinę </w:t>
      </w:r>
      <w:r w:rsidR="00461239">
        <w:rPr>
          <w:rFonts w:ascii="Times New Roman" w:hAnsi="Times New Roman" w:cs="Times New Roman"/>
        </w:rPr>
        <w:t>AM</w:t>
      </w:r>
      <w:r w:rsidRPr="2E260C7A">
        <w:rPr>
          <w:rFonts w:ascii="Times New Roman" w:hAnsi="Times New Roman" w:cs="Times New Roman"/>
        </w:rPr>
        <w:t xml:space="preserve"> politiką Latvijoje koordinuoja šalies Švietimo ir mokslo ministerija, atskiri universitetai ir jų vykdomos iniciatyvos vaidina svarbų vaidmenį formuojant </w:t>
      </w:r>
      <w:r w:rsidR="00461239">
        <w:rPr>
          <w:rFonts w:ascii="Times New Roman" w:hAnsi="Times New Roman" w:cs="Times New Roman"/>
        </w:rPr>
        <w:t>AM</w:t>
      </w:r>
      <w:r w:rsidRPr="2E260C7A">
        <w:rPr>
          <w:rFonts w:ascii="Times New Roman" w:hAnsi="Times New Roman" w:cs="Times New Roman"/>
        </w:rPr>
        <w:t xml:space="preserve"> kultūrą šalyje. Pavyzdžiui, Latvijos universiteto biblioteka atstovavo šaliai projekte </w:t>
      </w:r>
      <w:hyperlink r:id="rId83">
        <w:r w:rsidRPr="2E260C7A">
          <w:rPr>
            <w:rStyle w:val="Hipersaitas"/>
            <w:rFonts w:ascii="Times New Roman" w:hAnsi="Times New Roman" w:cs="Times New Roman"/>
            <w:color w:val="000000" w:themeColor="text1"/>
          </w:rPr>
          <w:t>OpenAire</w:t>
        </w:r>
      </w:hyperlink>
      <w:r w:rsidRPr="2E260C7A">
        <w:rPr>
          <w:rFonts w:ascii="Times New Roman" w:hAnsi="Times New Roman" w:cs="Times New Roman"/>
        </w:rPr>
        <w:t xml:space="preserve">, Rygos technikos universitetas dalyvavo projekte </w:t>
      </w:r>
      <w:hyperlink r:id="rId84">
        <w:r w:rsidRPr="2E260C7A">
          <w:rPr>
            <w:rStyle w:val="Hipersaitas"/>
            <w:rFonts w:ascii="Times New Roman" w:hAnsi="Times New Roman" w:cs="Times New Roman"/>
            <w:color w:val="000000" w:themeColor="text1"/>
          </w:rPr>
          <w:t>EOSC Nordic</w:t>
        </w:r>
      </w:hyperlink>
      <w:r w:rsidRPr="2E260C7A">
        <w:rPr>
          <w:rFonts w:ascii="Times New Roman" w:hAnsi="Times New Roman" w:cs="Times New Roman"/>
        </w:rPr>
        <w:t xml:space="preserve">, o Rygos Stradiņš universitetas valdo institucinę </w:t>
      </w:r>
      <w:r w:rsidR="00461239">
        <w:rPr>
          <w:rFonts w:ascii="Times New Roman" w:hAnsi="Times New Roman" w:cs="Times New Roman"/>
        </w:rPr>
        <w:t>MTD</w:t>
      </w:r>
      <w:r w:rsidRPr="2E260C7A">
        <w:rPr>
          <w:rFonts w:ascii="Times New Roman" w:hAnsi="Times New Roman" w:cs="Times New Roman"/>
        </w:rPr>
        <w:t xml:space="preserve"> </w:t>
      </w:r>
      <w:hyperlink r:id="rId85">
        <w:r w:rsidRPr="2E260C7A">
          <w:rPr>
            <w:rStyle w:val="Hipersaitas"/>
            <w:rFonts w:ascii="Times New Roman" w:hAnsi="Times New Roman" w:cs="Times New Roman"/>
            <w:color w:val="000000" w:themeColor="text1"/>
          </w:rPr>
          <w:t>talpyklą</w:t>
        </w:r>
      </w:hyperlink>
      <w:r w:rsidRPr="2E260C7A">
        <w:rPr>
          <w:rFonts w:ascii="Times New Roman" w:hAnsi="Times New Roman" w:cs="Times New Roman"/>
        </w:rPr>
        <w:t xml:space="preserve">. </w:t>
      </w:r>
    </w:p>
    <w:p w:rsidRPr="00955FC3" w:rsidR="00866720" w:rsidP="008C0AC0" w:rsidRDefault="00866720" w14:paraId="5C3192C9" w14:textId="759B16F4">
      <w:pPr>
        <w:ind w:firstLine="567"/>
        <w:rPr>
          <w:rFonts w:ascii="Times New Roman" w:hAnsi="Times New Roman" w:cs="Times New Roman"/>
          <w:lang w:val="es-ES"/>
        </w:rPr>
      </w:pPr>
      <w:r w:rsidRPr="2E260C7A">
        <w:rPr>
          <w:rFonts w:ascii="Times New Roman" w:hAnsi="Times New Roman" w:cs="Times New Roman"/>
        </w:rPr>
        <w:t xml:space="preserve">Apibendrinant galima pastebėti, kad Latvijos </w:t>
      </w:r>
      <w:r w:rsidR="00461239">
        <w:rPr>
          <w:rFonts w:ascii="Times New Roman" w:hAnsi="Times New Roman" w:cs="Times New Roman"/>
        </w:rPr>
        <w:t>MTD</w:t>
      </w:r>
      <w:r w:rsidRPr="2E260C7A">
        <w:rPr>
          <w:rFonts w:ascii="Times New Roman" w:hAnsi="Times New Roman" w:cs="Times New Roman"/>
        </w:rPr>
        <w:t xml:space="preserve"> valdymo ekosistema stipriausia politinėje plotmėje. Šalis turi vieningą nacionalinę </w:t>
      </w:r>
      <w:r w:rsidR="00461239">
        <w:rPr>
          <w:rFonts w:ascii="Times New Roman" w:hAnsi="Times New Roman" w:cs="Times New Roman"/>
        </w:rPr>
        <w:t>AM</w:t>
      </w:r>
      <w:r w:rsidRPr="2E260C7A">
        <w:rPr>
          <w:rFonts w:ascii="Times New Roman" w:hAnsi="Times New Roman" w:cs="Times New Roman"/>
        </w:rPr>
        <w:t xml:space="preserve"> politiką, kurioje nemažai dėmesio skiriama duomenų valdymui, o duomenų valdymo specialistų rengimas yra įvardintas kaip strateginis tikslas. Be to, Latvija oficialiai deklaruoja ketinimą kurti nacionalinį EOSC mazgą ir sudarė tam prielaidas įkurdama VPC, šalies organizaciją atstovę EOSC. Deja, nepaisant politinės valios, menkas šalies mokslo ir studijų institucijų įsitraukimas lėtina Latvijos nacionalinio mazgo įkūrimo praktinį įgyvendinimą.</w:t>
      </w:r>
    </w:p>
    <w:p w:rsidRPr="00955FC3" w:rsidR="001E5715" w:rsidP="007A6193" w:rsidRDefault="001E5715" w14:paraId="58C0B0FC" w14:textId="77777777">
      <w:pPr>
        <w:rPr>
          <w:rFonts w:ascii="Times New Roman" w:hAnsi="Times New Roman" w:cs="Times New Roman"/>
          <w:lang w:val="es-ES"/>
        </w:rPr>
      </w:pPr>
    </w:p>
    <w:p w:rsidRPr="001E5715" w:rsidR="00866720" w:rsidP="001E5715" w:rsidRDefault="007A268F" w14:paraId="74D91344" w14:textId="32454A78">
      <w:pPr>
        <w:pStyle w:val="Antrat3"/>
      </w:pPr>
      <w:bookmarkStart w:name="_Toc225450993" w:id="429"/>
      <w:r>
        <w:t>2.4</w:t>
      </w:r>
      <w:r w:rsidR="001E5715">
        <w:t xml:space="preserve">.9. </w:t>
      </w:r>
      <w:r w:rsidR="00866720">
        <w:t>Lenkija</w:t>
      </w:r>
      <w:bookmarkEnd w:id="429"/>
      <w:r w:rsidR="00866720">
        <w:t xml:space="preserve"> </w:t>
      </w:r>
    </w:p>
    <w:p w:rsidRPr="00955FC3" w:rsidR="008C0AC0" w:rsidP="008C0AC0" w:rsidRDefault="00866720" w14:paraId="039642FC" w14:textId="530B1F9D">
      <w:pPr>
        <w:ind w:firstLine="567"/>
        <w:rPr>
          <w:rFonts w:ascii="Times New Roman" w:hAnsi="Times New Roman" w:cs="Times New Roman"/>
          <w:lang w:val="es-ES"/>
        </w:rPr>
      </w:pPr>
      <w:r w:rsidRPr="2E260C7A">
        <w:rPr>
          <w:rFonts w:ascii="Times New Roman" w:hAnsi="Times New Roman" w:cs="Times New Roman"/>
        </w:rPr>
        <w:t xml:space="preserve">Lenkijoje ilgą laiką vyravo decentralizuotas </w:t>
      </w:r>
      <w:r w:rsidR="00B623CA">
        <w:rPr>
          <w:rFonts w:ascii="Times New Roman" w:hAnsi="Times New Roman" w:cs="Times New Roman"/>
        </w:rPr>
        <w:t>MTD</w:t>
      </w:r>
      <w:r w:rsidRPr="2E260C7A">
        <w:rPr>
          <w:rFonts w:ascii="Times New Roman" w:hAnsi="Times New Roman" w:cs="Times New Roman"/>
        </w:rPr>
        <w:t xml:space="preserve"> valdymo modelis. Šalyje </w:t>
      </w:r>
      <w:r w:rsidRPr="2E260C7A">
        <w:rPr>
          <w:rStyle w:val="Grietas"/>
          <w:rFonts w:ascii="Times New Roman" w:hAnsi="Times New Roman" w:cs="Times New Roman"/>
          <w:b w:val="0"/>
          <w:bCs w:val="0"/>
          <w:color w:val="000000" w:themeColor="text1"/>
        </w:rPr>
        <w:t>nebuvo vieno nacionalinio metaduomenų centro</w:t>
      </w:r>
      <w:r w:rsidRPr="2E260C7A">
        <w:rPr>
          <w:rFonts w:ascii="Times New Roman" w:hAnsi="Times New Roman" w:cs="Times New Roman"/>
          <w:b/>
          <w:bCs/>
        </w:rPr>
        <w:t>,</w:t>
      </w:r>
      <w:r w:rsidRPr="2E260C7A">
        <w:rPr>
          <w:rFonts w:ascii="Times New Roman" w:hAnsi="Times New Roman" w:cs="Times New Roman"/>
        </w:rPr>
        <w:t xml:space="preserve"> tačiau sistema veikė per </w:t>
      </w:r>
      <w:r w:rsidRPr="2E260C7A">
        <w:rPr>
          <w:rStyle w:val="Grietas"/>
          <w:rFonts w:ascii="Times New Roman" w:hAnsi="Times New Roman" w:cs="Times New Roman"/>
          <w:b w:val="0"/>
          <w:bCs w:val="0"/>
          <w:color w:val="000000" w:themeColor="text1"/>
        </w:rPr>
        <w:t>stiprias institucines ir temines infrastruktūras</w:t>
      </w:r>
      <w:r w:rsidRPr="2E260C7A">
        <w:rPr>
          <w:rFonts w:ascii="Times New Roman" w:hAnsi="Times New Roman" w:cs="Times New Roman"/>
          <w:b/>
          <w:bCs/>
        </w:rPr>
        <w:t>,</w:t>
      </w:r>
      <w:r w:rsidRPr="2E260C7A">
        <w:rPr>
          <w:rFonts w:ascii="Times New Roman" w:hAnsi="Times New Roman" w:cs="Times New Roman"/>
        </w:rPr>
        <w:t xml:space="preserve"> kurios aktyviai integruojamos į tarptautines ekosistemas, ypač EOSC ir OpenAIRE. Pastaraisiais metais, ėmus nacionalines infrastruktūras integruoti į EOSC, buvo įkurtas </w:t>
      </w:r>
      <w:hyperlink r:id="rId86">
        <w:r w:rsidRPr="2E260C7A">
          <w:rPr>
            <w:rStyle w:val="Hipersaitas"/>
            <w:rFonts w:ascii="Times New Roman" w:hAnsi="Times New Roman" w:cs="Times New Roman"/>
            <w:color w:val="000000" w:themeColor="text1"/>
          </w:rPr>
          <w:t>Lenkijos nacionalinis EOSC mazgas</w:t>
        </w:r>
      </w:hyperlink>
      <w:r w:rsidRPr="2E260C7A">
        <w:rPr>
          <w:rFonts w:ascii="Times New Roman" w:hAnsi="Times New Roman" w:cs="Times New Roman"/>
        </w:rPr>
        <w:t xml:space="preserve">, kuris siekia tapti nacionaliniu </w:t>
      </w:r>
      <w:r w:rsidR="00B623CA">
        <w:rPr>
          <w:rFonts w:ascii="Times New Roman" w:hAnsi="Times New Roman" w:cs="Times New Roman"/>
        </w:rPr>
        <w:t>MTD</w:t>
      </w:r>
      <w:r w:rsidRPr="2E260C7A">
        <w:rPr>
          <w:rFonts w:ascii="Times New Roman" w:hAnsi="Times New Roman" w:cs="Times New Roman"/>
        </w:rPr>
        <w:t xml:space="preserve"> valdymo centru. </w:t>
      </w:r>
    </w:p>
    <w:p w:rsidRPr="00955FC3" w:rsidR="008C0AC0" w:rsidP="008C0AC0" w:rsidRDefault="00866720" w14:paraId="297A068A" w14:textId="634E6071">
      <w:pPr>
        <w:ind w:firstLine="567"/>
        <w:rPr>
          <w:rFonts w:ascii="Times New Roman" w:hAnsi="Times New Roman" w:cs="Times New Roman"/>
          <w:lang w:val="es-ES"/>
        </w:rPr>
      </w:pPr>
      <w:r w:rsidRPr="00955FC3">
        <w:rPr>
          <w:rFonts w:ascii="Times New Roman" w:hAnsi="Times New Roman" w:eastAsia="Times New Roman" w:cs="Times New Roman"/>
          <w:kern w:val="0"/>
          <w:lang w:val="es-ES" w:eastAsia="lt-LT"/>
          <w14:ligatures w14:val="none"/>
        </w:rPr>
        <w:t xml:space="preserve">Pagrindiniai infrastruktūriniai veikėjai yra PL-Grid infrastruktūra, užtikrinanti nacionalinę </w:t>
      </w:r>
      <w:commentRangeStart w:id="430"/>
      <w:commentRangeStart w:id="1958318106"/>
      <w:r w:rsidRPr="00955FC3">
        <w:rPr>
          <w:rFonts w:ascii="Times New Roman" w:hAnsi="Times New Roman" w:eastAsia="Times New Roman" w:cs="Times New Roman"/>
          <w:kern w:val="0"/>
          <w:lang w:val="es-ES" w:eastAsia="lt-LT"/>
          <w14:ligatures w14:val="none"/>
        </w:rPr>
        <w:t xml:space="preserve">aukšto našumo skaičiavimų infrastruktūrą (angl. </w:t>
      </w:r>
      <w:r w:rsidRPr="2E260C7A">
        <w:rPr>
          <w:rFonts w:ascii="Times New Roman" w:hAnsi="Times New Roman" w:eastAsia="Times New Roman" w:cs="Times New Roman"/>
          <w:i/>
          <w:iCs/>
          <w:kern w:val="0"/>
          <w:lang w:val="es-ES" w:eastAsia="lt-LT"/>
          <w14:ligatures w14:val="none"/>
        </w:rPr>
        <w:t>High Performance Computing</w:t>
      </w:r>
      <w:r w:rsidRPr="00955FC3">
        <w:rPr>
          <w:rFonts w:ascii="Times New Roman" w:hAnsi="Times New Roman" w:eastAsia="Times New Roman" w:cs="Times New Roman"/>
          <w:kern w:val="0"/>
          <w:lang w:val="es-ES" w:eastAsia="lt-LT"/>
          <w14:ligatures w14:val="none"/>
        </w:rPr>
        <w:t>, HPC)</w:t>
      </w:r>
      <w:commentRangeEnd w:id="430"/>
      <w:r w:rsidRPr="00955FC3" w:rsidR="00B623CA">
        <w:rPr>
          <w:rStyle w:val="Komentaronuoroda"/>
          <w:rFonts w:ascii="Times New Roman" w:hAnsi="Times New Roman" w:eastAsia="Times New Roman" w:cs="Times New Roman"/>
          <w:kern w:val="0"/>
          <w:sz w:val="24"/>
          <w:szCs w:val="24"/>
          <w:lang w:val="es-ES" w:eastAsia="lt-LT"/>
          <w14:ligatures w14:val="none"/>
        </w:rPr>
        <w:commentReference w:id="430"/>
      </w:r>
      <w:commentRangeEnd w:id="1958318106"/>
      <w:r>
        <w:rPr>
          <w:rStyle w:val="CommentReference"/>
        </w:rPr>
        <w:commentReference w:id="1958318106"/>
      </w:r>
      <w:r w:rsidRPr="00955FC3">
        <w:rPr>
          <w:rFonts w:ascii="Times New Roman" w:hAnsi="Times New Roman" w:eastAsia="Times New Roman" w:cs="Times New Roman"/>
          <w:kern w:val="0"/>
          <w:lang w:val="es-ES" w:eastAsia="lt-LT"/>
          <w14:ligatures w14:val="none"/>
        </w:rPr>
        <w:t xml:space="preserve"> ir su ja susijusias duomenų paslaugas, bei Tarpdisciplininis matematinio ir kompiuterinio modeliavimo centras Varšuvos universitete (angl. </w:t>
      </w:r>
      <w:r w:rsidRPr="2E260C7A">
        <w:rPr>
          <w:rFonts w:ascii="Times New Roman" w:hAnsi="Times New Roman" w:eastAsia="Times New Roman" w:cs="Times New Roman"/>
          <w:i/>
          <w:iCs/>
          <w:kern w:val="0"/>
          <w:lang w:val="es-ES" w:eastAsia="lt-LT"/>
          <w14:ligatures w14:val="none"/>
        </w:rPr>
        <w:t>Interdisciplinary Centre for Mathematical and Computational Modelling</w:t>
      </w:r>
      <w:r w:rsidRPr="00955FC3">
        <w:rPr>
          <w:rFonts w:ascii="Times New Roman" w:hAnsi="Times New Roman" w:eastAsia="Times New Roman" w:cs="Times New Roman"/>
          <w:kern w:val="0"/>
          <w:lang w:val="es-ES" w:eastAsia="lt-LT"/>
          <w14:ligatures w14:val="none"/>
        </w:rPr>
        <w:t xml:space="preserve">, ICM), veikiantis kaip nacionalinis kompetencijų ir paslaugų centras </w:t>
      </w:r>
      <w:r w:rsidR="000963C5">
        <w:rPr>
          <w:rFonts w:ascii="Times New Roman" w:hAnsi="Times New Roman" w:eastAsia="Times New Roman" w:cs="Times New Roman"/>
          <w:kern w:val="0"/>
          <w:lang w:val="es-ES" w:eastAsia="lt-LT"/>
          <w14:ligatures w14:val="none"/>
        </w:rPr>
        <w:t>MTD</w:t>
      </w:r>
      <w:r w:rsidRPr="00955FC3">
        <w:rPr>
          <w:rFonts w:ascii="Times New Roman" w:hAnsi="Times New Roman" w:eastAsia="Times New Roman" w:cs="Times New Roman"/>
          <w:kern w:val="0"/>
          <w:lang w:val="es-ES" w:eastAsia="lt-LT"/>
          <w14:ligatures w14:val="none"/>
        </w:rPr>
        <w:t>, skaičiavimų ir skaitmeninių paslaugų srityje. Šios infrastruktūros sudaro techninį pagrindą duomenų saugojimui, apdorojimui ir prieigai.</w:t>
      </w:r>
    </w:p>
    <w:p w:rsidRPr="00955FC3" w:rsidR="008C0AC0" w:rsidP="008C0AC0" w:rsidRDefault="00866720" w14:paraId="36A4AB19" w14:textId="4F773F08">
      <w:pPr>
        <w:ind w:firstLine="567"/>
        <w:rPr>
          <w:rFonts w:ascii="Times New Roman" w:hAnsi="Times New Roman" w:cs="Times New Roman"/>
          <w:lang w:val="es-ES"/>
        </w:rPr>
      </w:pPr>
      <w:r w:rsidRPr="00955FC3">
        <w:rPr>
          <w:rFonts w:ascii="Times New Roman" w:hAnsi="Times New Roman" w:eastAsia="Times New Roman" w:cs="Times New Roman"/>
          <w:kern w:val="0"/>
          <w:lang w:val="es-ES" w:eastAsia="lt-LT"/>
          <w14:ligatures w14:val="none"/>
        </w:rPr>
        <w:t>Mokslinių tyrimų finansavimo lygmeniu Nacionalinis mokslo centras (</w:t>
      </w:r>
      <w:r w:rsidRPr="2E260C7A">
        <w:rPr>
          <w:rFonts w:ascii="Times New Roman" w:hAnsi="Times New Roman" w:eastAsia="Times New Roman" w:cs="Times New Roman"/>
          <w:i/>
          <w:iCs/>
          <w:kern w:val="0"/>
          <w:lang w:val="es-ES" w:eastAsia="lt-LT"/>
          <w14:ligatures w14:val="none"/>
        </w:rPr>
        <w:t>National Science Centre</w:t>
      </w:r>
      <w:r w:rsidRPr="00955FC3">
        <w:rPr>
          <w:rFonts w:ascii="Times New Roman" w:hAnsi="Times New Roman" w:eastAsia="Times New Roman" w:cs="Times New Roman"/>
          <w:kern w:val="0"/>
          <w:lang w:val="es-ES" w:eastAsia="lt-LT"/>
          <w14:ligatures w14:val="none"/>
        </w:rPr>
        <w:t xml:space="preserve">, NCN) yra įtvirtinęs privalomą </w:t>
      </w:r>
      <w:r w:rsidR="000963C5">
        <w:rPr>
          <w:rFonts w:ascii="Times New Roman" w:hAnsi="Times New Roman" w:eastAsia="Times New Roman" w:cs="Times New Roman"/>
          <w:kern w:val="0"/>
          <w:lang w:val="es-ES" w:eastAsia="lt-LT"/>
          <w14:ligatures w14:val="none"/>
        </w:rPr>
        <w:t>DVP</w:t>
      </w:r>
      <w:r w:rsidRPr="00955FC3">
        <w:rPr>
          <w:rFonts w:ascii="Times New Roman" w:hAnsi="Times New Roman" w:eastAsia="Times New Roman" w:cs="Times New Roman"/>
          <w:kern w:val="0"/>
          <w:lang w:val="es-ES" w:eastAsia="lt-LT"/>
          <w14:ligatures w14:val="none"/>
        </w:rPr>
        <w:t xml:space="preserve"> reikalavimą visiems finansuojamiems projektams. Tokiu būdu skatinama nuosekli </w:t>
      </w:r>
      <w:r w:rsidR="003F00E2">
        <w:rPr>
          <w:rFonts w:ascii="Times New Roman" w:hAnsi="Times New Roman" w:eastAsia="Times New Roman" w:cs="Times New Roman"/>
          <w:kern w:val="0"/>
          <w:lang w:val="es-ES" w:eastAsia="lt-LT"/>
          <w14:ligatures w14:val="none"/>
        </w:rPr>
        <w:t>MTD</w:t>
      </w:r>
      <w:r w:rsidRPr="00955FC3">
        <w:rPr>
          <w:rFonts w:ascii="Times New Roman" w:hAnsi="Times New Roman" w:eastAsia="Times New Roman" w:cs="Times New Roman"/>
          <w:kern w:val="0"/>
          <w:lang w:val="es-ES" w:eastAsia="lt-LT"/>
          <w14:ligatures w14:val="none"/>
        </w:rPr>
        <w:t xml:space="preserve"> valdymo praktika institucijose, net ir nesant centralizuoto nacionalinio metaduomenų mazgo.</w:t>
      </w:r>
    </w:p>
    <w:p w:rsidR="008C0AC0" w:rsidP="008C0AC0" w:rsidRDefault="00866720" w14:paraId="0B461FB9" w14:textId="015802E8">
      <w:pPr>
        <w:ind w:firstLine="567"/>
        <w:rPr>
          <w:rFonts w:ascii="Times New Roman" w:hAnsi="Times New Roman" w:cs="Times New Roman"/>
        </w:rPr>
      </w:pPr>
      <w:r w:rsidRPr="00BB081A">
        <w:rPr>
          <w:rFonts w:ascii="Times New Roman" w:hAnsi="Times New Roman" w:eastAsia="Times New Roman" w:cs="Times New Roman"/>
          <w:kern w:val="0"/>
          <w:lang w:eastAsia="lt-LT"/>
          <w14:ligatures w14:val="none"/>
        </w:rPr>
        <w:t xml:space="preserve">Aukštojo mokslo ir mokslo institucijos (ypač universitetai) palaiko nuosavas </w:t>
      </w:r>
      <w:r w:rsidR="003F00E2">
        <w:rPr>
          <w:rFonts w:ascii="Times New Roman" w:hAnsi="Times New Roman" w:eastAsia="Times New Roman" w:cs="Times New Roman"/>
          <w:kern w:val="0"/>
          <w:lang w:eastAsia="lt-LT"/>
          <w14:ligatures w14:val="none"/>
        </w:rPr>
        <w:t>MTD</w:t>
      </w:r>
      <w:r w:rsidRPr="00BB081A">
        <w:rPr>
          <w:rFonts w:ascii="Times New Roman" w:hAnsi="Times New Roman" w:eastAsia="Times New Roman" w:cs="Times New Roman"/>
          <w:kern w:val="0"/>
          <w:lang w:eastAsia="lt-LT"/>
          <w14:ligatures w14:val="none"/>
        </w:rPr>
        <w:t xml:space="preserve"> talpyklas, kurios jungiamos prie OpenAIRE ar kitų tarptautinių metaduomenų agregatorių. Metaduomenų integracija kol kas vykdoma „iš apačios į viršų“ principu, per institucinius sprendimus ir infrastruktūrų tinklus, o ne per vieną centrinę nacionalinę platformą, tačiau atsiradus nacionaliniam EOSC mazgui,  situacija </w:t>
      </w:r>
      <w:r w:rsidRPr="00BB081A">
        <w:rPr>
          <w:rFonts w:ascii="Times New Roman" w:hAnsi="Times New Roman" w:eastAsia="Times New Roman" w:cs="Times New Roman"/>
          <w:lang w:eastAsia="lt-LT"/>
        </w:rPr>
        <w:t>ilgainiui</w:t>
      </w:r>
      <w:r w:rsidRPr="00BB081A">
        <w:rPr>
          <w:rFonts w:ascii="Times New Roman" w:hAnsi="Times New Roman" w:eastAsia="Times New Roman" w:cs="Times New Roman"/>
          <w:kern w:val="0"/>
          <w:lang w:eastAsia="lt-LT"/>
          <w14:ligatures w14:val="none"/>
        </w:rPr>
        <w:t xml:space="preserve"> </w:t>
      </w:r>
      <w:r w:rsidRPr="00BB081A">
        <w:rPr>
          <w:rFonts w:ascii="Times New Roman" w:hAnsi="Times New Roman" w:eastAsia="Times New Roman" w:cs="Times New Roman"/>
          <w:lang w:eastAsia="lt-LT"/>
        </w:rPr>
        <w:t>gali pasikeisti.</w:t>
      </w:r>
    </w:p>
    <w:p w:rsidR="008C0AC0" w:rsidP="008C0AC0" w:rsidRDefault="00866720" w14:paraId="06743BF6" w14:textId="47051E2F">
      <w:pPr>
        <w:ind w:firstLine="567"/>
        <w:rPr>
          <w:rFonts w:ascii="Times New Roman" w:hAnsi="Times New Roman" w:cs="Times New Roman"/>
        </w:rPr>
      </w:pPr>
      <w:r w:rsidRPr="00BB081A">
        <w:rPr>
          <w:rFonts w:ascii="Times New Roman" w:hAnsi="Times New Roman" w:eastAsia="Times New Roman" w:cs="Times New Roman"/>
          <w:kern w:val="0"/>
          <w:lang w:eastAsia="lt-LT"/>
          <w14:ligatures w14:val="none"/>
        </w:rPr>
        <w:t xml:space="preserve">Lenkijos modelis gali būti vertinamas kaip brandus decentralizuotas </w:t>
      </w:r>
      <w:r w:rsidR="003F00E2">
        <w:rPr>
          <w:rFonts w:ascii="Times New Roman" w:hAnsi="Times New Roman" w:eastAsia="Times New Roman" w:cs="Times New Roman"/>
          <w:kern w:val="0"/>
          <w:lang w:eastAsia="lt-LT"/>
          <w14:ligatures w14:val="none"/>
        </w:rPr>
        <w:t>MTD</w:t>
      </w:r>
      <w:r w:rsidRPr="00BB081A">
        <w:rPr>
          <w:rFonts w:ascii="Times New Roman" w:hAnsi="Times New Roman" w:eastAsia="Times New Roman" w:cs="Times New Roman"/>
          <w:kern w:val="0"/>
          <w:lang w:eastAsia="lt-LT"/>
          <w14:ligatures w14:val="none"/>
        </w:rPr>
        <w:t xml:space="preserve"> valdymo modelis, kuriame stiprus nacionalinio finansuotojo vaidmuo (D</w:t>
      </w:r>
      <w:r w:rsidR="003F00E2">
        <w:rPr>
          <w:rFonts w:ascii="Times New Roman" w:hAnsi="Times New Roman" w:eastAsia="Times New Roman" w:cs="Times New Roman"/>
          <w:kern w:val="0"/>
          <w:lang w:eastAsia="lt-LT"/>
          <w14:ligatures w14:val="none"/>
        </w:rPr>
        <w:t>VP</w:t>
      </w:r>
      <w:r w:rsidRPr="00BB081A">
        <w:rPr>
          <w:rFonts w:ascii="Times New Roman" w:hAnsi="Times New Roman" w:eastAsia="Times New Roman" w:cs="Times New Roman"/>
          <w:kern w:val="0"/>
          <w:lang w:eastAsia="lt-LT"/>
          <w14:ligatures w14:val="none"/>
        </w:rPr>
        <w:t xml:space="preserve"> reikalavimai) ir išplėtotos techninės infrastruktūros kompensuoja centrinio metaduomenų mazgo nebuvimą.</w:t>
      </w:r>
    </w:p>
    <w:p w:rsidR="008C0AC0" w:rsidP="008C0AC0" w:rsidRDefault="00866720" w14:paraId="45AD12DB" w14:textId="47451413">
      <w:pPr>
        <w:ind w:firstLine="567"/>
        <w:rPr>
          <w:rFonts w:ascii="Times New Roman" w:hAnsi="Times New Roman" w:cs="Times New Roman"/>
        </w:rPr>
      </w:pPr>
      <w:r w:rsidRPr="00BB081A">
        <w:rPr>
          <w:rFonts w:ascii="Times New Roman" w:hAnsi="Times New Roman" w:eastAsia="Times New Roman" w:cs="Times New Roman"/>
          <w:kern w:val="0"/>
          <w:lang w:eastAsia="lt-LT"/>
          <w14:ligatures w14:val="none"/>
        </w:rPr>
        <w:t xml:space="preserve">Lenkijoje duomenų </w:t>
      </w:r>
      <w:r w:rsidR="003F00E2">
        <w:rPr>
          <w:rFonts w:ascii="Times New Roman" w:hAnsi="Times New Roman" w:eastAsia="Times New Roman" w:cs="Times New Roman"/>
          <w:kern w:val="0"/>
          <w:lang w:eastAsia="lt-LT"/>
          <w14:ligatures w14:val="none"/>
        </w:rPr>
        <w:t>stiuardų</w:t>
      </w:r>
      <w:r w:rsidRPr="00BB081A">
        <w:rPr>
          <w:rFonts w:ascii="Times New Roman" w:hAnsi="Times New Roman" w:eastAsia="Times New Roman" w:cs="Times New Roman"/>
          <w:kern w:val="0"/>
          <w:lang w:eastAsia="lt-LT"/>
          <w14:ligatures w14:val="none"/>
        </w:rPr>
        <w:t xml:space="preserve"> funkcijos vystomos fragmentuotai ir instituciniu lygmeniu, be nacionalinio koordinuoto duomenų </w:t>
      </w:r>
      <w:r w:rsidR="00107D49">
        <w:rPr>
          <w:rFonts w:ascii="Times New Roman" w:hAnsi="Times New Roman" w:eastAsia="Times New Roman" w:cs="Times New Roman"/>
          <w:kern w:val="0"/>
          <w:lang w:eastAsia="lt-LT"/>
          <w14:ligatures w14:val="none"/>
        </w:rPr>
        <w:t>stiuardų</w:t>
      </w:r>
      <w:r w:rsidRPr="00BB081A">
        <w:rPr>
          <w:rFonts w:ascii="Times New Roman" w:hAnsi="Times New Roman" w:eastAsia="Times New Roman" w:cs="Times New Roman"/>
          <w:kern w:val="0"/>
          <w:lang w:eastAsia="lt-LT"/>
          <w14:ligatures w14:val="none"/>
        </w:rPr>
        <w:t xml:space="preserve"> tinklo. Dauguma </w:t>
      </w:r>
      <w:r w:rsidR="00E91FEB">
        <w:rPr>
          <w:rFonts w:ascii="Times New Roman" w:hAnsi="Times New Roman" w:eastAsia="Times New Roman" w:cs="Times New Roman"/>
          <w:kern w:val="0"/>
          <w:lang w:eastAsia="lt-LT"/>
          <w14:ligatures w14:val="none"/>
        </w:rPr>
        <w:t>MTD</w:t>
      </w:r>
      <w:r w:rsidRPr="00BB081A">
        <w:rPr>
          <w:rFonts w:ascii="Times New Roman" w:hAnsi="Times New Roman" w:eastAsia="Times New Roman" w:cs="Times New Roman"/>
          <w:kern w:val="0"/>
          <w:lang w:eastAsia="lt-LT"/>
          <w14:ligatures w14:val="none"/>
        </w:rPr>
        <w:t xml:space="preserve"> valdymo kompetencijų telkiamos universitetuose, ypač per bibliotekas ir IT padalinius, dažnai remiantis NCN nustatytais </w:t>
      </w:r>
      <w:r w:rsidR="00E91FEB">
        <w:rPr>
          <w:rFonts w:ascii="Times New Roman" w:hAnsi="Times New Roman" w:eastAsia="Times New Roman" w:cs="Times New Roman"/>
          <w:kern w:val="0"/>
          <w:lang w:eastAsia="lt-LT"/>
          <w14:ligatures w14:val="none"/>
        </w:rPr>
        <w:t>DVP</w:t>
      </w:r>
      <w:r w:rsidRPr="00BB081A">
        <w:rPr>
          <w:rFonts w:ascii="Times New Roman" w:hAnsi="Times New Roman" w:eastAsia="Times New Roman" w:cs="Times New Roman"/>
          <w:kern w:val="0"/>
          <w:lang w:eastAsia="lt-LT"/>
          <w14:ligatures w14:val="none"/>
        </w:rPr>
        <w:t xml:space="preserve"> reikalavimais.</w:t>
      </w:r>
    </w:p>
    <w:p w:rsidRPr="008C0AC0" w:rsidR="00866720" w:rsidP="008C0AC0" w:rsidRDefault="00866720" w14:paraId="106E7E86" w14:textId="2EE8FC4E">
      <w:pPr>
        <w:ind w:firstLine="567"/>
        <w:rPr>
          <w:rFonts w:ascii="Times New Roman" w:hAnsi="Times New Roman" w:cs="Times New Roman"/>
        </w:rPr>
      </w:pPr>
      <w:r w:rsidRPr="00BB081A">
        <w:rPr>
          <w:rFonts w:ascii="Times New Roman" w:hAnsi="Times New Roman" w:eastAsia="Times New Roman" w:cs="Times New Roman"/>
          <w:kern w:val="0"/>
          <w:lang w:eastAsia="lt-LT"/>
          <w14:ligatures w14:val="none"/>
        </w:rPr>
        <w:t xml:space="preserve">Tam tikrą metodinę ir techninę paramą duomenų </w:t>
      </w:r>
      <w:r w:rsidR="00E91FEB">
        <w:rPr>
          <w:rFonts w:ascii="Times New Roman" w:hAnsi="Times New Roman" w:eastAsia="Times New Roman" w:cs="Times New Roman"/>
          <w:kern w:val="0"/>
          <w:lang w:eastAsia="lt-LT"/>
          <w14:ligatures w14:val="none"/>
        </w:rPr>
        <w:t>stiuardams</w:t>
      </w:r>
      <w:r w:rsidRPr="00BB081A">
        <w:rPr>
          <w:rFonts w:ascii="Times New Roman" w:hAnsi="Times New Roman" w:eastAsia="Times New Roman" w:cs="Times New Roman"/>
          <w:kern w:val="0"/>
          <w:lang w:eastAsia="lt-LT"/>
          <w14:ligatures w14:val="none"/>
        </w:rPr>
        <w:t xml:space="preserve"> teikia nacionalinės infrastruktūros, tokios kaip ICM ir PL-Grid, tačiau jos orientuotos daugiau į skaičiavimo ir techninius aspektus nei į sistemingą duomenų </w:t>
      </w:r>
      <w:r w:rsidR="00E91FEB">
        <w:rPr>
          <w:rFonts w:ascii="Times New Roman" w:hAnsi="Times New Roman" w:eastAsia="Times New Roman" w:cs="Times New Roman"/>
          <w:kern w:val="0"/>
          <w:lang w:eastAsia="lt-LT"/>
          <w14:ligatures w14:val="none"/>
        </w:rPr>
        <w:t>stiuardų</w:t>
      </w:r>
      <w:r w:rsidRPr="00BB081A">
        <w:rPr>
          <w:rFonts w:ascii="Times New Roman" w:hAnsi="Times New Roman" w:eastAsia="Times New Roman" w:cs="Times New Roman"/>
          <w:kern w:val="0"/>
          <w:lang w:eastAsia="lt-LT"/>
          <w14:ligatures w14:val="none"/>
        </w:rPr>
        <w:t xml:space="preserve"> kompetencijų ugdymą. Todėl Lenkijos modelis pasižymi stipriu finansuotojo spaudimu </w:t>
      </w:r>
      <w:r w:rsidR="00E91FEB">
        <w:rPr>
          <w:rFonts w:ascii="Times New Roman" w:hAnsi="Times New Roman" w:eastAsia="Times New Roman" w:cs="Times New Roman"/>
          <w:kern w:val="0"/>
          <w:lang w:eastAsia="lt-LT"/>
          <w14:ligatures w14:val="none"/>
        </w:rPr>
        <w:t>MTD</w:t>
      </w:r>
      <w:r w:rsidRPr="00BB081A">
        <w:rPr>
          <w:rFonts w:ascii="Times New Roman" w:hAnsi="Times New Roman" w:eastAsia="Times New Roman" w:cs="Times New Roman"/>
          <w:kern w:val="0"/>
          <w:lang w:eastAsia="lt-LT"/>
          <w14:ligatures w14:val="none"/>
        </w:rPr>
        <w:t xml:space="preserve"> valdymo praktikoms, bet silpnesniu nacionaliniu duomenų </w:t>
      </w:r>
      <w:r w:rsidR="00E91FEB">
        <w:rPr>
          <w:rFonts w:ascii="Times New Roman" w:hAnsi="Times New Roman" w:eastAsia="Times New Roman" w:cs="Times New Roman"/>
          <w:kern w:val="0"/>
          <w:lang w:eastAsia="lt-LT"/>
          <w14:ligatures w14:val="none"/>
        </w:rPr>
        <w:t>stiuardų</w:t>
      </w:r>
      <w:r w:rsidRPr="00BB081A">
        <w:rPr>
          <w:rFonts w:ascii="Times New Roman" w:hAnsi="Times New Roman" w:eastAsia="Times New Roman" w:cs="Times New Roman"/>
          <w:kern w:val="0"/>
          <w:lang w:eastAsia="lt-LT"/>
          <w14:ligatures w14:val="none"/>
        </w:rPr>
        <w:t xml:space="preserve"> bendradarbiavimu</w:t>
      </w:r>
      <w:r w:rsidRPr="00BB081A">
        <w:rPr>
          <w:rFonts w:ascii="Times New Roman" w:hAnsi="Times New Roman" w:eastAsia="Times New Roman" w:cs="Times New Roman"/>
          <w:lang w:eastAsia="lt-LT"/>
        </w:rPr>
        <w:t xml:space="preserve">. </w:t>
      </w:r>
    </w:p>
    <w:p w:rsidR="001E5715" w:rsidP="007A6193" w:rsidRDefault="001E5715" w14:paraId="4E82BC52" w14:textId="77777777">
      <w:pPr>
        <w:rPr>
          <w:rFonts w:ascii="Times New Roman" w:hAnsi="Times New Roman" w:cs="Times New Roman"/>
        </w:rPr>
      </w:pPr>
    </w:p>
    <w:p w:rsidRPr="001E5715" w:rsidR="00866720" w:rsidP="001E5715" w:rsidRDefault="007A268F" w14:paraId="79F886A9" w14:textId="5B65CAC3">
      <w:pPr>
        <w:pStyle w:val="Antrat3"/>
      </w:pPr>
      <w:bookmarkStart w:name="_Toc225450994" w:id="431"/>
      <w:r>
        <w:t>2.4</w:t>
      </w:r>
      <w:r w:rsidR="001E5715">
        <w:t xml:space="preserve">.10. </w:t>
      </w:r>
      <w:r w:rsidR="00866720">
        <w:t>Nyderlandai</w:t>
      </w:r>
      <w:bookmarkEnd w:id="431"/>
    </w:p>
    <w:p w:rsidR="008C0AC0" w:rsidP="008C0AC0" w:rsidRDefault="00866720" w14:paraId="2F5555E0" w14:textId="39C0E935">
      <w:pPr>
        <w:ind w:firstLine="567"/>
        <w:rPr>
          <w:rFonts w:ascii="Times New Roman" w:hAnsi="Times New Roman" w:cs="Times New Roman"/>
        </w:rPr>
      </w:pPr>
      <w:r w:rsidRPr="2E260C7A">
        <w:rPr>
          <w:rFonts w:ascii="Times New Roman" w:hAnsi="Times New Roman" w:cs="Times New Roman"/>
        </w:rPr>
        <w:t xml:space="preserve">Nyderlanduose taikomas institucinis–konsorciuminis </w:t>
      </w:r>
      <w:r w:rsidR="00A157F2">
        <w:rPr>
          <w:rFonts w:ascii="Times New Roman" w:hAnsi="Times New Roman" w:cs="Times New Roman"/>
        </w:rPr>
        <w:t>MTD</w:t>
      </w:r>
      <w:r w:rsidRPr="2E260C7A">
        <w:rPr>
          <w:rFonts w:ascii="Times New Roman" w:hAnsi="Times New Roman" w:cs="Times New Roman"/>
        </w:rPr>
        <w:t xml:space="preserve"> valdymo modelis, pasižymintis aukštu brandos lygiu ir aiškiu vaidmenų pasidalijimu. Nors Nyderlandai neturi vieno centralizuoto nacionalinio </w:t>
      </w:r>
      <w:r w:rsidR="00A157F2">
        <w:rPr>
          <w:rFonts w:ascii="Times New Roman" w:hAnsi="Times New Roman" w:cs="Times New Roman"/>
        </w:rPr>
        <w:t>MTD</w:t>
      </w:r>
      <w:r w:rsidRPr="2E260C7A">
        <w:rPr>
          <w:rFonts w:ascii="Times New Roman" w:hAnsi="Times New Roman" w:cs="Times New Roman"/>
        </w:rPr>
        <w:t xml:space="preserve"> mazgo, nacionalinį koordinavimą užtikrina stiprios konsorciuminės organizacijos – SURF ir </w:t>
      </w:r>
      <w:r w:rsidRPr="2E260C7A">
        <w:rPr>
          <w:rFonts w:ascii="Times New Roman" w:hAnsi="Times New Roman" w:cs="Times New Roman"/>
          <w:i/>
          <w:iCs/>
        </w:rPr>
        <w:t>Data Archiving and Networked Services</w:t>
      </w:r>
      <w:r w:rsidRPr="2E260C7A">
        <w:rPr>
          <w:rFonts w:ascii="Times New Roman" w:hAnsi="Times New Roman" w:cs="Times New Roman"/>
        </w:rPr>
        <w:t xml:space="preserve"> (DANS).</w:t>
      </w:r>
    </w:p>
    <w:p w:rsidR="008C0AC0" w:rsidP="008C0AC0" w:rsidRDefault="00866720" w14:paraId="5D0E179C" w14:textId="3E1844B9">
      <w:pPr>
        <w:ind w:firstLine="567"/>
        <w:rPr>
          <w:rFonts w:ascii="Times New Roman" w:hAnsi="Times New Roman" w:cs="Times New Roman"/>
        </w:rPr>
      </w:pPr>
      <w:r w:rsidRPr="2E260C7A">
        <w:rPr>
          <w:rFonts w:ascii="Times New Roman" w:hAnsi="Times New Roman" w:cs="Times New Roman"/>
        </w:rPr>
        <w:t xml:space="preserve">Nyderlandų mokslinių tyrimų organizacija (angl. </w:t>
      </w:r>
      <w:r w:rsidRPr="2E260C7A">
        <w:rPr>
          <w:rFonts w:ascii="Times New Roman" w:hAnsi="Times New Roman" w:cs="Times New Roman"/>
          <w:i/>
          <w:iCs/>
        </w:rPr>
        <w:t>Netherlands Organisation for Scientific Research</w:t>
      </w:r>
      <w:r w:rsidRPr="2E260C7A">
        <w:rPr>
          <w:rFonts w:ascii="Times New Roman" w:hAnsi="Times New Roman" w:cs="Times New Roman"/>
        </w:rPr>
        <w:t xml:space="preserve">, NWO), pagrindinis nacionalinis mokslo finansuotojas, reikalauja, kad visi finansuojami projektai turėtų </w:t>
      </w:r>
      <w:r w:rsidR="00FE3A88">
        <w:rPr>
          <w:rFonts w:ascii="Times New Roman" w:hAnsi="Times New Roman" w:cs="Times New Roman"/>
        </w:rPr>
        <w:t>DVP</w:t>
      </w:r>
      <w:r w:rsidRPr="2E260C7A">
        <w:rPr>
          <w:rFonts w:ascii="Times New Roman" w:hAnsi="Times New Roman" w:cs="Times New Roman"/>
        </w:rPr>
        <w:t>, atitinkančius FAIR principus. Tai sudaro vieningą normatyvinį pagrindą visoms institucijoms.</w:t>
      </w:r>
    </w:p>
    <w:p w:rsidRPr="00955FC3" w:rsidR="008C0AC0" w:rsidP="008C0AC0" w:rsidRDefault="00866720" w14:paraId="37E976D4" w14:textId="77777777">
      <w:pPr>
        <w:ind w:firstLine="567"/>
        <w:rPr>
          <w:rFonts w:ascii="Times New Roman" w:hAnsi="Times New Roman" w:cs="Times New Roman"/>
          <w:lang w:val="es-ES"/>
        </w:rPr>
      </w:pPr>
      <w:r w:rsidRPr="2E260C7A">
        <w:rPr>
          <w:rFonts w:ascii="Times New Roman" w:hAnsi="Times New Roman" w:cs="Times New Roman"/>
        </w:rPr>
        <w:t xml:space="preserve">DANS veikia kaip pagrindinė nacionalinė duomenų archyvavimo tarnyba ir metaduomenų agregatorius, užtikrinantis ilgalaikį duomenų saugojimą, DOI suteikimą ir integraciją su OpenAIRE bei EOSC. Tuo tarpu SURF teikia tinklų, debesijos kompiuterijos, tapatybių ir prieigos valdymo (angl. </w:t>
      </w:r>
      <w:r w:rsidRPr="2E260C7A">
        <w:rPr>
          <w:rFonts w:ascii="Times New Roman" w:hAnsi="Times New Roman" w:cs="Times New Roman"/>
          <w:i/>
          <w:iCs/>
        </w:rPr>
        <w:t>Authentication and Authorisation Infrastructure</w:t>
      </w:r>
      <w:r w:rsidRPr="2E260C7A">
        <w:rPr>
          <w:rFonts w:ascii="Times New Roman" w:hAnsi="Times New Roman" w:cs="Times New Roman"/>
        </w:rPr>
        <w:t>, AAI) ir kitas technines paslaugas universitetams bei tyrimų institutams. Be to, SURF jau su pirmąja EOSC federacijos plėtros banga jungsis prie EOSC kaip atskiras mazgas.</w:t>
      </w:r>
    </w:p>
    <w:p w:rsidRPr="00955FC3" w:rsidR="008C0AC0" w:rsidP="008C0AC0" w:rsidRDefault="00866720" w14:paraId="6430B383" w14:textId="291C5222">
      <w:pPr>
        <w:ind w:firstLine="567"/>
        <w:rPr>
          <w:rFonts w:ascii="Times New Roman" w:hAnsi="Times New Roman" w:cs="Times New Roman"/>
          <w:lang w:val="es-ES"/>
        </w:rPr>
      </w:pPr>
      <w:r w:rsidRPr="2E260C7A">
        <w:rPr>
          <w:rFonts w:ascii="Times New Roman" w:hAnsi="Times New Roman" w:cs="Times New Roman"/>
        </w:rPr>
        <w:t xml:space="preserve">Nyderlandų infrastruktūra veikia pagal federuoto </w:t>
      </w:r>
      <w:r w:rsidR="006F224C">
        <w:rPr>
          <w:rFonts w:ascii="Times New Roman" w:hAnsi="Times New Roman" w:cs="Times New Roman"/>
        </w:rPr>
        <w:t>MTD</w:t>
      </w:r>
      <w:r w:rsidRPr="2E260C7A">
        <w:rPr>
          <w:rFonts w:ascii="Times New Roman" w:hAnsi="Times New Roman" w:cs="Times New Roman"/>
        </w:rPr>
        <w:t xml:space="preserve"> valdymo (angl. </w:t>
      </w:r>
      <w:r w:rsidRPr="2E260C7A">
        <w:rPr>
          <w:rFonts w:ascii="Times New Roman" w:hAnsi="Times New Roman" w:cs="Times New Roman"/>
          <w:i/>
          <w:iCs/>
        </w:rPr>
        <w:t>federated research data management</w:t>
      </w:r>
      <w:r w:rsidRPr="2E260C7A">
        <w:rPr>
          <w:rFonts w:ascii="Times New Roman" w:hAnsi="Times New Roman" w:cs="Times New Roman"/>
        </w:rPr>
        <w:t>) principą: universitetai palaiko vietines duomenų talpyklas, o metaduomenys ir paslaugos integruojami per DANS ir SURF konsorciumus. Tai leidžia išlaikyti institucinį savarankiškumą kartu užtikrinant nacionalinį ir tarptautinį sąveikumą.</w:t>
      </w:r>
    </w:p>
    <w:p w:rsidRPr="00955FC3" w:rsidR="00866720" w:rsidP="008C0AC0" w:rsidRDefault="00866720" w14:paraId="501ACD64" w14:textId="5CD39409">
      <w:pPr>
        <w:ind w:firstLine="567"/>
        <w:rPr>
          <w:rFonts w:ascii="Times New Roman" w:hAnsi="Times New Roman" w:cs="Times New Roman"/>
          <w:lang w:val="es-ES"/>
        </w:rPr>
      </w:pPr>
      <w:r w:rsidRPr="2E260C7A">
        <w:rPr>
          <w:rFonts w:ascii="Times New Roman" w:hAnsi="Times New Roman" w:cs="Times New Roman"/>
        </w:rPr>
        <w:t xml:space="preserve">Nyderlandai laikomi viena pažangiausių šalių Europoje duomenų kuravimo srityje. Duomenų </w:t>
      </w:r>
      <w:r w:rsidR="006F224C">
        <w:rPr>
          <w:rFonts w:ascii="Times New Roman" w:hAnsi="Times New Roman" w:cs="Times New Roman"/>
        </w:rPr>
        <w:t>stiuardų</w:t>
      </w:r>
      <w:r w:rsidRPr="2E260C7A">
        <w:rPr>
          <w:rFonts w:ascii="Times New Roman" w:hAnsi="Times New Roman" w:cs="Times New Roman"/>
        </w:rPr>
        <w:t xml:space="preserve"> vaidmuo čia yra aiškiai institucionalizuotas, ypač universitetuose, kur duomenų </w:t>
      </w:r>
      <w:r w:rsidR="00793DB4">
        <w:rPr>
          <w:rFonts w:ascii="Times New Roman" w:hAnsi="Times New Roman" w:cs="Times New Roman"/>
        </w:rPr>
        <w:t>stiuardai</w:t>
      </w:r>
      <w:r w:rsidRPr="2E260C7A">
        <w:rPr>
          <w:rFonts w:ascii="Times New Roman" w:hAnsi="Times New Roman" w:cs="Times New Roman"/>
        </w:rPr>
        <w:t xml:space="preserve"> veikia kaip atskira profesionalų grupė, glaudžiai bendradarbiaujanti su tyrėjais viso projekto gyvavimo ciklo metu. Nacionaliniu mastu duomenų </w:t>
      </w:r>
      <w:r w:rsidR="00793DB4">
        <w:rPr>
          <w:rFonts w:ascii="Times New Roman" w:hAnsi="Times New Roman" w:cs="Times New Roman"/>
        </w:rPr>
        <w:t>stiuardų</w:t>
      </w:r>
      <w:r w:rsidRPr="2E260C7A">
        <w:rPr>
          <w:rFonts w:ascii="Times New Roman" w:hAnsi="Times New Roman" w:cs="Times New Roman"/>
        </w:rPr>
        <w:t xml:space="preserve"> kompetencijos stiprinamos per SURF ir DANS, kurie rengia mokymus, metodines gaires ir palaiko bendruomenes. Taip pat veikia nacionaliniai duomenų </w:t>
      </w:r>
      <w:r w:rsidR="00157B0A">
        <w:rPr>
          <w:rFonts w:ascii="Times New Roman" w:hAnsi="Times New Roman" w:cs="Times New Roman"/>
        </w:rPr>
        <w:t>stiuardų</w:t>
      </w:r>
      <w:r w:rsidRPr="2E260C7A">
        <w:rPr>
          <w:rFonts w:ascii="Times New Roman" w:hAnsi="Times New Roman" w:cs="Times New Roman"/>
        </w:rPr>
        <w:t xml:space="preserve"> tinklai ir kompetencijų centrai, susieti su NWO reikalavimais dėl FAIR principų taikymo ir </w:t>
      </w:r>
      <w:r w:rsidR="00157B0A">
        <w:rPr>
          <w:rFonts w:ascii="Times New Roman" w:hAnsi="Times New Roman" w:cs="Times New Roman"/>
        </w:rPr>
        <w:t>DVP</w:t>
      </w:r>
      <w:r w:rsidRPr="2E260C7A">
        <w:rPr>
          <w:rFonts w:ascii="Times New Roman" w:hAnsi="Times New Roman" w:cs="Times New Roman"/>
        </w:rPr>
        <w:t xml:space="preserve">. </w:t>
      </w:r>
      <w:r w:rsidRPr="2E260C7A">
        <w:rPr>
          <w:rFonts w:ascii="Times New Roman" w:hAnsi="Times New Roman" w:cs="Times New Roman"/>
        </w:rPr>
        <w:t>Nyderlandų duomenų kuravimo modelis laikytinas brandžiu ir sisteminiu, apimančiu tiek techninius, tiek metodinius, tiek organizacinius aspektus.</w:t>
      </w:r>
    </w:p>
    <w:p w:rsidRPr="00955FC3" w:rsidR="001E5715" w:rsidP="007A6193" w:rsidRDefault="001E5715" w14:paraId="74D57599" w14:textId="77777777">
      <w:pPr>
        <w:rPr>
          <w:rFonts w:ascii="Times New Roman" w:hAnsi="Times New Roman" w:eastAsia="Times New Roman" w:cs="Times New Roman"/>
          <w:lang w:val="es-ES" w:eastAsia="lt-LT"/>
        </w:rPr>
      </w:pPr>
    </w:p>
    <w:p w:rsidRPr="001E5715" w:rsidR="00866720" w:rsidP="001E5715" w:rsidRDefault="007A268F" w14:paraId="2F465AB5" w14:textId="08F37A9B">
      <w:pPr>
        <w:pStyle w:val="Antrat3"/>
        <w:rPr>
          <w:rFonts w:eastAsia="Times New Roman"/>
        </w:rPr>
      </w:pPr>
      <w:bookmarkStart w:name="_Toc225450995" w:id="432"/>
      <w:r>
        <w:rPr>
          <w:rFonts w:eastAsia="Times New Roman"/>
        </w:rPr>
        <w:t>2.4</w:t>
      </w:r>
      <w:r w:rsidRPr="2E260C7A" w:rsidR="001E5715">
        <w:rPr>
          <w:rFonts w:eastAsia="Times New Roman"/>
        </w:rPr>
        <w:t xml:space="preserve">.11. </w:t>
      </w:r>
      <w:r w:rsidRPr="2E260C7A" w:rsidR="00866720">
        <w:rPr>
          <w:rFonts w:eastAsia="Times New Roman"/>
        </w:rPr>
        <w:t>Apibendrinimas</w:t>
      </w:r>
      <w:bookmarkEnd w:id="432"/>
    </w:p>
    <w:p w:rsidRPr="00955FC3" w:rsidR="008C0AC0" w:rsidP="008C0AC0" w:rsidRDefault="00866720" w14:paraId="50363CA4" w14:textId="4459BA92">
      <w:pPr>
        <w:ind w:firstLine="567"/>
        <w:rPr>
          <w:rFonts w:ascii="Times New Roman" w:hAnsi="Times New Roman" w:cs="Times New Roman"/>
          <w:lang w:val="es-ES" w:eastAsia="lt-LT"/>
        </w:rPr>
      </w:pPr>
      <w:r w:rsidRPr="2E260C7A">
        <w:rPr>
          <w:rFonts w:ascii="Times New Roman" w:hAnsi="Times New Roman" w:cs="Times New Roman"/>
        </w:rPr>
        <w:t xml:space="preserve">Aptartų Europos šalių patirtis rodo, kad </w:t>
      </w:r>
      <w:r w:rsidR="005B3BB6">
        <w:rPr>
          <w:rFonts w:ascii="Times New Roman" w:hAnsi="Times New Roman" w:cs="Times New Roman"/>
        </w:rPr>
        <w:t>MTD</w:t>
      </w:r>
      <w:r w:rsidRPr="2E260C7A">
        <w:rPr>
          <w:rFonts w:ascii="Times New Roman" w:hAnsi="Times New Roman" w:cs="Times New Roman"/>
        </w:rPr>
        <w:t xml:space="preserve"> valdymo ir integracijos į </w:t>
      </w:r>
      <w:r w:rsidR="005B3BB6">
        <w:rPr>
          <w:rFonts w:ascii="Times New Roman" w:hAnsi="Times New Roman" w:cs="Times New Roman"/>
        </w:rPr>
        <w:t>EOSC</w:t>
      </w:r>
      <w:r w:rsidRPr="2E260C7A">
        <w:rPr>
          <w:rFonts w:ascii="Times New Roman" w:hAnsi="Times New Roman" w:cs="Times New Roman"/>
        </w:rPr>
        <w:t xml:space="preserve"> sprendimai formuojami labai skirtingais keliais, priklausomai nuo nacionalinės mokslo sistemos brandos, institucinių pajėgumų ir valstybės vaidmens suvokimo. Airijos, Austrijos, Čekijos, Danijos, Estijos, Graikijos, Ispanijos, Latvijos, Lenkijos ir Nyderlandų pavyzdžiai atskleidžia platų spektrą – nuo kryptingai centralizuojamų nacionalinių modelių iki brandžių federuotų ekosistemų, veikiančių be vieno formalaus nacionalinio mazgo.</w:t>
      </w:r>
    </w:p>
    <w:p w:rsidR="008C0AC0" w:rsidP="008C0AC0" w:rsidRDefault="00866720" w14:paraId="22E94ACB" w14:textId="77777777">
      <w:pPr>
        <w:ind w:firstLine="567"/>
        <w:rPr>
          <w:rFonts w:ascii="Times New Roman" w:hAnsi="Times New Roman" w:cs="Times New Roman"/>
          <w:lang w:eastAsia="lt-LT"/>
        </w:rPr>
      </w:pPr>
      <w:r w:rsidRPr="2E260C7A">
        <w:rPr>
          <w:rFonts w:ascii="Times New Roman" w:hAnsi="Times New Roman" w:cs="Times New Roman"/>
        </w:rPr>
        <w:t>Centralizuotų arba centralizuotai koordinuojamų modelių pavyzdžiais galima laikyti Čekiją ir Graikiją. Čekijoje integracija į EOSC grindžiama aiškia valstybės investicija ir nacionaliniu projektu „EOSC CZ“, kurio tikslas – sukurti nacionalinį metaduomenų katalogą ir bendrą paslaugų architektūrą, paremtą jau veikiančia e. infrastruktūra. Graikijoje, nors formaliai nacionalinis EOSC mazgas nėra deklaruotas, praktikoje veikia centralizuota–federuota sistema, kurioje politikos formavimas, techninė infrastruktūra ir paslaugų teikimas telkiami per nacionalines iniciatyvas ir tinklus. Abiem atvejais matomas stiprus valstybės vaidmuo ir „iš viršaus į apačią“ formuojama architektūra, būdinga šalims, siekiančioms greitai sumažinti fragmentaciją ir sukurti vieningą nacionalinį kontaktinį tašką tarptautinėms iniciatyvoms.</w:t>
      </w:r>
    </w:p>
    <w:p w:rsidR="008C0AC0" w:rsidP="008C0AC0" w:rsidRDefault="00866720" w14:paraId="51909431" w14:textId="220BC81D">
      <w:pPr>
        <w:ind w:firstLine="567"/>
        <w:rPr>
          <w:rFonts w:ascii="Times New Roman" w:hAnsi="Times New Roman" w:cs="Times New Roman"/>
          <w:lang w:eastAsia="lt-LT"/>
        </w:rPr>
      </w:pPr>
      <w:r w:rsidRPr="2E260C7A">
        <w:rPr>
          <w:rFonts w:ascii="Times New Roman" w:hAnsi="Times New Roman" w:cs="Times New Roman"/>
        </w:rPr>
        <w:t xml:space="preserve">Kita šalių grupė – Danija, Nyderlandai ir Austrija – atstovauja koordinuotam decentralizuotam arba federuotam modeliui. Danijoje egzistuoja nacionalinė duomenų valdymo strategija, tačiau jos įgyvendinimas grindžiamas institucijų bendradarbiavimu, koordinuojamu konsorciumo principu, be siekio kurti vieną centrinę talpyklą ar metaduomenų mazgą. Nyderlandų atvejis išsiskiria aukščiausiu brandos lygiu: čia stiprus nacionalinis finansuotojas, išplėtotos nacionalinės paslaugos ir labai aiškiai institucionalizuotas duomenų </w:t>
      </w:r>
      <w:r w:rsidR="005B3BB6">
        <w:rPr>
          <w:rFonts w:ascii="Times New Roman" w:hAnsi="Times New Roman" w:cs="Times New Roman"/>
        </w:rPr>
        <w:t>stiuardų</w:t>
      </w:r>
      <w:r w:rsidRPr="2E260C7A">
        <w:rPr>
          <w:rFonts w:ascii="Times New Roman" w:hAnsi="Times New Roman" w:cs="Times New Roman"/>
        </w:rPr>
        <w:t xml:space="preserve"> vaidmuo leidžia </w:t>
      </w:r>
      <w:r w:rsidR="005B3BB6">
        <w:rPr>
          <w:rFonts w:ascii="Times New Roman" w:hAnsi="Times New Roman" w:cs="Times New Roman"/>
        </w:rPr>
        <w:t>MTD</w:t>
      </w:r>
      <w:r w:rsidRPr="2E260C7A">
        <w:rPr>
          <w:rFonts w:ascii="Times New Roman" w:hAnsi="Times New Roman" w:cs="Times New Roman"/>
        </w:rPr>
        <w:t xml:space="preserve"> valdymo sistemai veikti kaip integruotai ekosistemai be centralizuoto valdymo. Austrija užima tarpinę poziciją – čia veikia nacionaliniai koordinavimo mechanizmai, metodiniai centrai ir teminės talpyklos, o EOSC integracija įgyvendinama per koordinuotą federaciją, išlaikant galimybę ateityje pereiti prie labiau centralizuoto sprendimo, jei to prireiktų.</w:t>
      </w:r>
    </w:p>
    <w:p w:rsidR="008C0AC0" w:rsidP="008C0AC0" w:rsidRDefault="00866720" w14:paraId="65E8FFD6" w14:textId="3E8F8724">
      <w:pPr>
        <w:ind w:firstLine="567"/>
        <w:rPr>
          <w:rFonts w:ascii="Times New Roman" w:hAnsi="Times New Roman" w:cs="Times New Roman"/>
          <w:lang w:eastAsia="lt-LT"/>
        </w:rPr>
      </w:pPr>
      <w:r w:rsidRPr="2E260C7A">
        <w:rPr>
          <w:rFonts w:ascii="Times New Roman" w:hAnsi="Times New Roman" w:cs="Times New Roman"/>
        </w:rPr>
        <w:t xml:space="preserve">Trečiajai grupei priskirtinos šalys, kuriose </w:t>
      </w:r>
      <w:r w:rsidR="005B3BB6">
        <w:rPr>
          <w:rFonts w:ascii="Times New Roman" w:hAnsi="Times New Roman" w:cs="Times New Roman"/>
        </w:rPr>
        <w:t>MTD</w:t>
      </w:r>
      <w:r w:rsidRPr="2E260C7A">
        <w:rPr>
          <w:rFonts w:ascii="Times New Roman" w:hAnsi="Times New Roman" w:cs="Times New Roman"/>
        </w:rPr>
        <w:t xml:space="preserve"> valdymo sistemos išlieka fragmentuotos, nors tam tikri komponentai yra gerai išvystyti. Estijoje stipri techninė infrastruktūra ir aktyvus universitetų vaidmuo neatsveria nacionalinės politikos ir metaduomenų koordinavimo trūkumo. Ispanijoje veikia stiprus metaduomenų agregatorius ir šalis aktyviai dalyvauja tarptautiniuose projektuose, tačiau nacionalinio lygmens koordinacija išlieka fragmentuota. Nepaisant trečiosios grupės šalims būdingos fragmentacijos, joje yra valstybių, iniciavusių nacionalinio EOSC mazgo kūrimą. Lenkija ilgą laiką neturėjo aiškios nacionalinės </w:t>
      </w:r>
      <w:r w:rsidR="005B3BB6">
        <w:rPr>
          <w:rFonts w:ascii="Times New Roman" w:hAnsi="Times New Roman" w:cs="Times New Roman"/>
        </w:rPr>
        <w:t>MTD</w:t>
      </w:r>
      <w:r w:rsidRPr="2E260C7A">
        <w:rPr>
          <w:rFonts w:ascii="Times New Roman" w:hAnsi="Times New Roman" w:cs="Times New Roman"/>
        </w:rPr>
        <w:t xml:space="preserve"> architektūros vizijos, tačiau nacionalinio EOSC mazgo, kuris pradės veikti jau per pirmąją EOSC federacijos plėtros bangą, sukūrimas turi potencialo situaciją iš esmės pakeisti. Šiuo metu sistemos funkcionavimą užtikrina ryškus finansuotojo spaudimas per privalomus </w:t>
      </w:r>
      <w:r w:rsidR="005B3BB6">
        <w:rPr>
          <w:rFonts w:ascii="Times New Roman" w:hAnsi="Times New Roman" w:cs="Times New Roman"/>
        </w:rPr>
        <w:t>DVP</w:t>
      </w:r>
      <w:r w:rsidRPr="2E260C7A">
        <w:rPr>
          <w:rFonts w:ascii="Times New Roman" w:hAnsi="Times New Roman" w:cs="Times New Roman"/>
        </w:rPr>
        <w:t xml:space="preserve"> ir išplėtotos skaičiavimo infrastruktūros. Latvija, turinti nacionalinę strategiją ir nacionalinę talpyklą, šiuo metu yra pereinamojoje stadijoje ir svarsto nacionalinio EOSC mazgo įgyvendinimą, todėl jos situacija struktūriškai yra artimiausia Lietuvai Baltijos regione.</w:t>
      </w:r>
    </w:p>
    <w:p w:rsidRPr="008C0AC0" w:rsidR="00866720" w:rsidP="008C0AC0" w:rsidRDefault="00866720" w14:paraId="6447B5AE" w14:textId="08BB7164">
      <w:pPr>
        <w:ind w:firstLine="567"/>
        <w:rPr>
          <w:rFonts w:ascii="Times New Roman" w:hAnsi="Times New Roman" w:cs="Times New Roman"/>
          <w:lang w:eastAsia="lt-LT"/>
        </w:rPr>
      </w:pPr>
      <w:r w:rsidRPr="2E260C7A">
        <w:rPr>
          <w:rFonts w:ascii="Times New Roman" w:hAnsi="Times New Roman" w:cs="Times New Roman"/>
        </w:rPr>
        <w:t xml:space="preserve">Bendroji šių šalių analizė leidžia daryti kelias esmines įžvalgas. Pirma, formalus nacionalinis EOSC mazgas nėra būtina sąlyga brandžiai </w:t>
      </w:r>
      <w:r w:rsidR="005B3BB6">
        <w:rPr>
          <w:rFonts w:ascii="Times New Roman" w:hAnsi="Times New Roman" w:cs="Times New Roman"/>
        </w:rPr>
        <w:t>MTD</w:t>
      </w:r>
      <w:r w:rsidRPr="2E260C7A">
        <w:rPr>
          <w:rFonts w:ascii="Times New Roman" w:hAnsi="Times New Roman" w:cs="Times New Roman"/>
        </w:rPr>
        <w:t xml:space="preserve"> valdymo sistemai – Danijos ir Nyderlandų pavyzdžiai rodo, kad aukštas institucinis pajėgumas ir griežti finansuotojų reikalavimai gali užtikrinti efektyvią integraciją ir be centralizuotos architektūros. Antra, </w:t>
      </w:r>
      <w:r w:rsidRPr="2E260C7A">
        <w:rPr>
          <w:rFonts w:ascii="Times New Roman" w:hAnsi="Times New Roman" w:cs="Times New Roman"/>
        </w:rPr>
        <w:t xml:space="preserve">mažesnės ir vidutinio dydžio šalys dažniau renkasi koordinuotą centralizaciją, siekdamos sumažinti fragmentaciją ir sukurti aiškų nacionalinį atstovavimą tarptautinėse iniciatyvose. Trečia, visose pažangiausiose sistemose duomenų </w:t>
      </w:r>
      <w:r w:rsidR="005B3BB6">
        <w:rPr>
          <w:rFonts w:ascii="Times New Roman" w:hAnsi="Times New Roman" w:cs="Times New Roman"/>
        </w:rPr>
        <w:t>stiuardų</w:t>
      </w:r>
      <w:r w:rsidRPr="2E260C7A">
        <w:rPr>
          <w:rFonts w:ascii="Times New Roman" w:hAnsi="Times New Roman" w:cs="Times New Roman"/>
        </w:rPr>
        <w:t xml:space="preserve"> kompetencijos ir duomenų </w:t>
      </w:r>
      <w:r w:rsidR="005B3BB6">
        <w:rPr>
          <w:rFonts w:ascii="Times New Roman" w:hAnsi="Times New Roman" w:cs="Times New Roman"/>
        </w:rPr>
        <w:t>stiuardų</w:t>
      </w:r>
      <w:r w:rsidRPr="2E260C7A">
        <w:rPr>
          <w:rFonts w:ascii="Times New Roman" w:hAnsi="Times New Roman" w:cs="Times New Roman"/>
        </w:rPr>
        <w:t xml:space="preserve"> tinklai tampa esminiu brandos rodikliu – ten, kur šios kompetencijos stiprinamos sistemiškai, </w:t>
      </w:r>
      <w:r w:rsidR="005B3BB6">
        <w:rPr>
          <w:rFonts w:ascii="Times New Roman" w:hAnsi="Times New Roman" w:cs="Times New Roman"/>
        </w:rPr>
        <w:t>MTD</w:t>
      </w:r>
      <w:r w:rsidRPr="2E260C7A">
        <w:rPr>
          <w:rFonts w:ascii="Times New Roman" w:hAnsi="Times New Roman" w:cs="Times New Roman"/>
        </w:rPr>
        <w:t xml:space="preserve"> valdymas peržengia formalių reikalavimų lygmenį ir tampa kasdiene tyrimų praktika.</w:t>
      </w:r>
    </w:p>
    <w:p w:rsidRPr="00BB081A" w:rsidR="00866720" w:rsidP="007A6193" w:rsidRDefault="00866720" w14:paraId="0B55137C" w14:textId="51E549A9">
      <w:pPr>
        <w:rPr>
          <w:rFonts w:ascii="Times New Roman" w:hAnsi="Times New Roman" w:eastAsia="Times New Roman" w:cs="Times New Roman"/>
        </w:rPr>
      </w:pPr>
      <w:r>
        <w:br/>
      </w:r>
    </w:p>
    <w:p w:rsidRPr="00BB081A" w:rsidR="00866720" w:rsidP="007A6193" w:rsidRDefault="00866720" w14:paraId="59D92B1A" w14:textId="77777777">
      <w:pPr>
        <w:rPr>
          <w:rFonts w:ascii="Times New Roman" w:hAnsi="Times New Roman" w:cs="Times New Roman"/>
          <w:lang w:eastAsia="lt-LT"/>
        </w:rPr>
      </w:pPr>
      <w:r w:rsidRPr="00BB081A">
        <w:rPr>
          <w:rFonts w:ascii="Times New Roman" w:hAnsi="Times New Roman" w:cs="Times New Roman"/>
          <w:noProof/>
        </w:rPr>
        <w:drawing>
          <wp:anchor distT="0" distB="0" distL="114300" distR="114300" simplePos="0" relativeHeight="251658240" behindDoc="0" locked="0" layoutInCell="1" allowOverlap="1" wp14:anchorId="25BFD827" wp14:editId="1ADE5250">
            <wp:simplePos x="0" y="0"/>
            <wp:positionH relativeFrom="column">
              <wp:posOffset>-19050</wp:posOffset>
            </wp:positionH>
            <wp:positionV relativeFrom="paragraph">
              <wp:posOffset>38100</wp:posOffset>
            </wp:positionV>
            <wp:extent cx="6124575" cy="3543300"/>
            <wp:effectExtent l="0" t="0" r="0" b="0"/>
            <wp:wrapNone/>
            <wp:docPr id="1518841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1558"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24575" cy="3543300"/>
                    </a:xfrm>
                    <a:prstGeom prst="rect">
                      <a:avLst/>
                    </a:prstGeom>
                  </pic:spPr>
                </pic:pic>
              </a:graphicData>
            </a:graphic>
            <wp14:sizeRelH relativeFrom="page">
              <wp14:pctWidth>0</wp14:pctWidth>
            </wp14:sizeRelH>
            <wp14:sizeRelV relativeFrom="page">
              <wp14:pctHeight>0</wp14:pctHeight>
            </wp14:sizeRelV>
          </wp:anchor>
        </w:drawing>
      </w:r>
    </w:p>
    <w:p w:rsidRPr="00BB081A" w:rsidR="00866720" w:rsidP="007A6193" w:rsidRDefault="00866720" w14:paraId="7B5777F9" w14:textId="77777777">
      <w:pPr>
        <w:rPr>
          <w:rFonts w:ascii="Times New Roman" w:hAnsi="Times New Roman" w:cs="Times New Roman"/>
          <w:lang w:eastAsia="lt-LT"/>
        </w:rPr>
      </w:pPr>
    </w:p>
    <w:p w:rsidRPr="00BB081A" w:rsidR="00866720" w:rsidP="007A6193" w:rsidRDefault="00866720" w14:paraId="65A27FD2" w14:textId="77777777">
      <w:pPr>
        <w:rPr>
          <w:rFonts w:ascii="Times New Roman" w:hAnsi="Times New Roman" w:cs="Times New Roman"/>
          <w:lang w:eastAsia="lt-LT"/>
        </w:rPr>
      </w:pPr>
    </w:p>
    <w:p w:rsidRPr="00BB081A" w:rsidR="00866720" w:rsidP="007A6193" w:rsidRDefault="00866720" w14:paraId="260E7894" w14:textId="77777777">
      <w:pPr>
        <w:rPr>
          <w:rFonts w:ascii="Times New Roman" w:hAnsi="Times New Roman" w:cs="Times New Roman"/>
          <w:lang w:eastAsia="lt-LT"/>
        </w:rPr>
      </w:pPr>
    </w:p>
    <w:p w:rsidRPr="00BB081A" w:rsidR="00866720" w:rsidP="007A6193" w:rsidRDefault="00866720" w14:paraId="14347EB7" w14:textId="77777777">
      <w:pPr>
        <w:rPr>
          <w:rFonts w:ascii="Times New Roman" w:hAnsi="Times New Roman" w:cs="Times New Roman"/>
          <w:lang w:eastAsia="lt-LT"/>
        </w:rPr>
      </w:pPr>
    </w:p>
    <w:p w:rsidRPr="00BB081A" w:rsidR="00866720" w:rsidP="007A6193" w:rsidRDefault="00866720" w14:paraId="3CEDE7C1" w14:textId="77777777">
      <w:pPr>
        <w:rPr>
          <w:rFonts w:ascii="Times New Roman" w:hAnsi="Times New Roman" w:cs="Times New Roman"/>
          <w:lang w:eastAsia="lt-LT"/>
        </w:rPr>
      </w:pPr>
    </w:p>
    <w:p w:rsidRPr="00BB081A" w:rsidR="00866720" w:rsidP="007A6193" w:rsidRDefault="00866720" w14:paraId="0DE0B693" w14:textId="77777777">
      <w:pPr>
        <w:rPr>
          <w:rFonts w:ascii="Times New Roman" w:hAnsi="Times New Roman" w:cs="Times New Roman"/>
          <w:lang w:eastAsia="lt-LT"/>
        </w:rPr>
      </w:pPr>
    </w:p>
    <w:p w:rsidRPr="00BB081A" w:rsidR="00866720" w:rsidP="007A6193" w:rsidRDefault="00866720" w14:paraId="00C8E89E" w14:textId="77777777">
      <w:pPr>
        <w:rPr>
          <w:rFonts w:ascii="Times New Roman" w:hAnsi="Times New Roman" w:cs="Times New Roman"/>
          <w:lang w:eastAsia="lt-LT"/>
        </w:rPr>
      </w:pPr>
    </w:p>
    <w:p w:rsidRPr="00BB081A" w:rsidR="00866720" w:rsidP="007A6193" w:rsidRDefault="00866720" w14:paraId="3690A641" w14:textId="77777777">
      <w:pPr>
        <w:rPr>
          <w:rFonts w:ascii="Times New Roman" w:hAnsi="Times New Roman" w:cs="Times New Roman"/>
          <w:lang w:eastAsia="lt-LT"/>
        </w:rPr>
      </w:pPr>
    </w:p>
    <w:p w:rsidRPr="00BB081A" w:rsidR="00866720" w:rsidP="007A6193" w:rsidRDefault="00866720" w14:paraId="6646CF93" w14:textId="77777777">
      <w:pPr>
        <w:rPr>
          <w:rFonts w:ascii="Times New Roman" w:hAnsi="Times New Roman" w:cs="Times New Roman"/>
          <w:lang w:eastAsia="lt-LT"/>
        </w:rPr>
      </w:pPr>
    </w:p>
    <w:p w:rsidRPr="00BB081A" w:rsidR="00866720" w:rsidP="007A6193" w:rsidRDefault="00866720" w14:paraId="4596160A" w14:textId="77777777">
      <w:pPr>
        <w:rPr>
          <w:rFonts w:ascii="Times New Roman" w:hAnsi="Times New Roman" w:cs="Times New Roman"/>
          <w:lang w:eastAsia="lt-LT"/>
        </w:rPr>
      </w:pPr>
      <w:r w:rsidRPr="00BB081A">
        <w:rPr>
          <w:rFonts w:ascii="Times New Roman" w:hAnsi="Times New Roman" w:cs="Times New Roman"/>
          <w:noProof/>
        </w:rPr>
        <w:drawing>
          <wp:anchor distT="0" distB="0" distL="114300" distR="114300" simplePos="0" relativeHeight="251658241" behindDoc="0" locked="0" layoutInCell="1" allowOverlap="1" wp14:anchorId="2387D57B" wp14:editId="25E9F164">
            <wp:simplePos x="0" y="0"/>
            <wp:positionH relativeFrom="column">
              <wp:posOffset>-152400</wp:posOffset>
            </wp:positionH>
            <wp:positionV relativeFrom="paragraph">
              <wp:posOffset>-685800</wp:posOffset>
            </wp:positionV>
            <wp:extent cx="6124575" cy="2590800"/>
            <wp:effectExtent l="0" t="0" r="0" b="0"/>
            <wp:wrapNone/>
            <wp:docPr id="2147211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1667"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124575" cy="2590800"/>
                    </a:xfrm>
                    <a:prstGeom prst="rect">
                      <a:avLst/>
                    </a:prstGeom>
                  </pic:spPr>
                </pic:pic>
              </a:graphicData>
            </a:graphic>
            <wp14:sizeRelH relativeFrom="page">
              <wp14:pctWidth>0</wp14:pctWidth>
            </wp14:sizeRelH>
            <wp14:sizeRelV relativeFrom="page">
              <wp14:pctHeight>0</wp14:pctHeight>
            </wp14:sizeRelV>
          </wp:anchor>
        </w:drawing>
      </w:r>
    </w:p>
    <w:p w:rsidRPr="00BB081A" w:rsidR="00866720" w:rsidP="007A6193" w:rsidRDefault="00866720" w14:paraId="29D85D18" w14:textId="77777777">
      <w:pPr>
        <w:rPr>
          <w:rFonts w:ascii="Times New Roman" w:hAnsi="Times New Roman" w:cs="Times New Roman"/>
          <w:lang w:eastAsia="lt-LT"/>
        </w:rPr>
      </w:pPr>
    </w:p>
    <w:p w:rsidRPr="00BB081A" w:rsidR="00866720" w:rsidP="007A6193" w:rsidRDefault="00866720" w14:paraId="6C7824ED" w14:textId="77777777">
      <w:pPr>
        <w:rPr>
          <w:rFonts w:ascii="Times New Roman" w:hAnsi="Times New Roman" w:cs="Times New Roman"/>
          <w:lang w:eastAsia="lt-LT"/>
        </w:rPr>
      </w:pPr>
    </w:p>
    <w:p w:rsidRPr="00BB081A" w:rsidR="00866720" w:rsidP="007A6193" w:rsidRDefault="00866720" w14:paraId="582D95AD" w14:textId="77777777">
      <w:pPr>
        <w:rPr>
          <w:rFonts w:ascii="Times New Roman" w:hAnsi="Times New Roman" w:cs="Times New Roman"/>
          <w:lang w:eastAsia="lt-LT"/>
        </w:rPr>
      </w:pPr>
    </w:p>
    <w:p w:rsidRPr="00BB081A" w:rsidR="00866720" w:rsidP="007A6193" w:rsidRDefault="00866720" w14:paraId="67D3F82B" w14:textId="77777777">
      <w:pPr>
        <w:rPr>
          <w:rFonts w:ascii="Times New Roman" w:hAnsi="Times New Roman" w:cs="Times New Roman"/>
          <w:lang w:eastAsia="lt-LT"/>
        </w:rPr>
      </w:pPr>
    </w:p>
    <w:p w:rsidRPr="00BB081A" w:rsidR="00866720" w:rsidP="007A6193" w:rsidRDefault="00866720" w14:paraId="49E48028" w14:textId="77777777">
      <w:pPr>
        <w:rPr>
          <w:rFonts w:ascii="Times New Roman" w:hAnsi="Times New Roman" w:cs="Times New Roman"/>
          <w:lang w:eastAsia="lt-LT"/>
        </w:rPr>
      </w:pPr>
    </w:p>
    <w:p w:rsidRPr="00BB081A" w:rsidR="00866720" w:rsidP="007A6193" w:rsidRDefault="00866720" w14:paraId="5E156601" w14:textId="77777777">
      <w:pPr>
        <w:rPr>
          <w:rFonts w:ascii="Times New Roman" w:hAnsi="Times New Roman" w:eastAsia="Times New Roman" w:cs="Times New Roman"/>
          <w:b/>
          <w:bCs/>
        </w:rPr>
      </w:pPr>
    </w:p>
    <w:p w:rsidRPr="00BB081A" w:rsidR="00866720" w:rsidP="007A6193" w:rsidRDefault="00866720" w14:paraId="75F72EA5" w14:textId="77777777">
      <w:pPr>
        <w:rPr>
          <w:rFonts w:ascii="Times New Roman" w:hAnsi="Times New Roman" w:eastAsia="Times New Roman" w:cs="Times New Roman"/>
          <w:b/>
          <w:bCs/>
        </w:rPr>
      </w:pPr>
    </w:p>
    <w:p w:rsidRPr="00BB081A" w:rsidR="00866720" w:rsidP="007A6193" w:rsidRDefault="00866720" w14:paraId="26C55A91" w14:textId="77777777">
      <w:pPr>
        <w:rPr>
          <w:rFonts w:ascii="Times New Roman" w:hAnsi="Times New Roman" w:eastAsia="Times New Roman" w:cs="Times New Roman"/>
          <w:b/>
          <w:bCs/>
        </w:rPr>
      </w:pPr>
    </w:p>
    <w:p w:rsidRPr="00BB081A" w:rsidR="00866720" w:rsidP="007A6193" w:rsidRDefault="00866720" w14:paraId="7C30326E" w14:textId="77777777">
      <w:pPr>
        <w:rPr>
          <w:rFonts w:ascii="Times New Roman" w:hAnsi="Times New Roman" w:eastAsia="Times New Roman" w:cs="Times New Roman"/>
          <w:b/>
          <w:bCs/>
        </w:rPr>
      </w:pPr>
    </w:p>
    <w:p w:rsidRPr="00BB081A" w:rsidR="00866720" w:rsidP="007A6193" w:rsidRDefault="00866720" w14:paraId="600BAA48" w14:textId="77777777">
      <w:pPr>
        <w:rPr>
          <w:rFonts w:ascii="Times New Roman" w:hAnsi="Times New Roman" w:eastAsia="Times New Roman" w:cs="Times New Roman"/>
          <w:b/>
          <w:bCs/>
        </w:rPr>
      </w:pPr>
      <w:commentRangeStart w:id="433"/>
      <w:commentRangeStart w:id="434"/>
      <w:commentRangeEnd w:id="433"/>
      <w:r w:rsidRPr="00BB081A">
        <w:rPr>
          <w:rStyle w:val="Komentaronuoroda"/>
          <w:rFonts w:ascii="Times New Roman" w:hAnsi="Times New Roman" w:eastAsia="Times New Roman" w:cs="Times New Roman"/>
          <w:b/>
          <w:bCs/>
          <w:sz w:val="24"/>
          <w:szCs w:val="24"/>
        </w:rPr>
        <w:commentReference w:id="433"/>
      </w:r>
      <w:commentRangeEnd w:id="434"/>
      <w:r>
        <w:rPr>
          <w:rStyle w:val="CommentReference"/>
        </w:rPr>
        <w:commentReference w:id="434"/>
      </w:r>
    </w:p>
    <w:p w:rsidRPr="007A268F" w:rsidR="00866720" w:rsidP="007A6193" w:rsidRDefault="008C0AC0" w14:paraId="3A9083D1" w14:textId="59A7A818">
      <w:pPr>
        <w:rPr>
          <w:rFonts w:ascii="Times New Roman" w:hAnsi="Times New Roman" w:eastAsia="Times New Roman" w:cs="Times New Roman"/>
        </w:rPr>
      </w:pPr>
      <w:r w:rsidRPr="007A268F">
        <w:rPr>
          <w:rFonts w:ascii="Times New Roman" w:hAnsi="Times New Roman" w:eastAsia="Times New Roman" w:cs="Times New Roman"/>
        </w:rPr>
        <w:t>Pav. X. Europos šalių EOSC integracijos modeliai</w:t>
      </w:r>
    </w:p>
    <w:p w:rsidRPr="00BB081A" w:rsidR="00866720" w:rsidP="007A6193" w:rsidRDefault="00866720" w14:paraId="551DC5D6" w14:textId="77777777">
      <w:pPr>
        <w:rPr>
          <w:rFonts w:ascii="Times New Roman" w:hAnsi="Times New Roman" w:eastAsia="Times New Roman" w:cs="Times New Roman"/>
          <w:b/>
          <w:bCs/>
        </w:rPr>
      </w:pPr>
    </w:p>
    <w:p w:rsidRPr="00BB081A" w:rsidR="00866720" w:rsidP="007A6193" w:rsidRDefault="00866720" w14:paraId="723B8592" w14:textId="77777777">
      <w:pPr>
        <w:rPr>
          <w:rFonts w:ascii="Times New Roman" w:hAnsi="Times New Roman" w:eastAsia="Times New Roman" w:cs="Times New Roman"/>
          <w:b/>
          <w:bCs/>
        </w:rPr>
      </w:pPr>
    </w:p>
    <w:p w:rsidRPr="00955FC3" w:rsidR="00866720" w:rsidP="007A6193" w:rsidRDefault="00866720" w14:paraId="70802247" w14:textId="77777777">
      <w:pPr>
        <w:rPr>
          <w:rFonts w:ascii="Times New Roman" w:hAnsi="Times New Roman" w:cs="Times New Roman"/>
        </w:rPr>
      </w:pPr>
      <w:commentRangeStart w:id="435"/>
      <w:r w:rsidRPr="2E260C7A">
        <w:rPr>
          <w:rFonts w:ascii="Times New Roman" w:hAnsi="Times New Roman" w:eastAsia="Times New Roman" w:cs="Times New Roman"/>
          <w:b/>
          <w:bCs/>
        </w:rPr>
        <w:t xml:space="preserve">[PIRMINĖS </w:t>
      </w:r>
      <w:commentRangeEnd w:id="435"/>
      <w:r w:rsidRPr="2E260C7A">
        <w:rPr>
          <w:rStyle w:val="Komentaronuoroda"/>
          <w:rFonts w:ascii="Times New Roman" w:hAnsi="Times New Roman" w:eastAsia="Times New Roman" w:cs="Times New Roman"/>
          <w:b/>
          <w:bCs/>
          <w:sz w:val="24"/>
          <w:szCs w:val="24"/>
        </w:rPr>
        <w:commentReference w:id="435"/>
      </w:r>
      <w:r w:rsidRPr="2E260C7A">
        <w:rPr>
          <w:rFonts w:ascii="Times New Roman" w:hAnsi="Times New Roman" w:eastAsia="Times New Roman" w:cs="Times New Roman"/>
          <w:b/>
          <w:bCs/>
        </w:rPr>
        <w:t xml:space="preserve">REKOMENDACIJOS </w:t>
      </w:r>
    </w:p>
    <w:p w:rsidRPr="00BB081A" w:rsidR="00866720" w:rsidP="007A6193" w:rsidRDefault="00866720" w14:paraId="7EB001BD" w14:textId="77777777">
      <w:pPr>
        <w:rPr>
          <w:rFonts w:ascii="Times New Roman" w:hAnsi="Times New Roman" w:eastAsia="Times New Roman" w:cs="Times New Roman"/>
        </w:rPr>
      </w:pPr>
    </w:p>
    <w:p w:rsidRPr="00955FC3" w:rsidR="00866720" w:rsidP="007A6193" w:rsidRDefault="06A7E93C" w14:paraId="413FAAEB" w14:textId="77777777">
      <w:pPr>
        <w:rPr>
          <w:rFonts w:ascii="Times New Roman" w:hAnsi="Times New Roman" w:eastAsia="Times New Roman" w:cs="Times New Roman"/>
        </w:rPr>
      </w:pPr>
      <w:commentRangeStart w:id="436"/>
      <w:r w:rsidRPr="2E260C7A">
        <w:rPr>
          <w:rFonts w:ascii="Times New Roman" w:hAnsi="Times New Roman" w:eastAsia="Times New Roman" w:cs="Times New Roman"/>
        </w:rPr>
        <w:t>Reikėtų papildomai apsvarstyti dėl šio skyriaus tikslingumą (Aušra)</w:t>
      </w:r>
    </w:p>
    <w:p w:rsidRPr="00955FC3" w:rsidR="00866720" w:rsidP="007A6193" w:rsidRDefault="06A7E93C" w14:paraId="428CCB91" w14:textId="77777777">
      <w:pPr>
        <w:rPr>
          <w:rFonts w:ascii="Times New Roman" w:hAnsi="Times New Roman" w:cs="Times New Roman"/>
        </w:rPr>
      </w:pPr>
      <w:r w:rsidRPr="2E260C7A">
        <w:rPr>
          <w:rFonts w:ascii="Times New Roman" w:hAnsi="Times New Roman" w:eastAsia="Arial" w:cs="Times New Roman"/>
          <w:b/>
          <w:bCs/>
        </w:rPr>
        <w:t xml:space="preserve"> </w:t>
      </w:r>
      <w:commentRangeEnd w:id="436"/>
      <w:r w:rsidRPr="00955FC3" w:rsidR="17E6C2F1">
        <w:rPr>
          <w:rStyle w:val="Komentaronuoroda"/>
          <w:rFonts w:ascii="Times New Roman" w:hAnsi="Times New Roman" w:cs="Times New Roman"/>
          <w:sz w:val="24"/>
          <w:szCs w:val="24"/>
        </w:rPr>
        <w:commentReference w:id="436"/>
      </w:r>
    </w:p>
    <w:p w:rsidRPr="00955FC3" w:rsidR="00866720" w:rsidP="007A6193" w:rsidRDefault="00866720" w14:paraId="2E6A5D7B" w14:textId="77777777">
      <w:pPr>
        <w:rPr>
          <w:rFonts w:ascii="Times New Roman" w:hAnsi="Times New Roman" w:cs="Times New Roman"/>
        </w:rPr>
      </w:pPr>
      <w:r w:rsidRPr="2E260C7A">
        <w:rPr>
          <w:rFonts w:ascii="Times New Roman" w:hAnsi="Times New Roman" w:eastAsia="Times New Roman" w:cs="Times New Roman"/>
        </w:rPr>
        <w:t>Lietuvai susiduriant su fragmentišku Atvirojo mokslo procesų valdymu ir įvertinus kitų šalių pavyzdžius siūlytina apsvarstyti:</w:t>
      </w:r>
    </w:p>
    <w:p w:rsidRPr="00955FC3" w:rsidR="00866720" w:rsidP="007A6193" w:rsidRDefault="00866720" w14:paraId="41910F6D" w14:textId="77777777">
      <w:pPr>
        <w:rPr>
          <w:rFonts w:ascii="Times New Roman" w:hAnsi="Times New Roman" w:cs="Times New Roman"/>
        </w:rPr>
      </w:pPr>
      <w:r w:rsidRPr="2E260C7A">
        <w:rPr>
          <w:rFonts w:ascii="Times New Roman" w:hAnsi="Times New Roman" w:eastAsia="Times New Roman" w:cs="Times New Roman"/>
          <w:b/>
          <w:bCs/>
        </w:rPr>
        <w:t>Nacionalinės politikos koordinavimo lygmenyje - nacionalinio koordinavimo centro - EOSC mazgo (National EOSC Node) įsteigimą</w:t>
      </w:r>
      <w:r w:rsidRPr="2E260C7A">
        <w:rPr>
          <w:rFonts w:ascii="Times New Roman" w:hAnsi="Times New Roman" w:eastAsia="Times New Roman" w:cs="Times New Roman"/>
        </w:rPr>
        <w:t xml:space="preserve">, remiantis Čekijos ir Latvijos pavyzdžiais. Lietuvos ESOC mazgas galėtų būti politikos koordinatorius [(Pvz. tą funkciją galėtų atlikti Lietuvos mokslo taryba)] Taip pat aktualu parengti ilgalaikį nacionalinį planą, taip kaip padarė Airija ir Ispanija. </w:t>
      </w:r>
    </w:p>
    <w:p w:rsidRPr="00955FC3" w:rsidR="00866720" w:rsidP="007A6193" w:rsidRDefault="00866720" w14:paraId="750996F8" w14:textId="77777777">
      <w:pPr>
        <w:rPr>
          <w:rFonts w:ascii="Times New Roman" w:hAnsi="Times New Roman" w:cs="Times New Roman"/>
        </w:rPr>
      </w:pPr>
      <w:r w:rsidRPr="2E260C7A">
        <w:rPr>
          <w:rFonts w:ascii="Times New Roman" w:hAnsi="Times New Roman" w:eastAsia="Times New Roman" w:cs="Times New Roman"/>
          <w:b/>
          <w:bCs/>
        </w:rPr>
        <w:t xml:space="preserve">Techniniame lygmenyje sukurti nacionalinį MTEP metaduomenų katalogą - metaduomenų agregatinių, </w:t>
      </w:r>
      <w:r w:rsidRPr="2E260C7A">
        <w:rPr>
          <w:rFonts w:ascii="Times New Roman" w:hAnsi="Times New Roman" w:eastAsia="Times New Roman" w:cs="Times New Roman"/>
        </w:rPr>
        <w:t xml:space="preserve">panašų į Ispanijos </w:t>
      </w:r>
      <w:r w:rsidRPr="2E260C7A">
        <w:rPr>
          <w:rFonts w:ascii="Times New Roman" w:hAnsi="Times New Roman" w:eastAsia="Times New Roman" w:cs="Times New Roman"/>
          <w:i/>
          <w:iCs/>
        </w:rPr>
        <w:t>RECOLECTA</w:t>
      </w:r>
      <w:r w:rsidRPr="2E260C7A">
        <w:rPr>
          <w:rFonts w:ascii="Times New Roman" w:hAnsi="Times New Roman" w:eastAsia="Times New Roman" w:cs="Times New Roman"/>
        </w:rPr>
        <w:t xml:space="preserve"> ar Čekijos </w:t>
      </w:r>
      <w:r w:rsidRPr="2E260C7A">
        <w:rPr>
          <w:rFonts w:ascii="Times New Roman" w:hAnsi="Times New Roman" w:eastAsia="Times New Roman" w:cs="Times New Roman"/>
          <w:i/>
          <w:iCs/>
        </w:rPr>
        <w:t>NRD</w:t>
      </w:r>
      <w:r w:rsidRPr="2E260C7A">
        <w:rPr>
          <w:rFonts w:ascii="Times New Roman" w:hAnsi="Times New Roman" w:eastAsia="Times New Roman" w:cs="Times New Roman"/>
        </w:rPr>
        <w:t xml:space="preserve">, kuris surinktų metaduomenis iš visų Lietuvos universitetų, tematinių saugyklų, e-infrastruktūrų. MTEP metaduomenų katalogo valdytojas, kaip ir EOSC mazgas, galėtų būti ta pati institucija [(pvz.  Lietuvos mokslo taryba)], o tvarkytojas – viena iš MTEP duomenų saugyklų ar tinklų esančių Lietuvos universitetuose [(Pvz. MIDAS, LITNET)]. Duomenų paieška vyktų per MTEP </w:t>
      </w:r>
      <w:r w:rsidRPr="2E260C7A">
        <w:rPr>
          <w:rFonts w:ascii="Times New Roman" w:hAnsi="Times New Roman" w:eastAsia="Times New Roman" w:cs="Times New Roman"/>
        </w:rPr>
        <w:t>metaduomenų katalogą. Duomenys ir toliau būtų saugomi institucinėse universitetų saugyklose.</w:t>
      </w:r>
    </w:p>
    <w:p w:rsidRPr="00955FC3" w:rsidR="00866720" w:rsidP="007A6193" w:rsidRDefault="00866720" w14:paraId="0BF1A826" w14:textId="7E922454">
      <w:pPr>
        <w:rPr>
          <w:rFonts w:ascii="Times New Roman" w:hAnsi="Times New Roman" w:cs="Times New Roman"/>
        </w:rPr>
      </w:pPr>
      <w:r w:rsidRPr="2E260C7A">
        <w:rPr>
          <w:rFonts w:ascii="Times New Roman" w:hAnsi="Times New Roman" w:eastAsia="Times New Roman" w:cs="Times New Roman"/>
          <w:b/>
          <w:bCs/>
        </w:rPr>
        <w:t xml:space="preserve">Sukurti Lietuvos duomenų stiuardų </w:t>
      </w:r>
      <w:r w:rsidRPr="2E260C7A">
        <w:rPr>
          <w:rFonts w:ascii="Times New Roman" w:hAnsi="Times New Roman" w:eastAsia="Times New Roman" w:cs="Times New Roman"/>
        </w:rPr>
        <w:t>tinklą (Sonraí/RDM Exchange analogas)</w:t>
      </w:r>
      <w:r w:rsidRPr="2E260C7A">
        <w:rPr>
          <w:rFonts w:ascii="Times New Roman" w:hAnsi="Times New Roman" w:eastAsia="Times New Roman" w:cs="Times New Roman"/>
          <w:b/>
          <w:bCs/>
        </w:rPr>
        <w:t xml:space="preserve"> </w:t>
      </w:r>
      <w:r w:rsidRPr="2E260C7A">
        <w:rPr>
          <w:rFonts w:ascii="Times New Roman" w:hAnsi="Times New Roman" w:eastAsia="Times New Roman" w:cs="Times New Roman"/>
        </w:rPr>
        <w:t>skirtą</w:t>
      </w:r>
      <w:r w:rsidRPr="2E260C7A">
        <w:rPr>
          <w:rFonts w:ascii="Times New Roman" w:hAnsi="Times New Roman" w:eastAsia="Times New Roman" w:cs="Times New Roman"/>
          <w:b/>
          <w:bCs/>
        </w:rPr>
        <w:t xml:space="preserve"> </w:t>
      </w:r>
      <w:r w:rsidRPr="2E260C7A">
        <w:rPr>
          <w:rFonts w:ascii="Times New Roman" w:hAnsi="Times New Roman" w:eastAsia="Times New Roman" w:cs="Times New Roman"/>
        </w:rPr>
        <w:t>patirties mainams, mokymams ir vieningų gairių rengimui, siekiant kad specialistai dirbtų pagal tą pačią metodiką skirtingose įstaigose. Sekant Nyderlandų pavyzdžiu institucionalizuoti duomenų kuratoriaus pareigybę universitetuose. Tai turėtų būti ne „papildomas bibliotekininko darbas“, o atskira profesinė kategorija.</w:t>
      </w:r>
    </w:p>
    <w:p w:rsidRPr="00955FC3" w:rsidR="00866720" w:rsidP="007A6193" w:rsidRDefault="00866720" w14:paraId="50CC7D9D" w14:textId="77777777">
      <w:pPr>
        <w:rPr>
          <w:rFonts w:ascii="Times New Roman" w:hAnsi="Times New Roman" w:cs="Times New Roman"/>
        </w:rPr>
      </w:pPr>
      <w:r w:rsidRPr="2E260C7A">
        <w:rPr>
          <w:rFonts w:ascii="Times New Roman" w:hAnsi="Times New Roman" w:eastAsia="Times New Roman" w:cs="Times New Roman"/>
          <w:b/>
          <w:bCs/>
        </w:rPr>
        <w:t>Kelti finansavimo lygį ir reikalavimus duomenų saugykloms ir tyrėjams</w:t>
      </w:r>
      <w:r w:rsidRPr="2E260C7A">
        <w:rPr>
          <w:rFonts w:ascii="Times New Roman" w:hAnsi="Times New Roman" w:eastAsia="Times New Roman" w:cs="Times New Roman"/>
        </w:rPr>
        <w:t>. [Mokslą finansuojančioms institucijoms skiriant finansavimą prioritetą teikti sertifikuotomis patikimoms duomenų saugykloms, bei sieti su periodiniu saugyklų atitikties FAIR principams vertinimu.]  Sekant  Austrijos (FWF) ir Lenkijos (NCN) pavyzdžiu reikalauti kokybiškų duomenų valdymo planų kaip privalomos paraiškų dalies, susiejant juos su nacionaline infrastruktūra. MTEP projektams teikiami Duomenų valdymo planai turėtų būti tikrinami ne tik paraiškos teikimo metu, bet ir patikrinti projekto pabaigoje, naudojant institucines saugyklas.]</w:t>
      </w:r>
    </w:p>
    <w:p w:rsidRPr="00955FC3" w:rsidR="00866720" w:rsidP="007A6193" w:rsidRDefault="00866720" w14:paraId="4FFBD8A2" w14:textId="77777777">
      <w:pPr>
        <w:rPr>
          <w:rFonts w:ascii="Times New Roman" w:hAnsi="Times New Roman" w:eastAsia="Times New Roman" w:cs="Times New Roman"/>
          <w:lang w:eastAsia="lt-LT"/>
        </w:rPr>
      </w:pPr>
    </w:p>
    <w:p w:rsidRPr="00955FC3" w:rsidR="00866720" w:rsidP="007A6193" w:rsidRDefault="00866720" w14:paraId="0BB2AE93" w14:textId="77777777">
      <w:pPr>
        <w:rPr>
          <w:rFonts w:ascii="Times New Roman" w:hAnsi="Times New Roman" w:eastAsia="Times New Roman" w:cs="Times New Roman"/>
          <w:lang w:eastAsia="lt-LT"/>
        </w:rPr>
      </w:pPr>
    </w:p>
    <w:p w:rsidRPr="00BB081A" w:rsidR="00866720" w:rsidP="007A6193" w:rsidRDefault="00866720" w14:paraId="60DFEA35" w14:textId="77777777">
      <w:pPr>
        <w:rPr>
          <w:rFonts w:ascii="Times New Roman" w:hAnsi="Times New Roman" w:eastAsia="Times New Roman" w:cs="Times New Roman"/>
          <w:lang w:eastAsia="lt-LT"/>
        </w:rPr>
      </w:pPr>
      <w:commentRangeStart w:id="437"/>
      <w:r w:rsidRPr="2E260C7A">
        <w:rPr>
          <w:rFonts w:ascii="Times New Roman" w:hAnsi="Times New Roman" w:eastAsia="Times New Roman" w:cs="Times New Roman"/>
        </w:rPr>
        <w:t>Šaltiniai</w:t>
      </w:r>
      <w:commentRangeEnd w:id="437"/>
      <w:r w:rsidRPr="00BB081A" w:rsidR="00223EFE">
        <w:rPr>
          <w:rStyle w:val="Komentaronuoroda"/>
          <w:rFonts w:ascii="Times New Roman" w:hAnsi="Times New Roman" w:eastAsia="Times New Roman" w:cs="Times New Roman"/>
          <w:sz w:val="24"/>
          <w:szCs w:val="24"/>
          <w:lang w:eastAsia="lt-LT"/>
        </w:rPr>
        <w:commentReference w:id="437"/>
      </w:r>
    </w:p>
    <w:p w:rsidR="00223EFE" w:rsidP="007A6193" w:rsidRDefault="00223EFE" w14:paraId="584708D4" w14:textId="77777777">
      <w:pPr>
        <w:rPr>
          <w:rFonts w:ascii="Times New Roman" w:hAnsi="Times New Roman" w:cs="Times New Roman"/>
        </w:rPr>
      </w:pPr>
    </w:p>
    <w:p w:rsidRPr="00BB081A" w:rsidR="00866720" w:rsidP="007A6193" w:rsidRDefault="00866720" w14:paraId="0928E4EC" w14:textId="4853F767">
      <w:pPr>
        <w:rPr>
          <w:rFonts w:ascii="Times New Roman" w:hAnsi="Times New Roman" w:cs="Times New Roman"/>
        </w:rPr>
      </w:pPr>
      <w:r w:rsidRPr="2E260C7A">
        <w:rPr>
          <w:rFonts w:ascii="Times New Roman" w:hAnsi="Times New Roman" w:cs="Times New Roman"/>
        </w:rPr>
        <w:t>Airija</w:t>
      </w:r>
    </w:p>
    <w:p w:rsidRPr="00BB081A" w:rsidR="00866720" w:rsidP="007A6193" w:rsidRDefault="00866720" w14:paraId="00E2FA45" w14:textId="77777777">
      <w:pPr>
        <w:rPr>
          <w:rFonts w:ascii="Times New Roman" w:hAnsi="Times New Roman" w:cs="Times New Roman"/>
        </w:rPr>
      </w:pPr>
      <w:r w:rsidRPr="2E260C7A">
        <w:rPr>
          <w:rFonts w:ascii="Times New Roman" w:hAnsi="Times New Roman" w:cs="Times New Roman"/>
        </w:rPr>
        <w:t xml:space="preserve">Digital Repository of Ireland. (n.d.). </w:t>
      </w:r>
      <w:r w:rsidRPr="2E260C7A">
        <w:rPr>
          <w:rFonts w:ascii="Times New Roman" w:hAnsi="Times New Roman" w:cs="Times New Roman"/>
          <w:i/>
          <w:iCs/>
        </w:rPr>
        <w:t>About the Digital Repository of Ireland</w:t>
      </w:r>
      <w:r w:rsidRPr="2E260C7A">
        <w:rPr>
          <w:rFonts w:ascii="Times New Roman" w:hAnsi="Times New Roman" w:cs="Times New Roman"/>
        </w:rPr>
        <w:t xml:space="preserve">. </w:t>
      </w:r>
      <w:hyperlink r:id="rId89">
        <w:r w:rsidRPr="2E260C7A">
          <w:rPr>
            <w:rStyle w:val="Hipersaitas"/>
            <w:rFonts w:ascii="Times New Roman" w:hAnsi="Times New Roman" w:cs="Times New Roman"/>
            <w:color w:val="000000" w:themeColor="text1"/>
          </w:rPr>
          <w:t>https://www.dri.ie/</w:t>
        </w:r>
      </w:hyperlink>
    </w:p>
    <w:p w:rsidRPr="00BB081A" w:rsidR="00866720" w:rsidP="007A6193" w:rsidRDefault="00866720" w14:paraId="1EA7D5F3" w14:textId="77777777">
      <w:pPr>
        <w:rPr>
          <w:rFonts w:ascii="Times New Roman" w:hAnsi="Times New Roman" w:cs="Times New Roman"/>
        </w:rPr>
      </w:pPr>
      <w:r w:rsidRPr="2E260C7A">
        <w:rPr>
          <w:rFonts w:ascii="Times New Roman" w:hAnsi="Times New Roman" w:cs="Times New Roman"/>
        </w:rPr>
        <w:t xml:space="preserve">Digital Repository of Ireland. (n.d.). </w:t>
      </w:r>
      <w:r w:rsidRPr="2E260C7A">
        <w:rPr>
          <w:rFonts w:ascii="Times New Roman" w:hAnsi="Times New Roman" w:cs="Times New Roman"/>
          <w:i/>
          <w:iCs/>
        </w:rPr>
        <w:t>DRI data management policies</w:t>
      </w:r>
      <w:r w:rsidRPr="2E260C7A">
        <w:rPr>
          <w:rFonts w:ascii="Times New Roman" w:hAnsi="Times New Roman" w:cs="Times New Roman"/>
        </w:rPr>
        <w:t xml:space="preserve">. </w:t>
      </w:r>
      <w:hyperlink r:id="rId90">
        <w:r w:rsidRPr="2E260C7A">
          <w:rPr>
            <w:rStyle w:val="Hipersaitas"/>
            <w:rFonts w:ascii="Times New Roman" w:hAnsi="Times New Roman" w:cs="Times New Roman"/>
            <w:color w:val="000000" w:themeColor="text1"/>
          </w:rPr>
          <w:t>https://repository.dri.ie/</w:t>
        </w:r>
      </w:hyperlink>
    </w:p>
    <w:p w:rsidRPr="00BB081A" w:rsidR="00866720" w:rsidP="007A6193" w:rsidRDefault="00866720" w14:paraId="27C79D8D"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Ireland – Tripartite collaboration</w:t>
      </w:r>
      <w:r w:rsidRPr="2E260C7A">
        <w:rPr>
          <w:rFonts w:ascii="Times New Roman" w:hAnsi="Times New Roman" w:cs="Times New Roman"/>
        </w:rPr>
        <w:t xml:space="preserve">. </w:t>
      </w:r>
      <w:hyperlink r:id="rId91">
        <w:r w:rsidRPr="2E260C7A">
          <w:rPr>
            <w:rStyle w:val="Hipersaitas"/>
            <w:rFonts w:ascii="Times New Roman" w:hAnsi="Times New Roman" w:cs="Times New Roman"/>
            <w:color w:val="000000" w:themeColor="text1"/>
          </w:rPr>
          <w:t>https://eosc.eu/tripartite-collaboration/ireland</w:t>
        </w:r>
      </w:hyperlink>
      <w:r w:rsidRPr="2E260C7A">
        <w:rPr>
          <w:rFonts w:ascii="Times New Roman" w:hAnsi="Times New Roman" w:cs="Times New Roman"/>
        </w:rPr>
        <w:t xml:space="preserve"> </w:t>
      </w:r>
    </w:p>
    <w:p w:rsidRPr="00BB081A" w:rsidR="00866720" w:rsidP="007A6193" w:rsidRDefault="00866720" w14:paraId="2FF3FA23" w14:textId="77777777">
      <w:pPr>
        <w:rPr>
          <w:rFonts w:ascii="Times New Roman" w:hAnsi="Times New Roman" w:cs="Times New Roman"/>
        </w:rPr>
      </w:pPr>
      <w:r w:rsidRPr="2E260C7A">
        <w:rPr>
          <w:rFonts w:ascii="Times New Roman" w:hAnsi="Times New Roman" w:cs="Times New Roman"/>
        </w:rPr>
        <w:t xml:space="preserve">HEAnet. (n.d.). </w:t>
      </w:r>
      <w:r w:rsidRPr="2E260C7A">
        <w:rPr>
          <w:rFonts w:ascii="Times New Roman" w:hAnsi="Times New Roman" w:cs="Times New Roman"/>
          <w:i/>
          <w:iCs/>
        </w:rPr>
        <w:t>About HEAnet – Ireland’s National Research and Education Network</w:t>
      </w:r>
      <w:r w:rsidRPr="2E260C7A">
        <w:rPr>
          <w:rFonts w:ascii="Times New Roman" w:hAnsi="Times New Roman" w:cs="Times New Roman"/>
        </w:rPr>
        <w:t xml:space="preserve">. </w:t>
      </w:r>
      <w:hyperlink r:id="rId92">
        <w:r w:rsidRPr="2E260C7A">
          <w:rPr>
            <w:rStyle w:val="Hipersaitas"/>
            <w:rFonts w:ascii="Times New Roman" w:hAnsi="Times New Roman" w:cs="Times New Roman"/>
            <w:color w:val="000000" w:themeColor="text1"/>
          </w:rPr>
          <w:t>https://www.heanet.ie/</w:t>
        </w:r>
      </w:hyperlink>
    </w:p>
    <w:p w:rsidRPr="00BB081A" w:rsidR="00866720" w:rsidP="007A6193" w:rsidRDefault="00866720" w14:paraId="3DCFCC9F" w14:textId="77777777">
      <w:pPr>
        <w:rPr>
          <w:rFonts w:ascii="Times New Roman" w:hAnsi="Times New Roman" w:cs="Times New Roman"/>
        </w:rPr>
      </w:pPr>
      <w:r w:rsidRPr="2E260C7A">
        <w:rPr>
          <w:rFonts w:ascii="Times New Roman" w:hAnsi="Times New Roman" w:cs="Times New Roman"/>
        </w:rPr>
        <w:t xml:space="preserve">National Open Research Forum. (2022). </w:t>
      </w:r>
      <w:r w:rsidRPr="2E260C7A">
        <w:rPr>
          <w:rFonts w:ascii="Times New Roman" w:hAnsi="Times New Roman" w:cs="Times New Roman"/>
          <w:i/>
          <w:iCs/>
        </w:rPr>
        <w:t>National Open Research Plan 2022–2030</w:t>
      </w:r>
      <w:r w:rsidRPr="2E260C7A">
        <w:rPr>
          <w:rFonts w:ascii="Times New Roman" w:hAnsi="Times New Roman" w:cs="Times New Roman"/>
        </w:rPr>
        <w:t xml:space="preserve">. Government of Ireland. </w:t>
      </w:r>
      <w:hyperlink r:id="rId93">
        <w:r w:rsidRPr="2E260C7A">
          <w:rPr>
            <w:rStyle w:val="Hipersaitas"/>
            <w:rFonts w:ascii="Times New Roman" w:hAnsi="Times New Roman" w:cs="Times New Roman"/>
            <w:color w:val="000000" w:themeColor="text1"/>
          </w:rPr>
          <w:t>https://www.gov.ie/en/publication/87935-national-open-research-forum/</w:t>
        </w:r>
      </w:hyperlink>
    </w:p>
    <w:p w:rsidRPr="00BB081A" w:rsidR="00866720" w:rsidP="007A6193" w:rsidRDefault="00866720" w14:paraId="67E9BEEC" w14:textId="77777777">
      <w:pPr>
        <w:rPr>
          <w:rFonts w:ascii="Times New Roman" w:hAnsi="Times New Roman" w:cs="Times New Roman"/>
        </w:rPr>
      </w:pPr>
      <w:r w:rsidRPr="2E260C7A">
        <w:rPr>
          <w:rFonts w:ascii="Times New Roman" w:hAnsi="Times New Roman" w:cs="Times New Roman"/>
        </w:rPr>
        <w:t xml:space="preserve">Science Foundation Ireland. (2021). </w:t>
      </w:r>
      <w:r w:rsidRPr="2E260C7A">
        <w:rPr>
          <w:rFonts w:ascii="Times New Roman" w:hAnsi="Times New Roman" w:cs="Times New Roman"/>
          <w:i/>
          <w:iCs/>
        </w:rPr>
        <w:t>Data management plan requirements</w:t>
      </w:r>
      <w:r w:rsidRPr="2E260C7A">
        <w:rPr>
          <w:rFonts w:ascii="Times New Roman" w:hAnsi="Times New Roman" w:cs="Times New Roman"/>
        </w:rPr>
        <w:t xml:space="preserve">. </w:t>
      </w:r>
      <w:hyperlink r:id="rId94">
        <w:r w:rsidRPr="2E260C7A">
          <w:rPr>
            <w:rStyle w:val="Hipersaitas"/>
            <w:rFonts w:ascii="Times New Roman" w:hAnsi="Times New Roman" w:cs="Times New Roman"/>
            <w:color w:val="000000" w:themeColor="text1"/>
          </w:rPr>
          <w:t>https://www.sfi.ie/funding/sfi-data-management/</w:t>
        </w:r>
      </w:hyperlink>
    </w:p>
    <w:p w:rsidRPr="00BB081A" w:rsidR="00866720" w:rsidP="007A6193" w:rsidRDefault="00866720" w14:paraId="0D4E4D16" w14:textId="77777777">
      <w:pPr>
        <w:rPr>
          <w:rFonts w:ascii="Times New Roman" w:hAnsi="Times New Roman" w:cs="Times New Roman"/>
        </w:rPr>
      </w:pPr>
      <w:r w:rsidRPr="2E260C7A">
        <w:rPr>
          <w:rFonts w:ascii="Times New Roman" w:hAnsi="Times New Roman" w:cs="Times New Roman"/>
        </w:rPr>
        <w:t xml:space="preserve">Sonraí – Irish Data Stewardship Network. (n.d.). </w:t>
      </w:r>
      <w:r w:rsidRPr="2E260C7A">
        <w:rPr>
          <w:rFonts w:ascii="Times New Roman" w:hAnsi="Times New Roman" w:cs="Times New Roman"/>
          <w:i/>
          <w:iCs/>
        </w:rPr>
        <w:t>Sonraí – Irish Data Stewardship Network</w:t>
      </w:r>
      <w:r w:rsidRPr="2E260C7A">
        <w:rPr>
          <w:rFonts w:ascii="Times New Roman" w:hAnsi="Times New Roman" w:cs="Times New Roman"/>
        </w:rPr>
        <w:t xml:space="preserve">. </w:t>
      </w:r>
      <w:hyperlink r:id="rId95">
        <w:r w:rsidRPr="2E260C7A">
          <w:rPr>
            <w:rStyle w:val="Hipersaitas"/>
            <w:rFonts w:ascii="Times New Roman" w:hAnsi="Times New Roman" w:cs="Times New Roman"/>
            <w:color w:val="000000" w:themeColor="text1"/>
          </w:rPr>
          <w:t>https://datastewards.ie/</w:t>
        </w:r>
      </w:hyperlink>
      <w:r w:rsidRPr="2E260C7A">
        <w:rPr>
          <w:rFonts w:ascii="Times New Roman" w:hAnsi="Times New Roman" w:cs="Times New Roman"/>
        </w:rPr>
        <w:t xml:space="preserve"> </w:t>
      </w:r>
    </w:p>
    <w:p w:rsidRPr="00BB081A" w:rsidR="00866720" w:rsidP="007A6193" w:rsidRDefault="00866720" w14:paraId="0FF0074F" w14:textId="77777777">
      <w:pPr>
        <w:rPr>
          <w:rFonts w:ascii="Times New Roman" w:hAnsi="Times New Roman" w:cs="Times New Roman"/>
        </w:rPr>
      </w:pPr>
      <w:r w:rsidRPr="2E260C7A">
        <w:rPr>
          <w:rFonts w:ascii="Times New Roman" w:hAnsi="Times New Roman" w:cs="Times New Roman"/>
        </w:rPr>
        <w:t>Austrija</w:t>
      </w:r>
    </w:p>
    <w:p w:rsidRPr="00BB081A" w:rsidR="00866720" w:rsidP="007A6193" w:rsidRDefault="00866720" w14:paraId="06550BAA" w14:textId="77777777">
      <w:pPr>
        <w:rPr>
          <w:rFonts w:ascii="Times New Roman" w:hAnsi="Times New Roman" w:cs="Times New Roman"/>
        </w:rPr>
      </w:pPr>
      <w:r w:rsidRPr="2E260C7A">
        <w:rPr>
          <w:rFonts w:ascii="Times New Roman" w:hAnsi="Times New Roman" w:cs="Times New Roman"/>
        </w:rPr>
        <w:t xml:space="preserve">AUSSDA – </w:t>
      </w:r>
      <w:r w:rsidRPr="2E260C7A">
        <w:rPr>
          <w:rFonts w:ascii="Times New Roman" w:hAnsi="Times New Roman" w:cs="Times New Roman"/>
          <w:i/>
          <w:iCs/>
        </w:rPr>
        <w:t>The Austrian Social Science Data Archive</w:t>
      </w:r>
      <w:r w:rsidRPr="2E260C7A">
        <w:rPr>
          <w:rFonts w:ascii="Times New Roman" w:hAnsi="Times New Roman" w:cs="Times New Roman"/>
        </w:rPr>
        <w:t xml:space="preserve">. (n.d.). About AUSSDA. </w:t>
      </w:r>
      <w:hyperlink r:id="rId96">
        <w:r w:rsidRPr="2E260C7A">
          <w:rPr>
            <w:rStyle w:val="Hipersaitas"/>
            <w:rFonts w:ascii="Times New Roman" w:hAnsi="Times New Roman" w:cs="Times New Roman"/>
            <w:color w:val="000000" w:themeColor="text1"/>
          </w:rPr>
          <w:t>https://aussda.at/en/</w:t>
        </w:r>
      </w:hyperlink>
    </w:p>
    <w:p w:rsidRPr="00BB081A" w:rsidR="00866720" w:rsidP="007A6193" w:rsidRDefault="00866720" w14:paraId="07AD2173" w14:textId="77777777">
      <w:pPr>
        <w:rPr>
          <w:rFonts w:ascii="Times New Roman" w:hAnsi="Times New Roman" w:cs="Times New Roman"/>
        </w:rPr>
      </w:pPr>
      <w:r w:rsidRPr="2E260C7A">
        <w:rPr>
          <w:rFonts w:ascii="Times New Roman" w:hAnsi="Times New Roman" w:cs="Times New Roman"/>
        </w:rPr>
        <w:t xml:space="preserve">Austrian Science Fund. (2019). </w:t>
      </w:r>
      <w:r w:rsidRPr="2E260C7A">
        <w:rPr>
          <w:rFonts w:ascii="Times New Roman" w:hAnsi="Times New Roman" w:cs="Times New Roman"/>
          <w:i/>
          <w:iCs/>
        </w:rPr>
        <w:t>Open access and research data management policy</w:t>
      </w:r>
      <w:r w:rsidRPr="2E260C7A">
        <w:rPr>
          <w:rFonts w:ascii="Times New Roman" w:hAnsi="Times New Roman" w:cs="Times New Roman"/>
        </w:rPr>
        <w:t xml:space="preserve">. </w:t>
      </w:r>
      <w:hyperlink r:id="rId97">
        <w:r w:rsidRPr="2E260C7A">
          <w:rPr>
            <w:rStyle w:val="Hipersaitas"/>
            <w:rFonts w:ascii="Times New Roman" w:hAnsi="Times New Roman" w:cs="Times New Roman"/>
            <w:color w:val="000000" w:themeColor="text1"/>
          </w:rPr>
          <w:t>https://www.fwf.ac.at/en/research-funding/open-access-policy/research-data-management</w:t>
        </w:r>
      </w:hyperlink>
    </w:p>
    <w:p w:rsidRPr="00BB081A" w:rsidR="00866720" w:rsidP="007A6193" w:rsidRDefault="00866720" w14:paraId="17E8DE18" w14:textId="77777777">
      <w:pPr>
        <w:rPr>
          <w:rFonts w:ascii="Times New Roman" w:hAnsi="Times New Roman" w:cs="Times New Roman"/>
        </w:rPr>
      </w:pPr>
      <w:r w:rsidRPr="2E260C7A">
        <w:rPr>
          <w:rFonts w:ascii="Times New Roman" w:hAnsi="Times New Roman" w:cs="Times New Roman"/>
        </w:rPr>
        <w:t xml:space="preserve">DataHub Austria. (n.d.). DataHub Austria. </w:t>
      </w:r>
      <w:hyperlink r:id="rId98">
        <w:r w:rsidRPr="2E260C7A">
          <w:rPr>
            <w:rStyle w:val="Hipersaitas"/>
            <w:rFonts w:ascii="Times New Roman" w:hAnsi="Times New Roman" w:cs="Times New Roman"/>
            <w:color w:val="000000" w:themeColor="text1"/>
          </w:rPr>
          <w:t>https://datahub.at/</w:t>
        </w:r>
      </w:hyperlink>
    </w:p>
    <w:p w:rsidRPr="00BB081A" w:rsidR="00866720" w:rsidP="007A6193" w:rsidRDefault="00866720" w14:paraId="5B9D03BA" w14:textId="77777777">
      <w:pPr>
        <w:rPr>
          <w:rFonts w:ascii="Times New Roman" w:hAnsi="Times New Roman" w:cs="Times New Roman"/>
        </w:rPr>
      </w:pPr>
      <w:r w:rsidRPr="2E260C7A">
        <w:rPr>
          <w:rFonts w:ascii="Times New Roman" w:hAnsi="Times New Roman" w:cs="Times New Roman"/>
        </w:rPr>
        <w:t xml:space="preserve">EOSC Association. (n.d.). </w:t>
      </w:r>
      <w:r w:rsidRPr="2E260C7A">
        <w:rPr>
          <w:rFonts w:ascii="Times New Roman" w:hAnsi="Times New Roman" w:cs="Times New Roman"/>
          <w:i/>
          <w:iCs/>
        </w:rPr>
        <w:t>Austria – Tripartite collaboration</w:t>
      </w:r>
      <w:r w:rsidRPr="2E260C7A">
        <w:rPr>
          <w:rFonts w:ascii="Times New Roman" w:hAnsi="Times New Roman" w:cs="Times New Roman"/>
        </w:rPr>
        <w:t xml:space="preserve">. </w:t>
      </w:r>
      <w:hyperlink r:id="rId99">
        <w:r w:rsidRPr="2E260C7A">
          <w:rPr>
            <w:rStyle w:val="Hipersaitas"/>
            <w:rFonts w:ascii="Times New Roman" w:hAnsi="Times New Roman" w:cs="Times New Roman"/>
            <w:color w:val="000000" w:themeColor="text1"/>
          </w:rPr>
          <w:t>https://eosc.eu/tripartite-collaboration/austria/</w:t>
        </w:r>
      </w:hyperlink>
    </w:p>
    <w:p w:rsidRPr="00BB081A" w:rsidR="00866720" w:rsidP="007A6193" w:rsidRDefault="00866720" w14:paraId="31A4DB93" w14:textId="77777777">
      <w:pPr>
        <w:rPr>
          <w:rFonts w:ascii="Times New Roman" w:hAnsi="Times New Roman" w:cs="Times New Roman"/>
        </w:rPr>
      </w:pPr>
      <w:r w:rsidRPr="2E260C7A">
        <w:rPr>
          <w:rFonts w:ascii="Times New Roman" w:hAnsi="Times New Roman" w:cs="Times New Roman"/>
        </w:rPr>
        <w:t>FAIR Office Austria. (n.d.).</w:t>
      </w:r>
      <w:r w:rsidRPr="2E260C7A">
        <w:rPr>
          <w:rFonts w:ascii="Times New Roman" w:hAnsi="Times New Roman" w:cs="Times New Roman"/>
          <w:i/>
          <w:iCs/>
        </w:rPr>
        <w:t xml:space="preserve"> FAIR Office Austria</w:t>
      </w:r>
      <w:r w:rsidRPr="2E260C7A">
        <w:rPr>
          <w:rFonts w:ascii="Times New Roman" w:hAnsi="Times New Roman" w:cs="Times New Roman"/>
        </w:rPr>
        <w:t xml:space="preserve">. </w:t>
      </w:r>
      <w:hyperlink r:id="rId100">
        <w:r w:rsidRPr="2E260C7A">
          <w:rPr>
            <w:rStyle w:val="Hipersaitas"/>
            <w:rFonts w:ascii="Times New Roman" w:hAnsi="Times New Roman" w:cs="Times New Roman"/>
            <w:color w:val="000000" w:themeColor="text1"/>
          </w:rPr>
          <w:t>https://fair-office.at/</w:t>
        </w:r>
      </w:hyperlink>
    </w:p>
    <w:p w:rsidRPr="00955FC3" w:rsidR="00866720" w:rsidP="007A6193" w:rsidRDefault="00866720" w14:paraId="1C886A8D" w14:textId="77777777">
      <w:pPr>
        <w:rPr>
          <w:rFonts w:ascii="Times New Roman" w:hAnsi="Times New Roman" w:cs="Times New Roman"/>
          <w:lang w:val="es-ES"/>
        </w:rPr>
      </w:pPr>
      <w:r w:rsidRPr="2E260C7A">
        <w:rPr>
          <w:rFonts w:ascii="Times New Roman" w:hAnsi="Times New Roman" w:cs="Times New Roman"/>
        </w:rPr>
        <w:t xml:space="preserve">Forschungsdaten.at. (n.d.). </w:t>
      </w:r>
      <w:r w:rsidRPr="2E260C7A">
        <w:rPr>
          <w:rFonts w:ascii="Times New Roman" w:hAnsi="Times New Roman" w:cs="Times New Roman"/>
          <w:i/>
          <w:iCs/>
        </w:rPr>
        <w:t>Austrian research data network</w:t>
      </w:r>
      <w:r w:rsidRPr="2E260C7A">
        <w:rPr>
          <w:rFonts w:ascii="Times New Roman" w:hAnsi="Times New Roman" w:cs="Times New Roman"/>
        </w:rPr>
        <w:t xml:space="preserve">. </w:t>
      </w:r>
      <w:hyperlink r:id="rId101">
        <w:r w:rsidRPr="2E260C7A">
          <w:rPr>
            <w:rStyle w:val="Hipersaitas"/>
            <w:rFonts w:ascii="Times New Roman" w:hAnsi="Times New Roman" w:cs="Times New Roman"/>
            <w:color w:val="000000" w:themeColor="text1"/>
          </w:rPr>
          <w:t>https://www.forschungsdaten.at/</w:t>
        </w:r>
      </w:hyperlink>
    </w:p>
    <w:p w:rsidRPr="00955FC3" w:rsidR="00866720" w:rsidP="007A6193" w:rsidRDefault="00866720" w14:paraId="386C5606" w14:textId="77777777">
      <w:pPr>
        <w:rPr>
          <w:rFonts w:ascii="Times New Roman" w:hAnsi="Times New Roman" w:cs="Times New Roman"/>
          <w:lang w:val="es-ES"/>
        </w:rPr>
      </w:pPr>
      <w:r w:rsidRPr="2E260C7A">
        <w:rPr>
          <w:rFonts w:ascii="Times New Roman" w:hAnsi="Times New Roman" w:cs="Times New Roman"/>
        </w:rPr>
        <w:t xml:space="preserve"> Čekija</w:t>
      </w:r>
    </w:p>
    <w:p w:rsidRPr="00BB081A" w:rsidR="00866720" w:rsidP="007A6193" w:rsidRDefault="00866720" w14:paraId="2F2D03DD" w14:textId="77777777">
      <w:pPr>
        <w:rPr>
          <w:rFonts w:ascii="Times New Roman" w:hAnsi="Times New Roman" w:cs="Times New Roman"/>
        </w:rPr>
      </w:pPr>
      <w:r w:rsidRPr="2E260C7A">
        <w:rPr>
          <w:rFonts w:ascii="Times New Roman" w:hAnsi="Times New Roman" w:cs="Times New Roman"/>
        </w:rPr>
        <w:t xml:space="preserve">Antol, M., Marek, J., Capandova, M., Juracek, J. ir Matyska, L. (2024). </w:t>
      </w:r>
      <w:r w:rsidRPr="2E260C7A">
        <w:rPr>
          <w:rFonts w:ascii="Times New Roman" w:hAnsi="Times New Roman" w:cs="Times New Roman"/>
          <w:i/>
          <w:iCs/>
        </w:rPr>
        <w:t>EOSC CZ: Towards the development of Czech national ecosystem for FAIR research data</w:t>
      </w:r>
      <w:r w:rsidRPr="2E260C7A">
        <w:rPr>
          <w:rFonts w:ascii="Times New Roman" w:hAnsi="Times New Roman" w:cs="Times New Roman"/>
        </w:rPr>
        <w:t xml:space="preserve">. arXiv. </w:t>
      </w:r>
      <w:hyperlink r:id="rId102">
        <w:r w:rsidRPr="2E260C7A">
          <w:rPr>
            <w:rStyle w:val="Hipersaitas"/>
            <w:rFonts w:ascii="Times New Roman" w:hAnsi="Times New Roman" w:cs="Times New Roman"/>
            <w:color w:val="000000" w:themeColor="text1"/>
          </w:rPr>
          <w:t>https://doi.org/10.48550/arXiv.2402.13343</w:t>
        </w:r>
      </w:hyperlink>
    </w:p>
    <w:p w:rsidRPr="00BB081A" w:rsidR="00866720" w:rsidP="007A6193" w:rsidRDefault="00866720" w14:paraId="6CFA0D66"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Czech Republic – Tripartite collaboration</w:t>
      </w:r>
      <w:r w:rsidRPr="2E260C7A">
        <w:rPr>
          <w:rFonts w:ascii="Times New Roman" w:hAnsi="Times New Roman" w:cs="Times New Roman"/>
        </w:rPr>
        <w:t xml:space="preserve">. </w:t>
      </w:r>
      <w:hyperlink r:id="rId103">
        <w:r w:rsidRPr="2E260C7A">
          <w:rPr>
            <w:rStyle w:val="Hipersaitas"/>
            <w:rFonts w:ascii="Times New Roman" w:hAnsi="Times New Roman" w:cs="Times New Roman"/>
            <w:color w:val="000000" w:themeColor="text1"/>
          </w:rPr>
          <w:t>https://eosc.eu/tripartite-collaboration/czech-republic</w:t>
        </w:r>
      </w:hyperlink>
      <w:r w:rsidRPr="2E260C7A">
        <w:rPr>
          <w:rFonts w:ascii="Times New Roman" w:hAnsi="Times New Roman" w:cs="Times New Roman"/>
        </w:rPr>
        <w:t xml:space="preserve"> </w:t>
      </w:r>
    </w:p>
    <w:p w:rsidRPr="00BB081A" w:rsidR="00866720" w:rsidP="007A6193" w:rsidRDefault="00866720" w14:paraId="4FE0F345" w14:textId="77777777">
      <w:pPr>
        <w:rPr>
          <w:rFonts w:ascii="Times New Roman" w:hAnsi="Times New Roman" w:cs="Times New Roman"/>
        </w:rPr>
      </w:pPr>
      <w:r w:rsidRPr="2E260C7A">
        <w:rPr>
          <w:rFonts w:ascii="Times New Roman" w:hAnsi="Times New Roman" w:cs="Times New Roman"/>
        </w:rPr>
        <w:t>Danija</w:t>
      </w:r>
    </w:p>
    <w:p w:rsidRPr="00BB081A" w:rsidR="00866720" w:rsidP="007A6193" w:rsidRDefault="00866720" w14:paraId="03E18998" w14:textId="77777777">
      <w:pPr>
        <w:rPr>
          <w:rFonts w:ascii="Times New Roman" w:hAnsi="Times New Roman" w:cs="Times New Roman"/>
          <w:lang w:val="fr-FR"/>
        </w:rPr>
      </w:pPr>
      <w:r w:rsidRPr="2E260C7A">
        <w:rPr>
          <w:rFonts w:ascii="Times New Roman" w:hAnsi="Times New Roman" w:cs="Times New Roman"/>
        </w:rPr>
        <w:t xml:space="preserve">Danish e-infrastructure Consortium. (n.d.). </w:t>
      </w:r>
      <w:r w:rsidRPr="2E260C7A">
        <w:rPr>
          <w:rFonts w:ascii="Times New Roman" w:hAnsi="Times New Roman" w:cs="Times New Roman"/>
          <w:i/>
          <w:iCs/>
        </w:rPr>
        <w:t>EOSC Denmark Coordination Forum</w:t>
      </w:r>
      <w:r w:rsidRPr="2E260C7A">
        <w:rPr>
          <w:rFonts w:ascii="Times New Roman" w:hAnsi="Times New Roman" w:cs="Times New Roman"/>
        </w:rPr>
        <w:t xml:space="preserve">. </w:t>
      </w:r>
      <w:hyperlink r:id="rId104">
        <w:r w:rsidRPr="2E260C7A">
          <w:rPr>
            <w:rStyle w:val="Hipersaitas"/>
            <w:rFonts w:ascii="Times New Roman" w:hAnsi="Times New Roman" w:cs="Times New Roman"/>
            <w:color w:val="000000" w:themeColor="text1"/>
          </w:rPr>
          <w:t>https://www.deic.dk/en/data-management/data-management-deic/advisory-boards/eosc-denmark-coordination-forum</w:t>
        </w:r>
      </w:hyperlink>
      <w:r w:rsidRPr="2E260C7A">
        <w:rPr>
          <w:rFonts w:ascii="Times New Roman" w:hAnsi="Times New Roman" w:cs="Times New Roman"/>
        </w:rPr>
        <w:t xml:space="preserve"> </w:t>
      </w:r>
    </w:p>
    <w:p w:rsidRPr="00BB081A" w:rsidR="00866720" w:rsidP="007A6193" w:rsidRDefault="00866720" w14:paraId="7E68326E" w14:textId="77777777">
      <w:pPr>
        <w:rPr>
          <w:rFonts w:ascii="Times New Roman" w:hAnsi="Times New Roman" w:cs="Times New Roman"/>
          <w:lang w:val="fr-FR"/>
        </w:rPr>
      </w:pPr>
      <w:r w:rsidRPr="2E260C7A">
        <w:rPr>
          <w:rFonts w:ascii="Times New Roman" w:hAnsi="Times New Roman" w:cs="Times New Roman"/>
        </w:rPr>
        <w:t xml:space="preserve">Danish e-infrastructure Consortium. (n.d.). </w:t>
      </w:r>
      <w:r w:rsidRPr="2E260C7A">
        <w:rPr>
          <w:rFonts w:ascii="Times New Roman" w:hAnsi="Times New Roman" w:cs="Times New Roman"/>
          <w:i/>
          <w:iCs/>
        </w:rPr>
        <w:t>Secure access to digital research infrastructure in Denmark</w:t>
      </w:r>
      <w:r w:rsidRPr="2E260C7A">
        <w:rPr>
          <w:rFonts w:ascii="Times New Roman" w:hAnsi="Times New Roman" w:cs="Times New Roman"/>
        </w:rPr>
        <w:t xml:space="preserve">. </w:t>
      </w:r>
      <w:hyperlink r:id="rId105">
        <w:r w:rsidRPr="2E260C7A">
          <w:rPr>
            <w:rStyle w:val="Hipersaitas"/>
            <w:rFonts w:ascii="Times New Roman" w:hAnsi="Times New Roman" w:cs="Times New Roman"/>
            <w:color w:val="000000" w:themeColor="text1"/>
          </w:rPr>
          <w:t>https://www.deic.dk/en</w:t>
        </w:r>
      </w:hyperlink>
      <w:r w:rsidRPr="2E260C7A">
        <w:rPr>
          <w:rFonts w:ascii="Times New Roman" w:hAnsi="Times New Roman" w:cs="Times New Roman"/>
        </w:rPr>
        <w:t xml:space="preserve"> </w:t>
      </w:r>
    </w:p>
    <w:p w:rsidRPr="00BB081A" w:rsidR="00866720" w:rsidP="007A6193" w:rsidRDefault="00866720" w14:paraId="7E639839"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Denmark – Tripartite collaboration</w:t>
      </w:r>
      <w:r w:rsidRPr="2E260C7A">
        <w:rPr>
          <w:rFonts w:ascii="Times New Roman" w:hAnsi="Times New Roman" w:cs="Times New Roman"/>
        </w:rPr>
        <w:t xml:space="preserve">. </w:t>
      </w:r>
      <w:hyperlink r:id="rId106">
        <w:r w:rsidRPr="2E260C7A">
          <w:rPr>
            <w:rStyle w:val="Hipersaitas"/>
            <w:rFonts w:ascii="Times New Roman" w:hAnsi="Times New Roman" w:cs="Times New Roman"/>
            <w:color w:val="000000" w:themeColor="text1"/>
          </w:rPr>
          <w:t>https://eosc.eu/tripartite-collaboration/denmark</w:t>
        </w:r>
      </w:hyperlink>
      <w:r w:rsidRPr="2E260C7A">
        <w:rPr>
          <w:rFonts w:ascii="Times New Roman" w:hAnsi="Times New Roman" w:cs="Times New Roman"/>
        </w:rPr>
        <w:t xml:space="preserve"> </w:t>
      </w:r>
    </w:p>
    <w:p w:rsidRPr="00BB081A" w:rsidR="00866720" w:rsidP="007A6193" w:rsidRDefault="00866720" w14:paraId="4DD3C30F" w14:textId="77777777">
      <w:pPr>
        <w:rPr>
          <w:rFonts w:ascii="Times New Roman" w:hAnsi="Times New Roman" w:eastAsia="Yu Mincho" w:cs="Times New Roman"/>
          <w:lang w:val="fr-FR"/>
        </w:rPr>
      </w:pPr>
      <w:r w:rsidRPr="2E260C7A">
        <w:rPr>
          <w:rFonts w:ascii="Times New Roman" w:hAnsi="Times New Roman" w:eastAsia="Yu Mincho" w:cs="Times New Roman"/>
        </w:rPr>
        <w:t xml:space="preserve">Wildgaard, L., Vlachos, E., Nondal, L., Larsen, A. V., &amp; Svendsen, M.  (2020). </w:t>
      </w:r>
      <w:r w:rsidRPr="2E260C7A">
        <w:rPr>
          <w:rFonts w:ascii="Times New Roman" w:hAnsi="Times New Roman" w:eastAsia="Yu Mincho" w:cs="Times New Roman"/>
          <w:i/>
          <w:iCs/>
        </w:rPr>
        <w:t>National Coordination of Data Steward Education in Denmark: Final report to the National Forum for Research Data Management (DM Forum)</w:t>
      </w:r>
      <w:r w:rsidRPr="2E260C7A">
        <w:rPr>
          <w:rFonts w:ascii="Times New Roman" w:hAnsi="Times New Roman" w:eastAsia="Yu Mincho" w:cs="Times New Roman"/>
        </w:rPr>
        <w:t xml:space="preserve">. Zenodo. </w:t>
      </w:r>
      <w:hyperlink r:id="rId107">
        <w:r w:rsidRPr="2E260C7A">
          <w:rPr>
            <w:rStyle w:val="Hipersaitas"/>
            <w:rFonts w:ascii="Times New Roman" w:hAnsi="Times New Roman" w:eastAsia="Yu Mincho" w:cs="Times New Roman"/>
            <w:color w:val="000000" w:themeColor="text1"/>
          </w:rPr>
          <w:t>https://doi.org/10.5281/zenodo.3609516</w:t>
        </w:r>
      </w:hyperlink>
      <w:r w:rsidRPr="2E260C7A">
        <w:rPr>
          <w:rFonts w:ascii="Times New Roman" w:hAnsi="Times New Roman" w:eastAsia="Yu Mincho" w:cs="Times New Roman"/>
        </w:rPr>
        <w:t>;</w:t>
      </w:r>
    </w:p>
    <w:p w:rsidRPr="00BB081A" w:rsidR="00866720" w:rsidP="007A6193" w:rsidRDefault="00866720" w14:paraId="4FEEF622" w14:textId="77777777">
      <w:pPr>
        <w:rPr>
          <w:rFonts w:ascii="Times New Roman" w:hAnsi="Times New Roman" w:cs="Times New Roman"/>
        </w:rPr>
      </w:pPr>
      <w:r w:rsidRPr="2E260C7A">
        <w:rPr>
          <w:rFonts w:ascii="Times New Roman" w:hAnsi="Times New Roman" w:cs="Times New Roman"/>
        </w:rPr>
        <w:t>Estija</w:t>
      </w:r>
    </w:p>
    <w:p w:rsidRPr="00BB081A" w:rsidR="00866720" w:rsidP="007A6193" w:rsidRDefault="00866720" w14:paraId="1D654E78"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Estonia – Tripartite collaboration</w:t>
      </w:r>
      <w:r w:rsidRPr="2E260C7A">
        <w:rPr>
          <w:rFonts w:ascii="Times New Roman" w:hAnsi="Times New Roman" w:cs="Times New Roman"/>
        </w:rPr>
        <w:t xml:space="preserve">. </w:t>
      </w:r>
      <w:hyperlink r:id="rId108">
        <w:r w:rsidRPr="2E260C7A">
          <w:rPr>
            <w:rStyle w:val="Hipersaitas"/>
            <w:rFonts w:ascii="Times New Roman" w:hAnsi="Times New Roman" w:cs="Times New Roman"/>
            <w:color w:val="000000" w:themeColor="text1"/>
          </w:rPr>
          <w:t>https://eosc.eu/tripartite-collaboration/estonia</w:t>
        </w:r>
      </w:hyperlink>
      <w:r w:rsidRPr="2E260C7A">
        <w:rPr>
          <w:rFonts w:ascii="Times New Roman" w:hAnsi="Times New Roman" w:cs="Times New Roman"/>
        </w:rPr>
        <w:t xml:space="preserve"> </w:t>
      </w:r>
    </w:p>
    <w:p w:rsidRPr="00BB081A" w:rsidR="00866720" w:rsidP="007A6193" w:rsidRDefault="00866720" w14:paraId="52801C72" w14:textId="77777777">
      <w:pPr>
        <w:rPr>
          <w:rFonts w:ascii="Times New Roman" w:hAnsi="Times New Roman" w:cs="Times New Roman"/>
          <w:lang w:val="fr-FR"/>
        </w:rPr>
      </w:pPr>
      <w:r w:rsidRPr="2E260C7A">
        <w:rPr>
          <w:rFonts w:ascii="Times New Roman" w:hAnsi="Times New Roman" w:cs="Times New Roman"/>
        </w:rPr>
        <w:t xml:space="preserve">Estonian Scientific Computing Infrastructure. (n.d.).  </w:t>
      </w:r>
      <w:r w:rsidRPr="2E260C7A">
        <w:rPr>
          <w:rFonts w:ascii="Times New Roman" w:hAnsi="Times New Roman" w:cs="Times New Roman"/>
          <w:i/>
          <w:iCs/>
        </w:rPr>
        <w:t>About us</w:t>
      </w:r>
      <w:r w:rsidRPr="2E260C7A">
        <w:rPr>
          <w:rFonts w:ascii="Times New Roman" w:hAnsi="Times New Roman" w:cs="Times New Roman"/>
        </w:rPr>
        <w:t xml:space="preserve">. </w:t>
      </w:r>
      <w:hyperlink r:id="rId109">
        <w:r w:rsidRPr="2E260C7A">
          <w:rPr>
            <w:rStyle w:val="Hipersaitas"/>
            <w:rFonts w:ascii="Times New Roman" w:hAnsi="Times New Roman" w:cs="Times New Roman"/>
            <w:color w:val="000000" w:themeColor="text1"/>
          </w:rPr>
          <w:t>https://etais.ee/en/about-us/</w:t>
        </w:r>
      </w:hyperlink>
      <w:r w:rsidRPr="2E260C7A">
        <w:rPr>
          <w:rFonts w:ascii="Times New Roman" w:hAnsi="Times New Roman" w:cs="Times New Roman"/>
        </w:rPr>
        <w:t xml:space="preserve"> </w:t>
      </w:r>
    </w:p>
    <w:p w:rsidRPr="00BB081A" w:rsidR="00866720" w:rsidP="007A6193" w:rsidRDefault="00866720" w14:paraId="17D02CDD" w14:textId="77777777">
      <w:pPr>
        <w:rPr>
          <w:rFonts w:ascii="Times New Roman" w:hAnsi="Times New Roman" w:cs="Times New Roman"/>
        </w:rPr>
      </w:pPr>
      <w:r w:rsidRPr="2E260C7A">
        <w:rPr>
          <w:rFonts w:ascii="Times New Roman" w:hAnsi="Times New Roman" w:cs="Times New Roman"/>
        </w:rPr>
        <w:t xml:space="preserve">Open Science Expert Group of the Estonian Research Council. (2016). </w:t>
      </w:r>
      <w:r w:rsidRPr="2E260C7A">
        <w:rPr>
          <w:rFonts w:ascii="Times New Roman" w:hAnsi="Times New Roman" w:cs="Times New Roman"/>
          <w:i/>
          <w:iCs/>
        </w:rPr>
        <w:t>Open Science in Estonia: Principles and Recommendations for Developing National Policy</w:t>
      </w:r>
      <w:r w:rsidRPr="2E260C7A">
        <w:rPr>
          <w:rFonts w:ascii="Times New Roman" w:hAnsi="Times New Roman" w:cs="Times New Roman"/>
        </w:rPr>
        <w:t xml:space="preserve">. </w:t>
      </w:r>
      <w:hyperlink r:id="rId110">
        <w:r w:rsidRPr="2E260C7A">
          <w:rPr>
            <w:rStyle w:val="Hipersaitas"/>
            <w:rFonts w:ascii="Times New Roman" w:hAnsi="Times New Roman" w:cs="Times New Roman"/>
            <w:color w:val="000000" w:themeColor="text1"/>
          </w:rPr>
          <w:t>https://www.etag.ee/wp-content/uploads/2017/03/Open-Science-in-Estonia-Principles-and-Recommendations-final.pdf</w:t>
        </w:r>
      </w:hyperlink>
      <w:r w:rsidRPr="2E260C7A">
        <w:rPr>
          <w:rFonts w:ascii="Times New Roman" w:hAnsi="Times New Roman" w:cs="Times New Roman"/>
        </w:rPr>
        <w:t xml:space="preserve"> </w:t>
      </w:r>
    </w:p>
    <w:p w:rsidRPr="00BB081A" w:rsidR="00866720" w:rsidP="007A6193" w:rsidRDefault="00866720" w14:paraId="2855DFE5" w14:textId="77777777">
      <w:pPr>
        <w:rPr>
          <w:rFonts w:ascii="Times New Roman" w:hAnsi="Times New Roman" w:cs="Times New Roman"/>
        </w:rPr>
      </w:pPr>
      <w:r w:rsidRPr="2E260C7A">
        <w:rPr>
          <w:rFonts w:ascii="Times New Roman" w:hAnsi="Times New Roman" w:cs="Times New Roman"/>
        </w:rPr>
        <w:t>Graikija</w:t>
      </w:r>
    </w:p>
    <w:p w:rsidRPr="00BB081A" w:rsidR="00866720" w:rsidP="007A6193" w:rsidRDefault="00866720" w14:paraId="017B2438"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Greece – Tripartite collaboration</w:t>
      </w:r>
      <w:r w:rsidRPr="2E260C7A">
        <w:rPr>
          <w:rFonts w:ascii="Times New Roman" w:hAnsi="Times New Roman" w:cs="Times New Roman"/>
        </w:rPr>
        <w:t xml:space="preserve">. </w:t>
      </w:r>
      <w:hyperlink r:id="rId111">
        <w:r w:rsidRPr="2E260C7A">
          <w:rPr>
            <w:rStyle w:val="Hipersaitas"/>
            <w:rFonts w:ascii="Times New Roman" w:hAnsi="Times New Roman" w:cs="Times New Roman"/>
            <w:color w:val="000000" w:themeColor="text1"/>
          </w:rPr>
          <w:t>https://eosc.eu/tripartite-collaboration/greece</w:t>
        </w:r>
      </w:hyperlink>
      <w:r w:rsidRPr="2E260C7A">
        <w:rPr>
          <w:rFonts w:ascii="Times New Roman" w:hAnsi="Times New Roman" w:cs="Times New Roman"/>
        </w:rPr>
        <w:t xml:space="preserve"> </w:t>
      </w:r>
    </w:p>
    <w:p w:rsidRPr="00BB081A" w:rsidR="00866720" w:rsidP="007A6193" w:rsidRDefault="00866720" w14:paraId="6C292B84" w14:textId="77777777">
      <w:pPr>
        <w:rPr>
          <w:rFonts w:ascii="Times New Roman" w:hAnsi="Times New Roman" w:cs="Times New Roman"/>
          <w:lang w:val="fr-FR"/>
        </w:rPr>
      </w:pPr>
      <w:r w:rsidRPr="2E260C7A">
        <w:rPr>
          <w:rFonts w:ascii="Times New Roman" w:hAnsi="Times New Roman" w:cs="Times New Roman"/>
        </w:rPr>
        <w:t xml:space="preserve">GRNET. (n.d.). </w:t>
      </w:r>
      <w:r w:rsidRPr="2E260C7A">
        <w:rPr>
          <w:rFonts w:ascii="Times New Roman" w:hAnsi="Times New Roman" w:cs="Times New Roman"/>
          <w:i/>
          <w:iCs/>
        </w:rPr>
        <w:t>GRNET | Networking Research, Education and Government</w:t>
      </w:r>
      <w:r w:rsidRPr="2E260C7A">
        <w:rPr>
          <w:rFonts w:ascii="Times New Roman" w:hAnsi="Times New Roman" w:cs="Times New Roman"/>
        </w:rPr>
        <w:t xml:space="preserve">. </w:t>
      </w:r>
      <w:hyperlink r:id="rId112">
        <w:r w:rsidRPr="2E260C7A">
          <w:rPr>
            <w:rStyle w:val="Hipersaitas"/>
            <w:rFonts w:ascii="Times New Roman" w:hAnsi="Times New Roman" w:cs="Times New Roman"/>
            <w:color w:val="000000" w:themeColor="text1"/>
          </w:rPr>
          <w:t>https://grnet.gr/en/company/</w:t>
        </w:r>
      </w:hyperlink>
      <w:r w:rsidRPr="2E260C7A">
        <w:rPr>
          <w:rFonts w:ascii="Times New Roman" w:hAnsi="Times New Roman" w:cs="Times New Roman"/>
        </w:rPr>
        <w:t xml:space="preserve"> </w:t>
      </w:r>
    </w:p>
    <w:p w:rsidRPr="00BB081A" w:rsidR="00866720" w:rsidP="007A6193" w:rsidRDefault="00866720" w14:paraId="0277697C" w14:textId="77777777">
      <w:pPr>
        <w:rPr>
          <w:rFonts w:ascii="Times New Roman" w:hAnsi="Times New Roman" w:cs="Times New Roman"/>
          <w:lang w:val="fr-FR"/>
        </w:rPr>
      </w:pPr>
      <w:r w:rsidRPr="2E260C7A">
        <w:rPr>
          <w:rFonts w:ascii="Times New Roman" w:hAnsi="Times New Roman" w:cs="Times New Roman"/>
        </w:rPr>
        <w:t xml:space="preserve">Hellenic Open Science Initiative. (n.d.). </w:t>
      </w:r>
      <w:r w:rsidRPr="2E260C7A">
        <w:rPr>
          <w:rFonts w:ascii="Times New Roman" w:hAnsi="Times New Roman" w:cs="Times New Roman"/>
          <w:i/>
          <w:iCs/>
        </w:rPr>
        <w:t>Open Science in Greece</w:t>
      </w:r>
      <w:r w:rsidRPr="2E260C7A">
        <w:rPr>
          <w:rFonts w:ascii="Times New Roman" w:hAnsi="Times New Roman" w:cs="Times New Roman"/>
        </w:rPr>
        <w:t xml:space="preserve">. </w:t>
      </w:r>
      <w:hyperlink r:id="rId113">
        <w:r w:rsidRPr="2E260C7A">
          <w:rPr>
            <w:rStyle w:val="Hipersaitas"/>
            <w:rFonts w:ascii="Times New Roman" w:hAnsi="Times New Roman" w:cs="Times New Roman"/>
            <w:color w:val="000000" w:themeColor="text1"/>
          </w:rPr>
          <w:t>https://www.hellenicopenscience.gr/en/</w:t>
        </w:r>
      </w:hyperlink>
      <w:r w:rsidRPr="2E260C7A">
        <w:rPr>
          <w:rFonts w:ascii="Times New Roman" w:hAnsi="Times New Roman" w:cs="Times New Roman"/>
        </w:rPr>
        <w:t xml:space="preserve"> </w:t>
      </w:r>
    </w:p>
    <w:p w:rsidRPr="00BB081A" w:rsidR="00866720" w:rsidP="007A6193" w:rsidRDefault="00866720" w14:paraId="3A1662BC" w14:textId="77777777">
      <w:pPr>
        <w:rPr>
          <w:rFonts w:ascii="Times New Roman" w:hAnsi="Times New Roman" w:cs="Times New Roman"/>
        </w:rPr>
      </w:pPr>
      <w:r w:rsidRPr="2E260C7A">
        <w:rPr>
          <w:rFonts w:ascii="Times New Roman" w:hAnsi="Times New Roman" w:cs="Times New Roman"/>
        </w:rPr>
        <w:t>Ispanija</w:t>
      </w:r>
    </w:p>
    <w:p w:rsidRPr="00BB081A" w:rsidR="00866720" w:rsidP="007A6193" w:rsidRDefault="00866720" w14:paraId="07D691FB"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Spain – Tripartite collaboration</w:t>
      </w:r>
      <w:r w:rsidRPr="2E260C7A">
        <w:rPr>
          <w:rFonts w:ascii="Times New Roman" w:hAnsi="Times New Roman" w:cs="Times New Roman"/>
        </w:rPr>
        <w:t xml:space="preserve">. </w:t>
      </w:r>
      <w:hyperlink r:id="rId114">
        <w:r w:rsidRPr="2E260C7A">
          <w:rPr>
            <w:rStyle w:val="Hipersaitas"/>
            <w:rFonts w:ascii="Times New Roman" w:hAnsi="Times New Roman" w:cs="Times New Roman"/>
            <w:color w:val="000000" w:themeColor="text1"/>
          </w:rPr>
          <w:t>https://eosc.eu/tripartite-collaboration/spain</w:t>
        </w:r>
      </w:hyperlink>
      <w:r w:rsidRPr="2E260C7A">
        <w:rPr>
          <w:rFonts w:ascii="Times New Roman" w:hAnsi="Times New Roman" w:cs="Times New Roman"/>
        </w:rPr>
        <w:t xml:space="preserve"> </w:t>
      </w:r>
    </w:p>
    <w:p w:rsidRPr="00BB081A" w:rsidR="00866720" w:rsidP="007A6193" w:rsidRDefault="00866720" w14:paraId="4DAAFFD5" w14:textId="77777777">
      <w:pPr>
        <w:rPr>
          <w:rFonts w:ascii="Times New Roman" w:hAnsi="Times New Roman" w:cs="Times New Roman"/>
          <w:lang w:val="fr-FR"/>
        </w:rPr>
      </w:pPr>
      <w:r w:rsidRPr="2E260C7A">
        <w:rPr>
          <w:rFonts w:ascii="Times New Roman" w:hAnsi="Times New Roman" w:cs="Times New Roman"/>
        </w:rPr>
        <w:t xml:space="preserve">FECYT. (n.d.). [Pradinis puslapis]. </w:t>
      </w:r>
      <w:hyperlink r:id="rId115">
        <w:r w:rsidRPr="2E260C7A">
          <w:rPr>
            <w:rStyle w:val="Hipersaitas"/>
            <w:rFonts w:ascii="Times New Roman" w:hAnsi="Times New Roman" w:cs="Times New Roman"/>
            <w:color w:val="000000" w:themeColor="text1"/>
          </w:rPr>
          <w:t>https://www.fecyt.es/</w:t>
        </w:r>
      </w:hyperlink>
      <w:r w:rsidRPr="2E260C7A">
        <w:rPr>
          <w:rFonts w:ascii="Times New Roman" w:hAnsi="Times New Roman" w:cs="Times New Roman"/>
        </w:rPr>
        <w:t xml:space="preserve"> </w:t>
      </w:r>
    </w:p>
    <w:p w:rsidRPr="00BB081A" w:rsidR="00866720" w:rsidP="007A6193" w:rsidRDefault="00866720" w14:paraId="34256A51" w14:textId="77777777">
      <w:pPr>
        <w:rPr>
          <w:rFonts w:ascii="Times New Roman" w:hAnsi="Times New Roman" w:eastAsia="Times New Roman" w:cs="Times New Roman"/>
          <w:lang w:eastAsia="lt-LT"/>
        </w:rPr>
      </w:pPr>
      <w:r w:rsidRPr="2E260C7A">
        <w:rPr>
          <w:rFonts w:ascii="Times New Roman" w:hAnsi="Times New Roman" w:cs="Times New Roman"/>
        </w:rPr>
        <w:t xml:space="preserve">Spanish Ministry of Science and Innovation. </w:t>
      </w:r>
      <w:r w:rsidRPr="2E260C7A">
        <w:rPr>
          <w:rFonts w:ascii="Times New Roman" w:hAnsi="Times New Roman" w:cs="Times New Roman"/>
          <w:i/>
          <w:iCs/>
        </w:rPr>
        <w:t>National Open Science Strategy (ENCA) 2023–2027</w:t>
      </w:r>
      <w:r w:rsidRPr="2E260C7A">
        <w:rPr>
          <w:rFonts w:ascii="Times New Roman" w:hAnsi="Times New Roman" w:cs="Times New Roman"/>
        </w:rPr>
        <w:t xml:space="preserve">. </w:t>
      </w:r>
      <w:hyperlink r:id="rId116">
        <w:r w:rsidRPr="2E260C7A">
          <w:rPr>
            <w:rStyle w:val="Hipersaitas"/>
            <w:rFonts w:ascii="Times New Roman" w:hAnsi="Times New Roman" w:cs="Times New Roman"/>
            <w:color w:val="000000" w:themeColor="text1"/>
          </w:rPr>
          <w:t>https://www.ciencia.gob.es/dam/jcr:e5b759a4-d756-4af9-89b0-a8cf5fd28e20/ENCA_EN_acc.pdf</w:t>
        </w:r>
      </w:hyperlink>
    </w:p>
    <w:p w:rsidRPr="00BB081A" w:rsidR="00866720" w:rsidP="007A6193" w:rsidRDefault="00866720" w14:paraId="1A6C7A66" w14:textId="77777777">
      <w:pPr>
        <w:rPr>
          <w:rFonts w:ascii="Times New Roman" w:hAnsi="Times New Roman" w:cs="Times New Roman"/>
        </w:rPr>
      </w:pPr>
      <w:r w:rsidRPr="2E260C7A">
        <w:rPr>
          <w:rFonts w:ascii="Times New Roman" w:hAnsi="Times New Roman" w:cs="Times New Roman"/>
        </w:rPr>
        <w:t>Latvija</w:t>
      </w:r>
    </w:p>
    <w:p w:rsidRPr="00BB081A" w:rsidR="00866720" w:rsidP="007A6193" w:rsidRDefault="00866720" w14:paraId="4EA04DC8" w14:textId="77777777">
      <w:pPr>
        <w:rPr>
          <w:rFonts w:ascii="Times New Roman" w:hAnsi="Times New Roman" w:cs="Times New Roman"/>
        </w:rPr>
      </w:pPr>
      <w:r w:rsidRPr="2E260C7A">
        <w:rPr>
          <w:rFonts w:ascii="Times New Roman" w:hAnsi="Times New Roman" w:cs="Times New Roman"/>
        </w:rPr>
        <w:t xml:space="preserve">EOSC Association. (2025, January 31). </w:t>
      </w:r>
      <w:r w:rsidRPr="2E260C7A">
        <w:rPr>
          <w:rFonts w:ascii="Times New Roman" w:hAnsi="Times New Roman" w:cs="Times New Roman"/>
          <w:i/>
          <w:iCs/>
        </w:rPr>
        <w:t>Open Science and the advancement of Latvia’s research capabilities on a global scale</w:t>
      </w:r>
      <w:r w:rsidRPr="2E260C7A">
        <w:rPr>
          <w:rFonts w:ascii="Times New Roman" w:hAnsi="Times New Roman" w:cs="Times New Roman"/>
        </w:rPr>
        <w:t xml:space="preserve">.   </w:t>
      </w:r>
      <w:hyperlink r:id="rId117">
        <w:r w:rsidRPr="2E260C7A">
          <w:rPr>
            <w:rStyle w:val="Hipersaitas"/>
            <w:rFonts w:ascii="Times New Roman" w:hAnsi="Times New Roman" w:cs="Times New Roman"/>
            <w:color w:val="000000" w:themeColor="text1"/>
          </w:rPr>
          <w:t>https://eosc.eu/news/2025/01/open-science-and-the-advancement-of-latvias-research-capabilities-on-a-global-scale/</w:t>
        </w:r>
      </w:hyperlink>
    </w:p>
    <w:p w:rsidRPr="00BB081A" w:rsidR="00866720" w:rsidP="007A6193" w:rsidRDefault="00866720" w14:paraId="76D4CA5E" w14:textId="77777777">
      <w:pPr>
        <w:rPr>
          <w:rFonts w:ascii="Times New Roman" w:hAnsi="Times New Roman" w:cs="Times New Roman"/>
          <w:lang w:val="fr-FR"/>
        </w:rPr>
      </w:pPr>
      <w:r w:rsidRPr="2E260C7A">
        <w:rPr>
          <w:rFonts w:ascii="Times New Roman" w:hAnsi="Times New Roman" w:cs="Times New Roman"/>
        </w:rPr>
        <w:t xml:space="preserve">EOSC Association. (n.d.). </w:t>
      </w:r>
      <w:r w:rsidRPr="2E260C7A">
        <w:rPr>
          <w:rFonts w:ascii="Times New Roman" w:hAnsi="Times New Roman" w:cs="Times New Roman"/>
          <w:i/>
          <w:iCs/>
        </w:rPr>
        <w:t>Latvia – Tripartite collaboration</w:t>
      </w:r>
      <w:r w:rsidRPr="2E260C7A">
        <w:rPr>
          <w:rFonts w:ascii="Times New Roman" w:hAnsi="Times New Roman" w:cs="Times New Roman"/>
        </w:rPr>
        <w:t xml:space="preserve">. </w:t>
      </w:r>
      <w:hyperlink r:id="rId118">
        <w:r w:rsidRPr="2E260C7A">
          <w:rPr>
            <w:rStyle w:val="Hipersaitas"/>
            <w:rFonts w:ascii="Times New Roman" w:hAnsi="Times New Roman" w:cs="Times New Roman"/>
            <w:color w:val="000000" w:themeColor="text1"/>
          </w:rPr>
          <w:t>https://eosc.eu/tripartite-collaboration/latvia</w:t>
        </w:r>
      </w:hyperlink>
    </w:p>
    <w:p w:rsidRPr="00BB081A" w:rsidR="00866720" w:rsidP="007A6193" w:rsidRDefault="00866720" w14:paraId="5C647ABF" w14:textId="77777777">
      <w:pPr>
        <w:rPr>
          <w:rFonts w:ascii="Times New Roman" w:hAnsi="Times New Roman" w:cs="Times New Roman"/>
          <w:lang w:val="fr-FR"/>
        </w:rPr>
      </w:pPr>
      <w:r w:rsidRPr="2E260C7A">
        <w:rPr>
          <w:rFonts w:ascii="Times New Roman" w:hAnsi="Times New Roman" w:cs="Times New Roman"/>
        </w:rPr>
        <w:t xml:space="preserve">Higher Education and Science Information Technology Shared Service Centre. (n.d.) </w:t>
      </w:r>
      <w:r w:rsidRPr="2E260C7A">
        <w:rPr>
          <w:rFonts w:ascii="Times New Roman" w:hAnsi="Times New Roman" w:cs="Times New Roman"/>
          <w:i/>
          <w:iCs/>
        </w:rPr>
        <w:t>We do IT together</w:t>
      </w:r>
      <w:r w:rsidRPr="2E260C7A">
        <w:rPr>
          <w:rFonts w:ascii="Times New Roman" w:hAnsi="Times New Roman" w:cs="Times New Roman"/>
        </w:rPr>
        <w:t xml:space="preserve">. </w:t>
      </w:r>
      <w:hyperlink r:id="rId119">
        <w:r w:rsidRPr="2E260C7A">
          <w:rPr>
            <w:rStyle w:val="Hipersaitas"/>
            <w:rFonts w:ascii="Times New Roman" w:hAnsi="Times New Roman" w:cs="Times New Roman"/>
            <w:color w:val="000000" w:themeColor="text1"/>
          </w:rPr>
          <w:t>https://vpc.lv/</w:t>
        </w:r>
      </w:hyperlink>
      <w:r w:rsidRPr="2E260C7A">
        <w:rPr>
          <w:rFonts w:ascii="Times New Roman" w:hAnsi="Times New Roman" w:cs="Times New Roman"/>
        </w:rPr>
        <w:t xml:space="preserve"> </w:t>
      </w:r>
    </w:p>
    <w:p w:rsidRPr="00BB081A" w:rsidR="00866720" w:rsidP="007A6193" w:rsidRDefault="00866720" w14:paraId="15C5E24E" w14:textId="77777777">
      <w:pPr>
        <w:rPr>
          <w:rFonts w:ascii="Times New Roman" w:hAnsi="Times New Roman" w:cs="Times New Roman"/>
        </w:rPr>
      </w:pPr>
      <w:r w:rsidRPr="2E260C7A">
        <w:rPr>
          <w:rFonts w:ascii="Times New Roman" w:hAnsi="Times New Roman" w:cs="Times New Roman"/>
        </w:rPr>
        <w:t xml:space="preserve">Kitija Bite, Jānis Daugavietis, Jānis Kampars, Jānis Kreicbergs, Iryna Kuchma, Elīna Ločmele, Elza Vecpuise, Daina Ostrovska, Kristīne Veisa, ir Margarita Želve. (2020). </w:t>
      </w:r>
      <w:r w:rsidRPr="2E260C7A">
        <w:rPr>
          <w:rFonts w:ascii="Times New Roman" w:hAnsi="Times New Roman" w:cs="Times New Roman"/>
          <w:i/>
          <w:iCs/>
        </w:rPr>
        <w:t>‘Pētījuma par atvērto zinātni un rīcībpolitikas ceļa kartes izstrādi’ noslēguma ziņojums</w:t>
      </w:r>
      <w:r w:rsidRPr="2E260C7A">
        <w:rPr>
          <w:rFonts w:ascii="Times New Roman" w:hAnsi="Times New Roman" w:cs="Times New Roman"/>
        </w:rPr>
        <w:t xml:space="preserve">. Ministry of Education and Science Republic of Latvia. </w:t>
      </w:r>
      <w:hyperlink r:id="rId120">
        <w:r w:rsidRPr="2E260C7A">
          <w:rPr>
            <w:rStyle w:val="Hipersaitas"/>
            <w:rFonts w:ascii="Times New Roman" w:hAnsi="Times New Roman" w:cs="Times New Roman"/>
            <w:color w:val="000000" w:themeColor="text1"/>
          </w:rPr>
          <w:t>https://www.izm.gov.lv/sites/izm/files/petijums-atverta_zinatne_21_2.pdf</w:t>
        </w:r>
      </w:hyperlink>
    </w:p>
    <w:p w:rsidRPr="00BB081A" w:rsidR="00866720" w:rsidP="007A6193" w:rsidRDefault="00866720" w14:paraId="638799E8" w14:textId="77777777">
      <w:pPr>
        <w:rPr>
          <w:rFonts w:ascii="Times New Roman" w:hAnsi="Times New Roman" w:cs="Times New Roman"/>
        </w:rPr>
      </w:pPr>
      <w:r w:rsidRPr="2E260C7A">
        <w:rPr>
          <w:rFonts w:ascii="Times New Roman" w:hAnsi="Times New Roman" w:cs="Times New Roman"/>
        </w:rPr>
        <w:t>Ministry of Education and Science Republic of Latvia.</w:t>
      </w:r>
      <w:r w:rsidRPr="2E260C7A">
        <w:rPr>
          <w:rFonts w:ascii="Times New Roman" w:hAnsi="Times New Roman" w:cs="Times New Roman"/>
          <w:i/>
          <w:iCs/>
        </w:rPr>
        <w:t xml:space="preserve"> </w:t>
      </w:r>
      <w:r w:rsidRPr="2E260C7A">
        <w:rPr>
          <w:rFonts w:ascii="Times New Roman" w:hAnsi="Times New Roman" w:cs="Times New Roman"/>
        </w:rPr>
        <w:t>(2022).</w:t>
      </w:r>
      <w:r w:rsidRPr="2E260C7A">
        <w:rPr>
          <w:rFonts w:ascii="Times New Roman" w:hAnsi="Times New Roman" w:cs="Times New Roman"/>
          <w:i/>
          <w:iCs/>
        </w:rPr>
        <w:t xml:space="preserve"> Latvian National Open Science Strategy 2021–2027</w:t>
      </w:r>
      <w:r w:rsidRPr="2E260C7A">
        <w:rPr>
          <w:rFonts w:ascii="Times New Roman" w:hAnsi="Times New Roman" w:cs="Times New Roman"/>
        </w:rPr>
        <w:t xml:space="preserve">. </w:t>
      </w:r>
      <w:hyperlink r:id="rId121">
        <w:r w:rsidRPr="2E260C7A">
          <w:rPr>
            <w:rStyle w:val="Hipersaitas"/>
            <w:rFonts w:ascii="Times New Roman" w:hAnsi="Times New Roman" w:cs="Times New Roman"/>
            <w:color w:val="000000" w:themeColor="text1"/>
          </w:rPr>
          <w:t>https://www.izm.gov.lv/lv/media/17072/download</w:t>
        </w:r>
      </w:hyperlink>
      <w:r w:rsidRPr="2E260C7A">
        <w:rPr>
          <w:rFonts w:ascii="Times New Roman" w:hAnsi="Times New Roman" w:cs="Times New Roman"/>
        </w:rPr>
        <w:t xml:space="preserve"> </w:t>
      </w:r>
    </w:p>
    <w:p w:rsidRPr="00BB081A" w:rsidR="00866720" w:rsidP="007A6193" w:rsidRDefault="00866720" w14:paraId="642855BC" w14:textId="77777777">
      <w:pPr>
        <w:rPr>
          <w:rFonts w:ascii="Times New Roman" w:hAnsi="Times New Roman" w:cs="Times New Roman"/>
        </w:rPr>
      </w:pPr>
      <w:r w:rsidRPr="2E260C7A">
        <w:rPr>
          <w:rFonts w:ascii="Times New Roman" w:hAnsi="Times New Roman" w:cs="Times New Roman"/>
        </w:rPr>
        <w:t>Lenkija</w:t>
      </w:r>
    </w:p>
    <w:p w:rsidRPr="00BB081A" w:rsidR="00866720" w:rsidP="007A6193" w:rsidRDefault="00866720" w14:paraId="7A6E022F" w14:textId="77777777">
      <w:pPr>
        <w:rPr>
          <w:rFonts w:ascii="Times New Roman" w:hAnsi="Times New Roman" w:cs="Times New Roman"/>
          <w:lang w:val="fr-FR"/>
        </w:rPr>
      </w:pPr>
      <w:r w:rsidRPr="2E260C7A">
        <w:rPr>
          <w:rFonts w:ascii="Times New Roman" w:hAnsi="Times New Roman" w:cs="Times New Roman"/>
        </w:rPr>
        <w:t>EOSC Association. (n.d.). Poland</w:t>
      </w:r>
      <w:r w:rsidRPr="2E260C7A">
        <w:rPr>
          <w:rFonts w:ascii="Times New Roman" w:hAnsi="Times New Roman" w:cs="Times New Roman"/>
          <w:i/>
          <w:iCs/>
        </w:rPr>
        <w:t xml:space="preserve"> – Tripartite collaboration</w:t>
      </w:r>
      <w:r w:rsidRPr="2E260C7A">
        <w:rPr>
          <w:rFonts w:ascii="Times New Roman" w:hAnsi="Times New Roman" w:cs="Times New Roman"/>
        </w:rPr>
        <w:t xml:space="preserve">. </w:t>
      </w:r>
      <w:hyperlink r:id="rId122">
        <w:r w:rsidRPr="2E260C7A">
          <w:rPr>
            <w:rStyle w:val="Hipersaitas"/>
            <w:rFonts w:ascii="Times New Roman" w:hAnsi="Times New Roman" w:cs="Times New Roman"/>
            <w:color w:val="000000" w:themeColor="text1"/>
          </w:rPr>
          <w:t>https://eosc.eu/tripartite-collaboration/poland</w:t>
        </w:r>
      </w:hyperlink>
    </w:p>
    <w:p w:rsidRPr="00BB081A" w:rsidR="00866720" w:rsidP="007A6193" w:rsidRDefault="00866720" w14:paraId="6956ACB3" w14:textId="77777777">
      <w:pPr>
        <w:rPr>
          <w:rFonts w:ascii="Times New Roman" w:hAnsi="Times New Roman" w:cs="Times New Roman"/>
          <w:lang w:val="fr-FR"/>
        </w:rPr>
      </w:pPr>
      <w:r w:rsidRPr="2E260C7A">
        <w:rPr>
          <w:rFonts w:ascii="Times New Roman" w:hAnsi="Times New Roman" w:cs="Times New Roman"/>
        </w:rPr>
        <w:t>EOSC Node | Poland. (n.d.).</w:t>
      </w:r>
      <w:r w:rsidRPr="2E260C7A">
        <w:rPr>
          <w:rFonts w:ascii="Times New Roman" w:hAnsi="Times New Roman" w:cs="Times New Roman"/>
          <w:i/>
          <w:iCs/>
        </w:rPr>
        <w:t xml:space="preserve"> Polish Open Science Platform</w:t>
      </w:r>
      <w:r w:rsidRPr="2E260C7A">
        <w:rPr>
          <w:rFonts w:ascii="Times New Roman" w:hAnsi="Times New Roman" w:cs="Times New Roman"/>
        </w:rPr>
        <w:t xml:space="preserve">. </w:t>
      </w:r>
      <w:hyperlink r:id="rId123">
        <w:r w:rsidRPr="2E260C7A">
          <w:rPr>
            <w:rStyle w:val="Hipersaitas"/>
            <w:rFonts w:ascii="Times New Roman" w:hAnsi="Times New Roman" w:cs="Times New Roman"/>
            <w:color w:val="000000" w:themeColor="text1"/>
          </w:rPr>
          <w:t>https://eosc.pl/</w:t>
        </w:r>
      </w:hyperlink>
      <w:r w:rsidRPr="2E260C7A">
        <w:rPr>
          <w:rFonts w:ascii="Times New Roman" w:hAnsi="Times New Roman" w:cs="Times New Roman"/>
        </w:rPr>
        <w:t xml:space="preserve"> </w:t>
      </w:r>
    </w:p>
    <w:p w:rsidRPr="00BB081A" w:rsidR="00866720" w:rsidP="007A6193" w:rsidRDefault="00866720" w14:paraId="3D2C30F6" w14:textId="77777777">
      <w:pPr>
        <w:rPr>
          <w:rFonts w:ascii="Times New Roman" w:hAnsi="Times New Roman" w:cs="Times New Roman"/>
        </w:rPr>
      </w:pPr>
      <w:r w:rsidRPr="2E260C7A">
        <w:rPr>
          <w:rFonts w:ascii="Times New Roman" w:hAnsi="Times New Roman" w:cs="Times New Roman"/>
        </w:rPr>
        <w:t xml:space="preserve">Interdisciplinary Centre for Mathematical and Computational Modelling. (n.d.). </w:t>
      </w:r>
      <w:r w:rsidRPr="2E260C7A">
        <w:rPr>
          <w:rFonts w:ascii="Times New Roman" w:hAnsi="Times New Roman" w:cs="Times New Roman"/>
          <w:i/>
          <w:iCs/>
        </w:rPr>
        <w:t>ICM University of Warsaw</w:t>
      </w:r>
      <w:r w:rsidRPr="2E260C7A">
        <w:rPr>
          <w:rFonts w:ascii="Times New Roman" w:hAnsi="Times New Roman" w:cs="Times New Roman"/>
        </w:rPr>
        <w:t xml:space="preserve">. </w:t>
      </w:r>
      <w:hyperlink r:id="rId124">
        <w:r w:rsidRPr="2E260C7A">
          <w:rPr>
            <w:rStyle w:val="Hipersaitas"/>
            <w:rFonts w:ascii="Times New Roman" w:hAnsi="Times New Roman" w:cs="Times New Roman"/>
            <w:color w:val="000000" w:themeColor="text1"/>
          </w:rPr>
          <w:t>https://icm.edu.pl/en/</w:t>
        </w:r>
      </w:hyperlink>
    </w:p>
    <w:p w:rsidRPr="00BB081A" w:rsidR="00866720" w:rsidP="007A6193" w:rsidRDefault="00866720" w14:paraId="635F105A" w14:textId="77777777">
      <w:pPr>
        <w:rPr>
          <w:rFonts w:ascii="Times New Roman" w:hAnsi="Times New Roman" w:cs="Times New Roman"/>
        </w:rPr>
      </w:pPr>
      <w:r w:rsidRPr="2E260C7A">
        <w:rPr>
          <w:rFonts w:ascii="Times New Roman" w:hAnsi="Times New Roman" w:cs="Times New Roman"/>
        </w:rPr>
        <w:t xml:space="preserve">National Science Centre. (n.d.). </w:t>
      </w:r>
      <w:r w:rsidRPr="2E260C7A">
        <w:rPr>
          <w:rFonts w:ascii="Times New Roman" w:hAnsi="Times New Roman" w:cs="Times New Roman"/>
          <w:i/>
          <w:iCs/>
        </w:rPr>
        <w:t>Data management plans</w:t>
      </w:r>
      <w:r w:rsidRPr="2E260C7A">
        <w:rPr>
          <w:rFonts w:ascii="Times New Roman" w:hAnsi="Times New Roman" w:cs="Times New Roman"/>
        </w:rPr>
        <w:t xml:space="preserve">. </w:t>
      </w:r>
      <w:hyperlink r:id="rId125">
        <w:r w:rsidRPr="2E260C7A">
          <w:rPr>
            <w:rStyle w:val="Hipersaitas"/>
            <w:rFonts w:ascii="Times New Roman" w:hAnsi="Times New Roman" w:cs="Times New Roman"/>
            <w:color w:val="000000" w:themeColor="text1"/>
          </w:rPr>
          <w:t>https://ncn.gov.pl/en/open-science/data-management-plans</w:t>
        </w:r>
      </w:hyperlink>
    </w:p>
    <w:p w:rsidRPr="00BB081A" w:rsidR="00866720" w:rsidP="007A6193" w:rsidRDefault="00866720" w14:paraId="5103355F" w14:textId="77777777">
      <w:pPr>
        <w:rPr>
          <w:rFonts w:ascii="Times New Roman" w:hAnsi="Times New Roman" w:cs="Times New Roman"/>
        </w:rPr>
      </w:pPr>
      <w:r w:rsidRPr="2E260C7A">
        <w:rPr>
          <w:rFonts w:ascii="Times New Roman" w:hAnsi="Times New Roman" w:cs="Times New Roman"/>
        </w:rPr>
        <w:t xml:space="preserve">OpenAIRE. (2021). </w:t>
      </w:r>
      <w:r w:rsidRPr="2E260C7A">
        <w:rPr>
          <w:rFonts w:ascii="Times New Roman" w:hAnsi="Times New Roman" w:cs="Times New Roman"/>
          <w:i/>
          <w:iCs/>
        </w:rPr>
        <w:t>Open research data in Poland on the rise</w:t>
      </w:r>
      <w:r w:rsidRPr="2E260C7A">
        <w:rPr>
          <w:rFonts w:ascii="Times New Roman" w:hAnsi="Times New Roman" w:cs="Times New Roman"/>
        </w:rPr>
        <w:t xml:space="preserve">. </w:t>
      </w:r>
      <w:hyperlink r:id="rId126">
        <w:r w:rsidRPr="2E260C7A">
          <w:rPr>
            <w:rStyle w:val="Hipersaitas"/>
            <w:rFonts w:ascii="Times New Roman" w:hAnsi="Times New Roman" w:cs="Times New Roman"/>
            <w:color w:val="000000" w:themeColor="text1"/>
          </w:rPr>
          <w:t>https://www.openaire.eu/blogs/open-research-data-in-poland-on-the-rise</w:t>
        </w:r>
      </w:hyperlink>
    </w:p>
    <w:p w:rsidRPr="00BB081A" w:rsidR="00866720" w:rsidP="007A6193" w:rsidRDefault="00866720" w14:paraId="03234DD7" w14:textId="77777777">
      <w:pPr>
        <w:rPr>
          <w:rFonts w:ascii="Times New Roman" w:hAnsi="Times New Roman" w:cs="Times New Roman"/>
        </w:rPr>
      </w:pPr>
      <w:r w:rsidRPr="2E260C7A">
        <w:rPr>
          <w:rFonts w:ascii="Times New Roman" w:hAnsi="Times New Roman" w:cs="Times New Roman"/>
        </w:rPr>
        <w:t xml:space="preserve">PL-Grid Consortium. (n.d.). </w:t>
      </w:r>
      <w:r w:rsidRPr="2E260C7A">
        <w:rPr>
          <w:rFonts w:ascii="Times New Roman" w:hAnsi="Times New Roman" w:cs="Times New Roman"/>
          <w:i/>
          <w:iCs/>
        </w:rPr>
        <w:t>PL-Grid infrastructure</w:t>
      </w:r>
      <w:r w:rsidRPr="2E260C7A">
        <w:rPr>
          <w:rFonts w:ascii="Times New Roman" w:hAnsi="Times New Roman" w:cs="Times New Roman"/>
        </w:rPr>
        <w:t xml:space="preserve">. </w:t>
      </w:r>
      <w:hyperlink r:id="rId127">
        <w:r w:rsidRPr="2E260C7A">
          <w:rPr>
            <w:rStyle w:val="Hipersaitas"/>
            <w:rFonts w:ascii="Times New Roman" w:hAnsi="Times New Roman" w:cs="Times New Roman"/>
            <w:color w:val="000000" w:themeColor="text1"/>
          </w:rPr>
          <w:t>https://plgrid.pl/en</w:t>
        </w:r>
      </w:hyperlink>
    </w:p>
    <w:p w:rsidRPr="00BB081A" w:rsidR="00866720" w:rsidP="007A6193" w:rsidRDefault="00866720" w14:paraId="7C6DD9CA" w14:textId="77777777">
      <w:pPr>
        <w:rPr>
          <w:rFonts w:ascii="Times New Roman" w:hAnsi="Times New Roman" w:cs="Times New Roman"/>
        </w:rPr>
      </w:pPr>
      <w:r w:rsidRPr="2E260C7A">
        <w:rPr>
          <w:rFonts w:ascii="Times New Roman" w:hAnsi="Times New Roman" w:cs="Times New Roman"/>
        </w:rPr>
        <w:t xml:space="preserve">University of Gdańsk. (2020). </w:t>
      </w:r>
      <w:r w:rsidRPr="2E260C7A">
        <w:rPr>
          <w:rFonts w:ascii="Times New Roman" w:hAnsi="Times New Roman" w:cs="Times New Roman"/>
          <w:i/>
          <w:iCs/>
        </w:rPr>
        <w:t>Research data management policy</w:t>
      </w:r>
      <w:r w:rsidRPr="2E260C7A">
        <w:rPr>
          <w:rFonts w:ascii="Times New Roman" w:hAnsi="Times New Roman" w:cs="Times New Roman"/>
        </w:rPr>
        <w:t xml:space="preserve">. </w:t>
      </w:r>
      <w:hyperlink r:id="rId128">
        <w:r w:rsidRPr="2E260C7A">
          <w:rPr>
            <w:rStyle w:val="Hipersaitas"/>
            <w:rFonts w:ascii="Times New Roman" w:hAnsi="Times New Roman" w:cs="Times New Roman"/>
            <w:color w:val="000000" w:themeColor="text1"/>
          </w:rPr>
          <w:t>https://bip.ug.edu.pl/sites/default/files/nodes/akty_normatywne/118492/files/01._polityka_zarzadzania_danymi_badawczymi_en.pdf</w:t>
        </w:r>
      </w:hyperlink>
    </w:p>
    <w:p w:rsidRPr="00BB081A" w:rsidR="00866720" w:rsidP="007A6193" w:rsidRDefault="00866720" w14:paraId="1D490C6E" w14:textId="77777777">
      <w:pPr>
        <w:rPr>
          <w:rFonts w:ascii="Times New Roman" w:hAnsi="Times New Roman" w:cs="Times New Roman"/>
        </w:rPr>
      </w:pPr>
      <w:r w:rsidRPr="2E260C7A">
        <w:rPr>
          <w:rFonts w:ascii="Times New Roman" w:hAnsi="Times New Roman" w:cs="Times New Roman"/>
        </w:rPr>
        <w:t xml:space="preserve"> Nyderlandai</w:t>
      </w:r>
    </w:p>
    <w:p w:rsidRPr="00BB081A" w:rsidR="00866720" w:rsidP="007A6193" w:rsidRDefault="00866720" w14:paraId="166E8D8A" w14:textId="77777777">
      <w:pPr>
        <w:rPr>
          <w:rFonts w:ascii="Times New Roman" w:hAnsi="Times New Roman" w:cs="Times New Roman"/>
        </w:rPr>
      </w:pPr>
      <w:r w:rsidRPr="2E260C7A">
        <w:rPr>
          <w:rFonts w:ascii="Times New Roman" w:hAnsi="Times New Roman" w:cs="Times New Roman"/>
        </w:rPr>
        <w:t xml:space="preserve">Data Archiving and Networked Services. (n.d.). </w:t>
      </w:r>
      <w:r w:rsidRPr="2E260C7A">
        <w:rPr>
          <w:rFonts w:ascii="Times New Roman" w:hAnsi="Times New Roman" w:cs="Times New Roman"/>
          <w:i/>
          <w:iCs/>
        </w:rPr>
        <w:t>About DANS</w:t>
      </w:r>
      <w:r w:rsidRPr="2E260C7A">
        <w:rPr>
          <w:rFonts w:ascii="Times New Roman" w:hAnsi="Times New Roman" w:cs="Times New Roman"/>
        </w:rPr>
        <w:t xml:space="preserve">. </w:t>
      </w:r>
      <w:hyperlink r:id="rId129">
        <w:r w:rsidRPr="2E260C7A">
          <w:rPr>
            <w:rStyle w:val="Hipersaitas"/>
            <w:rFonts w:ascii="Times New Roman" w:hAnsi="Times New Roman" w:cs="Times New Roman"/>
            <w:color w:val="000000" w:themeColor="text1"/>
          </w:rPr>
          <w:t>https://dans.knaw.nl/en/</w:t>
        </w:r>
      </w:hyperlink>
    </w:p>
    <w:p w:rsidRPr="00BB081A" w:rsidR="00866720" w:rsidP="007A6193" w:rsidRDefault="00866720" w14:paraId="2A3895BD" w14:textId="77777777">
      <w:pPr>
        <w:rPr>
          <w:rFonts w:ascii="Times New Roman" w:hAnsi="Times New Roman" w:cs="Times New Roman"/>
        </w:rPr>
      </w:pPr>
      <w:r w:rsidRPr="2E260C7A">
        <w:rPr>
          <w:rFonts w:ascii="Times New Roman" w:hAnsi="Times New Roman" w:cs="Times New Roman"/>
        </w:rPr>
        <w:t xml:space="preserve">European Open Science Cloud Association. (n.d.). </w:t>
      </w:r>
      <w:r w:rsidRPr="2E260C7A">
        <w:rPr>
          <w:rFonts w:ascii="Times New Roman" w:hAnsi="Times New Roman" w:cs="Times New Roman"/>
          <w:i/>
          <w:iCs/>
        </w:rPr>
        <w:t>Netherlands – Tripartite collaboration</w:t>
      </w:r>
      <w:r w:rsidRPr="2E260C7A">
        <w:rPr>
          <w:rFonts w:ascii="Times New Roman" w:hAnsi="Times New Roman" w:cs="Times New Roman"/>
        </w:rPr>
        <w:t xml:space="preserve">. </w:t>
      </w:r>
      <w:hyperlink r:id="rId130">
        <w:r w:rsidRPr="2E260C7A">
          <w:rPr>
            <w:rStyle w:val="Hipersaitas"/>
            <w:rFonts w:ascii="Times New Roman" w:hAnsi="Times New Roman" w:cs="Times New Roman"/>
            <w:color w:val="000000" w:themeColor="text1"/>
          </w:rPr>
          <w:t>https://eosc.eu/tripartite-collaboration/netherlands/</w:t>
        </w:r>
      </w:hyperlink>
    </w:p>
    <w:p w:rsidRPr="00BB081A" w:rsidR="00866720" w:rsidP="007A6193" w:rsidRDefault="00866720" w14:paraId="57D54CC0" w14:textId="77777777">
      <w:pPr>
        <w:rPr>
          <w:rFonts w:ascii="Times New Roman" w:hAnsi="Times New Roman" w:cs="Times New Roman"/>
        </w:rPr>
      </w:pPr>
      <w:r w:rsidRPr="2E260C7A">
        <w:rPr>
          <w:rFonts w:ascii="Times New Roman" w:hAnsi="Times New Roman" w:cs="Times New Roman"/>
        </w:rPr>
        <w:t xml:space="preserve">Netherlands Organisation for Scientific Research. (n.d.). </w:t>
      </w:r>
      <w:r w:rsidRPr="2E260C7A">
        <w:rPr>
          <w:rFonts w:ascii="Times New Roman" w:hAnsi="Times New Roman" w:cs="Times New Roman"/>
          <w:i/>
          <w:iCs/>
        </w:rPr>
        <w:t>Research data management</w:t>
      </w:r>
      <w:r w:rsidRPr="2E260C7A">
        <w:rPr>
          <w:rFonts w:ascii="Times New Roman" w:hAnsi="Times New Roman" w:cs="Times New Roman"/>
        </w:rPr>
        <w:t xml:space="preserve">. </w:t>
      </w:r>
      <w:hyperlink r:id="rId131">
        <w:r w:rsidRPr="2E260C7A">
          <w:rPr>
            <w:rStyle w:val="Hipersaitas"/>
            <w:rFonts w:ascii="Times New Roman" w:hAnsi="Times New Roman" w:cs="Times New Roman"/>
            <w:color w:val="000000" w:themeColor="text1"/>
          </w:rPr>
          <w:t>https://www.nwo.nl/en/research-data-management</w:t>
        </w:r>
      </w:hyperlink>
    </w:p>
    <w:p w:rsidRPr="00955FC3" w:rsidR="00866720" w:rsidP="007A6193" w:rsidRDefault="00866720" w14:paraId="2CEE3A77" w14:textId="77777777">
      <w:pPr>
        <w:rPr>
          <w:rFonts w:ascii="Times New Roman" w:hAnsi="Times New Roman" w:cs="Times New Roman"/>
          <w:lang w:val="es-ES"/>
        </w:rPr>
      </w:pPr>
      <w:r w:rsidRPr="2E260C7A">
        <w:rPr>
          <w:rFonts w:ascii="Times New Roman" w:hAnsi="Times New Roman" w:cs="Times New Roman"/>
        </w:rPr>
        <w:t xml:space="preserve">SURF. (n.d.). </w:t>
      </w:r>
      <w:r w:rsidRPr="2E260C7A">
        <w:rPr>
          <w:rFonts w:ascii="Times New Roman" w:hAnsi="Times New Roman" w:cs="Times New Roman"/>
          <w:i/>
          <w:iCs/>
        </w:rPr>
        <w:t>Research IT and data services</w:t>
      </w:r>
      <w:r w:rsidRPr="2E260C7A">
        <w:rPr>
          <w:rFonts w:ascii="Times New Roman" w:hAnsi="Times New Roman" w:cs="Times New Roman"/>
        </w:rPr>
        <w:t xml:space="preserve">. </w:t>
      </w:r>
      <w:hyperlink r:id="rId132">
        <w:r w:rsidRPr="2E260C7A">
          <w:rPr>
            <w:rStyle w:val="Hipersaitas"/>
            <w:rFonts w:ascii="Times New Roman" w:hAnsi="Times New Roman" w:cs="Times New Roman"/>
            <w:color w:val="000000" w:themeColor="text1"/>
          </w:rPr>
          <w:t>https://www.surf.nl/en</w:t>
        </w:r>
      </w:hyperlink>
    </w:p>
    <w:p w:rsidRPr="00955FC3" w:rsidR="00866720" w:rsidP="007A6193" w:rsidRDefault="00866720" w14:paraId="4A45C378" w14:textId="77777777">
      <w:pPr>
        <w:rPr>
          <w:rFonts w:ascii="Times New Roman" w:hAnsi="Times New Roman" w:cs="Times New Roman"/>
          <w:lang w:val="es-ES"/>
        </w:rPr>
      </w:pPr>
      <w:r w:rsidRPr="2E260C7A">
        <w:rPr>
          <w:rFonts w:ascii="Times New Roman" w:hAnsi="Times New Roman" w:cs="Times New Roman"/>
        </w:rPr>
        <w:t xml:space="preserve">Wilkinson, M. D., et al. (2016). The FAIR guiding principles for scientific data management and stewardship. </w:t>
      </w:r>
      <w:r w:rsidRPr="2E260C7A">
        <w:rPr>
          <w:rFonts w:ascii="Times New Roman" w:hAnsi="Times New Roman" w:cs="Times New Roman"/>
          <w:i/>
          <w:iCs/>
        </w:rPr>
        <w:t>Scientific Data</w:t>
      </w:r>
      <w:r w:rsidRPr="2E260C7A">
        <w:rPr>
          <w:rFonts w:ascii="Times New Roman" w:hAnsi="Times New Roman" w:cs="Times New Roman"/>
        </w:rPr>
        <w:t xml:space="preserve">, 3, 160018. </w:t>
      </w:r>
      <w:hyperlink r:id="rId133">
        <w:r w:rsidRPr="2E260C7A">
          <w:rPr>
            <w:rStyle w:val="Hipersaitas"/>
            <w:rFonts w:ascii="Times New Roman" w:hAnsi="Times New Roman" w:cs="Times New Roman"/>
            <w:color w:val="000000" w:themeColor="text1"/>
          </w:rPr>
          <w:t>https://doi.org/10.1038/sdata.2016.18</w:t>
        </w:r>
      </w:hyperlink>
    </w:p>
    <w:p w:rsidRPr="00955FC3" w:rsidR="00866720" w:rsidP="007A6193" w:rsidRDefault="00866720" w14:paraId="71689D12" w14:textId="77777777">
      <w:pPr>
        <w:rPr>
          <w:rFonts w:ascii="Times New Roman" w:hAnsi="Times New Roman" w:cs="Times New Roman"/>
          <w:lang w:val="es-ES"/>
        </w:rPr>
      </w:pPr>
      <w:commentRangeStart w:id="438"/>
      <w:r w:rsidRPr="2E260C7A">
        <w:rPr>
          <w:rFonts w:ascii="Times New Roman" w:hAnsi="Times New Roman" w:cs="Times New Roman"/>
        </w:rPr>
        <w:t>Duomenų kuravimas, kompetencijos ir EOSC (bendrieji šaltiniai)</w:t>
      </w:r>
      <w:commentRangeEnd w:id="438"/>
      <w:r w:rsidRPr="00955FC3" w:rsidR="002A7F48">
        <w:rPr>
          <w:rStyle w:val="Komentaronuoroda"/>
          <w:rFonts w:ascii="Times New Roman" w:hAnsi="Times New Roman" w:cs="Times New Roman"/>
          <w:sz w:val="24"/>
          <w:szCs w:val="24"/>
          <w:lang w:val="es-ES"/>
        </w:rPr>
        <w:commentReference w:id="438"/>
      </w:r>
    </w:p>
    <w:p w:rsidRPr="00BB081A" w:rsidR="00866720" w:rsidP="007A6193" w:rsidRDefault="00866720" w14:paraId="555EAA82" w14:textId="77777777">
      <w:pPr>
        <w:rPr>
          <w:rFonts w:ascii="Times New Roman" w:hAnsi="Times New Roman" w:cs="Times New Roman"/>
        </w:rPr>
      </w:pPr>
      <w:r w:rsidRPr="2E260C7A">
        <w:rPr>
          <w:rFonts w:ascii="Times New Roman" w:hAnsi="Times New Roman" w:cs="Times New Roman"/>
        </w:rPr>
        <w:t xml:space="preserve">European Commission. (2022). </w:t>
      </w:r>
      <w:r w:rsidRPr="2E260C7A">
        <w:rPr>
          <w:rFonts w:ascii="Times New Roman" w:hAnsi="Times New Roman" w:cs="Times New Roman"/>
          <w:i/>
          <w:iCs/>
        </w:rPr>
        <w:t>Turning FAIR into reality: Final report and action plan</w:t>
      </w:r>
      <w:r w:rsidRPr="2E260C7A">
        <w:rPr>
          <w:rFonts w:ascii="Times New Roman" w:hAnsi="Times New Roman" w:cs="Times New Roman"/>
        </w:rPr>
        <w:t xml:space="preserve">. Publications Office of the European Union. </w:t>
      </w:r>
      <w:hyperlink r:id="rId134">
        <w:r w:rsidRPr="2E260C7A">
          <w:rPr>
            <w:rStyle w:val="Hipersaitas"/>
            <w:rFonts w:ascii="Times New Roman" w:hAnsi="Times New Roman" w:cs="Times New Roman"/>
            <w:color w:val="000000" w:themeColor="text1"/>
          </w:rPr>
          <w:t>https://doi.org/10.2777/1524</w:t>
        </w:r>
      </w:hyperlink>
    </w:p>
    <w:p w:rsidRPr="00BB081A" w:rsidR="00866720" w:rsidP="007A6193" w:rsidRDefault="00866720" w14:paraId="2BC01784" w14:textId="77777777">
      <w:pPr>
        <w:rPr>
          <w:rFonts w:ascii="Times New Roman" w:hAnsi="Times New Roman" w:cs="Times New Roman"/>
        </w:rPr>
      </w:pPr>
      <w:r w:rsidRPr="2E260C7A">
        <w:rPr>
          <w:rFonts w:ascii="Times New Roman" w:hAnsi="Times New Roman" w:cs="Times New Roman"/>
        </w:rPr>
        <w:t xml:space="preserve">European Open Science Cloud Association. (2021). </w:t>
      </w:r>
      <w:r w:rsidRPr="2E260C7A">
        <w:rPr>
          <w:rFonts w:ascii="Times New Roman" w:hAnsi="Times New Roman" w:cs="Times New Roman"/>
          <w:i/>
          <w:iCs/>
        </w:rPr>
        <w:t>EOSC strategic research and innovation agenda (SRIA)</w:t>
      </w:r>
      <w:r w:rsidRPr="2E260C7A">
        <w:rPr>
          <w:rFonts w:ascii="Times New Roman" w:hAnsi="Times New Roman" w:cs="Times New Roman"/>
        </w:rPr>
        <w:t xml:space="preserve">. </w:t>
      </w:r>
      <w:hyperlink r:id="rId135">
        <w:r w:rsidRPr="2E260C7A">
          <w:rPr>
            <w:rStyle w:val="Hipersaitas"/>
            <w:rFonts w:ascii="Times New Roman" w:hAnsi="Times New Roman" w:cs="Times New Roman"/>
            <w:color w:val="000000" w:themeColor="text1"/>
          </w:rPr>
          <w:t>https://www.eosc.eu/sria</w:t>
        </w:r>
      </w:hyperlink>
    </w:p>
    <w:p w:rsidRPr="00BB081A" w:rsidR="00866720" w:rsidP="007A6193" w:rsidRDefault="00866720" w14:paraId="0352F813" w14:textId="77777777">
      <w:pPr>
        <w:rPr>
          <w:rFonts w:ascii="Times New Roman" w:hAnsi="Times New Roman" w:cs="Times New Roman"/>
        </w:rPr>
      </w:pPr>
      <w:r w:rsidRPr="2E260C7A">
        <w:rPr>
          <w:rFonts w:ascii="Times New Roman" w:hAnsi="Times New Roman" w:cs="Times New Roman"/>
        </w:rPr>
        <w:t xml:space="preserve">OECD. (2021). </w:t>
      </w:r>
      <w:r w:rsidRPr="2E260C7A">
        <w:rPr>
          <w:rFonts w:ascii="Times New Roman" w:hAnsi="Times New Roman" w:cs="Times New Roman"/>
          <w:i/>
          <w:iCs/>
        </w:rPr>
        <w:t>OECD recommendation on open science. OECD Publishing</w:t>
      </w:r>
      <w:r w:rsidRPr="2E260C7A">
        <w:rPr>
          <w:rFonts w:ascii="Times New Roman" w:hAnsi="Times New Roman" w:cs="Times New Roman"/>
        </w:rPr>
        <w:t xml:space="preserve">. </w:t>
      </w:r>
      <w:hyperlink r:id="rId136">
        <w:r w:rsidRPr="2E260C7A">
          <w:rPr>
            <w:rStyle w:val="Hipersaitas"/>
            <w:rFonts w:ascii="Times New Roman" w:hAnsi="Times New Roman" w:cs="Times New Roman"/>
            <w:color w:val="000000" w:themeColor="text1"/>
          </w:rPr>
          <w:t>https://doi.org/10.1787/1fda7b5e-en</w:t>
        </w:r>
      </w:hyperlink>
    </w:p>
    <w:p w:rsidRPr="00BB081A" w:rsidR="00866720" w:rsidP="007A6193" w:rsidRDefault="00866720" w14:paraId="2103B191" w14:textId="77777777">
      <w:pPr>
        <w:rPr>
          <w:rFonts w:ascii="Times New Roman" w:hAnsi="Times New Roman" w:cs="Times New Roman"/>
        </w:rPr>
      </w:pPr>
      <w:r w:rsidRPr="2E260C7A">
        <w:rPr>
          <w:rFonts w:ascii="Times New Roman" w:hAnsi="Times New Roman" w:cs="Times New Roman"/>
        </w:rPr>
        <w:t xml:space="preserve">Tenopir, C., Rice, N. M., Allard, S., Baird, L., Borycz, J., Christian, L., Grant, B., &amp; Sandusky, R. J. (2019). Data stewardship services in academic research libraries and scientific data centers. </w:t>
      </w:r>
      <w:r w:rsidRPr="2E260C7A">
        <w:rPr>
          <w:rFonts w:ascii="Times New Roman" w:hAnsi="Times New Roman" w:cs="Times New Roman"/>
          <w:i/>
          <w:iCs/>
        </w:rPr>
        <w:t>Journal of the Association for Information Science and Technology</w:t>
      </w:r>
      <w:r w:rsidRPr="2E260C7A">
        <w:rPr>
          <w:rFonts w:ascii="Times New Roman" w:hAnsi="Times New Roman" w:cs="Times New Roman"/>
        </w:rPr>
        <w:t xml:space="preserve">, 70(1), 43–54. </w:t>
      </w:r>
      <w:hyperlink r:id="rId137">
        <w:r w:rsidRPr="2E260C7A">
          <w:rPr>
            <w:rStyle w:val="Hipersaitas"/>
            <w:rFonts w:ascii="Times New Roman" w:hAnsi="Times New Roman" w:cs="Times New Roman"/>
            <w:color w:val="000000" w:themeColor="text1"/>
          </w:rPr>
          <w:t>https://doi.org/10.1002/asi.24117</w:t>
        </w:r>
      </w:hyperlink>
    </w:p>
    <w:p w:rsidRPr="00BB081A" w:rsidR="00866720" w:rsidP="007A6193" w:rsidRDefault="00866720" w14:paraId="0593C53B" w14:textId="77777777">
      <w:pPr>
        <w:rPr>
          <w:rFonts w:ascii="Times New Roman" w:hAnsi="Times New Roman" w:cs="Times New Roman"/>
        </w:rPr>
      </w:pPr>
    </w:p>
    <w:p w:rsidRPr="00BB081A" w:rsidR="00866720" w:rsidP="007A6193" w:rsidRDefault="00866720" w14:paraId="4E8EA72C" w14:textId="77777777">
      <w:pPr>
        <w:rPr>
          <w:rFonts w:ascii="Times New Roman" w:hAnsi="Times New Roman" w:cs="Times New Roman"/>
        </w:rPr>
      </w:pPr>
    </w:p>
    <w:p w:rsidRPr="00BB081A" w:rsidR="000E2A0D" w:rsidP="007A6193" w:rsidRDefault="000E2A0D" w14:paraId="0096F7D7" w14:textId="77777777">
      <w:pPr>
        <w:rPr>
          <w:rFonts w:ascii="Times New Roman" w:hAnsi="Times New Roman" w:cs="Times New Roman"/>
        </w:rPr>
      </w:pPr>
    </w:p>
    <w:p w:rsidRPr="00BB081A" w:rsidR="00D24274" w:rsidP="00024F82" w:rsidRDefault="00E07BBE" w14:paraId="710BD75F" w14:textId="4A5A65D5">
      <w:pPr>
        <w:pStyle w:val="Antrat1"/>
      </w:pPr>
      <w:bookmarkStart w:name="_Toc225450996" w:id="439"/>
      <w:r>
        <w:t>3</w:t>
      </w:r>
      <w:r w:rsidR="00D574BE">
        <w:t xml:space="preserve">. </w:t>
      </w:r>
      <w:r w:rsidR="00103912">
        <w:t>Mokslinių d</w:t>
      </w:r>
      <w:r w:rsidR="00D574BE">
        <w:t xml:space="preserve">uomenų </w:t>
      </w:r>
      <w:r w:rsidR="009062D8">
        <w:t>atvėrimui</w:t>
      </w:r>
      <w:r w:rsidR="00B2065B">
        <w:t>, tvarkymui</w:t>
      </w:r>
      <w:r w:rsidR="009062D8">
        <w:t xml:space="preserve"> ir </w:t>
      </w:r>
      <w:r w:rsidR="00D574BE">
        <w:t xml:space="preserve">priežiūrai reikalingos kompetencijos ir </w:t>
      </w:r>
      <w:r w:rsidR="00836C18">
        <w:t xml:space="preserve">žmogiškieji </w:t>
      </w:r>
      <w:commentRangeStart w:id="440"/>
      <w:r w:rsidR="00836C18">
        <w:t>ištekliai</w:t>
      </w:r>
      <w:r w:rsidR="00103912">
        <w:t>.</w:t>
      </w:r>
      <w:bookmarkEnd w:id="439"/>
      <w:commentRangeEnd w:id="440"/>
      <w:r w:rsidRPr="00BB081A" w:rsidR="00866720">
        <w:rPr>
          <w:rStyle w:val="Komentaronuoroda"/>
          <w:sz w:val="32"/>
          <w:szCs w:val="32"/>
        </w:rPr>
        <w:commentReference w:id="440"/>
      </w:r>
    </w:p>
    <w:p w:rsidRPr="00955FC3" w:rsidR="00836C18" w:rsidP="000E013E" w:rsidRDefault="00E07BBE" w14:paraId="51CFFDEA" w14:textId="3C738B3F">
      <w:pPr>
        <w:pStyle w:val="Antrat2"/>
        <w:rPr>
          <w:lang w:val="es-ES"/>
        </w:rPr>
      </w:pPr>
      <w:bookmarkStart w:name="_Toc225450997" w:id="441"/>
      <w:r>
        <w:t>3</w:t>
      </w:r>
      <w:r w:rsidR="00836C18">
        <w:t>.1</w:t>
      </w:r>
      <w:r w:rsidR="000E013E">
        <w:t>.</w:t>
      </w:r>
      <w:r w:rsidR="00836C18">
        <w:t xml:space="preserve"> EOSC ekosistemos dalyvių vaidmenys, kompetencijos ir jų ugdymas</w:t>
      </w:r>
      <w:bookmarkEnd w:id="441"/>
    </w:p>
    <w:p w:rsidRPr="00BB081A" w:rsidR="000E2A0D" w:rsidP="000E013E" w:rsidRDefault="000E2A0D" w14:paraId="00F2ECAC" w14:textId="77777777">
      <w:pPr>
        <w:pStyle w:val="Antrat2"/>
        <w:rPr>
          <w:rFonts w:ascii="Times New Roman" w:hAnsi="Times New Roman" w:cs="Times New Roman"/>
        </w:rPr>
      </w:pPr>
    </w:p>
    <w:p w:rsidRPr="00955FC3" w:rsidR="000E2A0D" w:rsidP="007A6193" w:rsidRDefault="000E2A0D" w14:paraId="06417A7F" w14:textId="416D8110">
      <w:pPr>
        <w:rPr>
          <w:rFonts w:ascii="Times New Roman" w:hAnsi="Times New Roman" w:cs="Times New Roman"/>
          <w:lang w:val="es-ES"/>
        </w:rPr>
      </w:pPr>
      <w:commentRangeStart w:id="442"/>
      <w:r w:rsidRPr="2E260C7A">
        <w:rPr>
          <w:rFonts w:ascii="Times New Roman" w:hAnsi="Times New Roman" w:cs="Times New Roman"/>
        </w:rPr>
        <w:t xml:space="preserve">EOSC nuolatinės </w:t>
      </w:r>
      <w:r w:rsidR="002A7F48">
        <w:rPr>
          <w:rFonts w:ascii="Times New Roman" w:hAnsi="Times New Roman" w:cs="Times New Roman"/>
        </w:rPr>
        <w:t>AM</w:t>
      </w:r>
      <w:r w:rsidRPr="2E260C7A">
        <w:rPr>
          <w:rFonts w:ascii="Times New Roman" w:hAnsi="Times New Roman" w:cs="Times New Roman"/>
        </w:rPr>
        <w:t xml:space="preserve"> ekspertų grupės veikla nukreipta į klausimus susijusius su EOSC aktualių gebėjimų ugdymu, mokymų organizavimu, skatinimu, pripažinimu ir plėtra (angl. </w:t>
      </w:r>
      <w:r w:rsidRPr="2E260C7A">
        <w:rPr>
          <w:rFonts w:ascii="Times New Roman" w:hAnsi="Times New Roman" w:cs="Times New Roman"/>
          <w:i/>
          <w:iCs/>
        </w:rPr>
        <w:t>OA Expert Group: Skills, Training, Rewards, Recognition and Upscalin</w:t>
      </w:r>
      <w:r w:rsidRPr="2E260C7A">
        <w:rPr>
          <w:rFonts w:ascii="Times New Roman" w:hAnsi="Times New Roman" w:cs="Times New Roman"/>
        </w:rPr>
        <w:t xml:space="preserve">g). Su mokymais susijusios veiklos taip pat vykdomos </w:t>
      </w:r>
      <w:r w:rsidRPr="2E260C7A">
        <w:rPr>
          <w:rFonts w:ascii="Times New Roman" w:hAnsi="Times New Roman" w:cs="Times New Roman"/>
          <w:highlight w:val="yellow"/>
        </w:rPr>
        <w:t>mazgų</w:t>
      </w:r>
      <w:r w:rsidRPr="2E260C7A">
        <w:rPr>
          <w:rFonts w:ascii="Times New Roman" w:hAnsi="Times New Roman" w:cs="Times New Roman"/>
        </w:rPr>
        <w:t xml:space="preserve"> koordinavimo komitete. EOSC darbo grupėje diskutuojama dėl EOSC akademijos vaidmens ir indėlio EOSC federacijoje. Tarp prioritetų yra siekis sukurti EOSC akademijos struktūrą ir suformuoti veiklas įgalinančias dalijimąsi </w:t>
      </w:r>
      <w:commentRangeStart w:id="443"/>
      <w:r w:rsidRPr="2E260C7A" w:rsidR="00AA2D38">
        <w:rPr>
          <w:rFonts w:ascii="Times New Roman" w:hAnsi="Times New Roman" w:cs="Times New Roman"/>
        </w:rPr>
        <w:t>airtime</w:t>
      </w:r>
      <w:commentRangeEnd w:id="443"/>
      <w:r w:rsidRPr="2E260C7A" w:rsidR="00246964">
        <w:rPr>
          <w:rStyle w:val="Komentaronuoroda"/>
          <w:rFonts w:ascii="Times New Roman" w:hAnsi="Times New Roman" w:cs="Times New Roman"/>
          <w:sz w:val="24"/>
          <w:szCs w:val="24"/>
        </w:rPr>
        <w:commentReference w:id="443"/>
      </w:r>
      <w:r w:rsidRPr="2E260C7A">
        <w:rPr>
          <w:rFonts w:ascii="Times New Roman" w:hAnsi="Times New Roman" w:cs="Times New Roman"/>
        </w:rPr>
        <w:t xml:space="preserve"> tarp EOSC </w:t>
      </w:r>
      <w:r w:rsidRPr="2E260C7A">
        <w:rPr>
          <w:rFonts w:ascii="Times New Roman" w:hAnsi="Times New Roman" w:cs="Times New Roman"/>
          <w:highlight w:val="yellow"/>
        </w:rPr>
        <w:t>mazgų</w:t>
      </w:r>
      <w:r w:rsidRPr="2E260C7A">
        <w:rPr>
          <w:rFonts w:ascii="Times New Roman" w:hAnsi="Times New Roman" w:cs="Times New Roman"/>
        </w:rPr>
        <w:t xml:space="preserve">, mokymų integravimas į EOSC federaciją užtikrinant kompetencijos centrų, kitų mokymų teikėjų ir EOSC </w:t>
      </w:r>
      <w:r w:rsidRPr="2E260C7A">
        <w:rPr>
          <w:rFonts w:ascii="Times New Roman" w:hAnsi="Times New Roman" w:cs="Times New Roman"/>
          <w:highlight w:val="yellow"/>
        </w:rPr>
        <w:t>mazgų</w:t>
      </w:r>
      <w:r w:rsidRPr="2E260C7A">
        <w:rPr>
          <w:rFonts w:ascii="Times New Roman" w:hAnsi="Times New Roman" w:cs="Times New Roman"/>
        </w:rPr>
        <w:t xml:space="preserve"> sinergiją, taip pat siekiama </w:t>
      </w:r>
      <w:r w:rsidRPr="2E260C7A">
        <w:rPr>
          <w:rFonts w:ascii="Times New Roman" w:hAnsi="Times New Roman" w:cs="Times New Roman"/>
        </w:rPr>
        <w:t>pagerinti mokymų medžiagos paiešką. Darbo grupės veiklos taip pat apima EOSC kompetencijų ugdymo ir mokymų gairių kūrimą, ankstesnių rekomendacijų konsolidavimą. Rengiamas naujos kompetencijų ir mokymo darbo grupės veiklos programos projektas.</w:t>
      </w:r>
      <w:commentRangeEnd w:id="442"/>
      <w:r w:rsidRPr="00955FC3">
        <w:rPr>
          <w:rStyle w:val="Komentaronuoroda"/>
          <w:rFonts w:ascii="Times New Roman" w:hAnsi="Times New Roman" w:cs="Times New Roman"/>
          <w:sz w:val="24"/>
          <w:szCs w:val="24"/>
          <w:lang w:val="es-ES"/>
        </w:rPr>
        <w:commentReference w:id="442"/>
      </w:r>
    </w:p>
    <w:p w:rsidRPr="00955FC3" w:rsidR="000E2A0D" w:rsidP="007A6193" w:rsidRDefault="000E2A0D" w14:paraId="19050958" w14:textId="5D34C940">
      <w:pPr>
        <w:rPr>
          <w:rFonts w:ascii="Times New Roman" w:hAnsi="Times New Roman" w:cs="Times New Roman"/>
          <w:lang w:val="es-ES"/>
        </w:rPr>
      </w:pPr>
      <w:r w:rsidRPr="00955FC3">
        <w:rPr>
          <w:rFonts w:ascii="Times New Roman" w:hAnsi="Times New Roman" w:cs="Times New Roman"/>
          <w:lang w:val="es-ES"/>
        </w:rPr>
        <w:tab/>
      </w:r>
      <w:r w:rsidRPr="00955FC3">
        <w:rPr>
          <w:rFonts w:ascii="Times New Roman" w:hAnsi="Times New Roman" w:cs="Times New Roman"/>
          <w:lang w:val="es-ES"/>
        </w:rPr>
        <w:t xml:space="preserve">Siekiant sukurti EOSC kompetencijų ir gebėjimų ugdymo sistemą, 2020 m. buvo sukurta EOSC gebėjimų ir mokymo darbo grupė (angl. </w:t>
      </w:r>
      <w:r w:rsidRPr="2E260C7A">
        <w:rPr>
          <w:rFonts w:ascii="Times New Roman" w:hAnsi="Times New Roman" w:cs="Times New Roman"/>
          <w:i/>
          <w:iCs/>
          <w:lang w:val="es-ES"/>
        </w:rPr>
        <w:t>WG Skills and Training</w:t>
      </w:r>
      <w:r w:rsidRPr="00955FC3">
        <w:rPr>
          <w:rFonts w:ascii="Times New Roman" w:hAnsi="Times New Roman" w:cs="Times New Roman"/>
          <w:lang w:val="es-ES"/>
        </w:rPr>
        <w:t>). Darbo grupė daugiausia dėmesio skyrė keturioms prioritetinėms sritims: naujos kartos FAIR ir atvirosios mokslo specialistų ugdym</w:t>
      </w:r>
      <w:ins w:author="Gintė Medzvieckaitė" w:date="2026-03-04T12:55:00Z" w:id="444">
        <w:r w:rsidRPr="2E260C7A" w:rsidR="497DE351">
          <w:rPr>
            <w:rFonts w:ascii="Times New Roman" w:hAnsi="Times New Roman" w:cs="Times New Roman"/>
          </w:rPr>
          <w:t>ui</w:t>
        </w:r>
      </w:ins>
      <w:r w:rsidRPr="00955FC3">
        <w:rPr>
          <w:rFonts w:ascii="Times New Roman" w:hAnsi="Times New Roman" w:cs="Times New Roman"/>
          <w:lang w:val="es-ES"/>
        </w:rPr>
        <w:t>; bendradarbiavim</w:t>
      </w:r>
      <w:ins w:author="Gintė Medzvieckaitė" w:date="2026-03-04T12:55:00Z" w:id="445">
        <w:r w:rsidRPr="2E260C7A" w:rsidR="4DCCE61C">
          <w:rPr>
            <w:rFonts w:ascii="Times New Roman" w:hAnsi="Times New Roman" w:cs="Times New Roman"/>
          </w:rPr>
          <w:t>ui</w:t>
        </w:r>
      </w:ins>
      <w:r w:rsidRPr="00955FC3">
        <w:rPr>
          <w:rFonts w:ascii="Times New Roman" w:hAnsi="Times New Roman" w:cs="Times New Roman"/>
          <w:lang w:val="es-ES"/>
        </w:rPr>
        <w:t xml:space="preserve"> siekiant stiprinti skaitmeninius įgūdžius FAIR ir atvirosios mokslo srityje Europoje; patikimo ir ilgalaikio federacinio žinių centro, kuriame būtų kaupiami mokymosi ir mokymo ištekliai bei susiję įrankiai, kūrim</w:t>
      </w:r>
      <w:ins w:author="Gintė Medzvieckaitė" w:date="2026-03-04T12:55:00Z" w:id="446">
        <w:r w:rsidRPr="2E260C7A" w:rsidR="675B6AEF">
          <w:rPr>
            <w:rFonts w:ascii="Times New Roman" w:hAnsi="Times New Roman" w:cs="Times New Roman"/>
          </w:rPr>
          <w:t>ui</w:t>
        </w:r>
      </w:ins>
      <w:r w:rsidRPr="00955FC3">
        <w:rPr>
          <w:rFonts w:ascii="Times New Roman" w:hAnsi="Times New Roman" w:cs="Times New Roman"/>
          <w:lang w:val="es-ES"/>
        </w:rPr>
        <w:t xml:space="preserve">; </w:t>
      </w:r>
      <w:commentRangeStart w:id="447"/>
      <w:r w:rsidRPr="00955FC3">
        <w:rPr>
          <w:rFonts w:ascii="Times New Roman" w:hAnsi="Times New Roman" w:cs="Times New Roman"/>
          <w:lang w:val="es-ES"/>
        </w:rPr>
        <w:t>siekis daryti įtaką šalių atvirojo mokslo politikai kompetencijų ugdymo srityje remiant šios srities strateginius lyderius (European Commission, 2021)</w:t>
      </w:r>
      <w:commentRangeEnd w:id="447"/>
      <w:r w:rsidRPr="00955FC3">
        <w:rPr>
          <w:rStyle w:val="Komentaronuoroda"/>
          <w:rFonts w:ascii="Times New Roman" w:hAnsi="Times New Roman" w:cs="Times New Roman"/>
          <w:sz w:val="24"/>
          <w:szCs w:val="24"/>
          <w:lang w:val="es-ES"/>
        </w:rPr>
        <w:commentReference w:id="447"/>
      </w:r>
      <w:r w:rsidRPr="00955FC3">
        <w:rPr>
          <w:rFonts w:ascii="Times New Roman" w:hAnsi="Times New Roman" w:cs="Times New Roman"/>
          <w:lang w:val="es-ES"/>
        </w:rPr>
        <w:t>.</w:t>
      </w:r>
    </w:p>
    <w:p w:rsidRPr="00955FC3" w:rsidR="000E2A0D" w:rsidP="007A6193" w:rsidRDefault="000E2A0D" w14:paraId="71443913" w14:textId="4A82A665">
      <w:pPr>
        <w:rPr>
          <w:rFonts w:ascii="Times New Roman" w:hAnsi="Times New Roman" w:cs="Times New Roman"/>
          <w:lang w:val="es-ES"/>
        </w:rPr>
      </w:pPr>
      <w:commentRangeStart w:id="448"/>
      <w:commentRangeStart w:id="449"/>
      <w:r w:rsidRPr="00955FC3">
        <w:rPr>
          <w:rFonts w:ascii="Times New Roman" w:hAnsi="Times New Roman" w:cs="Times New Roman"/>
          <w:lang w:val="es-ES"/>
        </w:rPr>
        <w:t xml:space="preserve">Siekiant įgyvendinti EOSC viziją, reikalinga nuosekli kompetencijų ugdymo ir mokymų strategija, užtikrinanti FAIR principų ir </w:t>
      </w:r>
      <w:r w:rsidR="00246964">
        <w:rPr>
          <w:rFonts w:ascii="Times New Roman" w:hAnsi="Times New Roman" w:cs="Times New Roman"/>
          <w:lang w:val="es-ES"/>
        </w:rPr>
        <w:t>AM</w:t>
      </w:r>
      <w:r w:rsidRPr="00955FC3">
        <w:rPr>
          <w:rFonts w:ascii="Times New Roman" w:hAnsi="Times New Roman" w:cs="Times New Roman"/>
          <w:lang w:val="es-ES"/>
        </w:rPr>
        <w:t xml:space="preserve"> praktikų plėtrą bei inovacijas. Iššūkiu išlieka skaitmeninių kompetencijų specialistų parengimas ir Europos lyderystė </w:t>
      </w:r>
      <w:r w:rsidR="00246964">
        <w:rPr>
          <w:rFonts w:ascii="Times New Roman" w:hAnsi="Times New Roman" w:cs="Times New Roman"/>
          <w:lang w:val="es-ES"/>
        </w:rPr>
        <w:t>AM</w:t>
      </w:r>
      <w:r w:rsidRPr="00955FC3">
        <w:rPr>
          <w:rFonts w:ascii="Times New Roman" w:hAnsi="Times New Roman" w:cs="Times New Roman"/>
          <w:lang w:val="es-ES"/>
        </w:rPr>
        <w:t xml:space="preserve"> srityje. 2021 m. parengtoje EOSC kompetencijų ir mokymų darbo grupės ataskaitoje (</w:t>
      </w:r>
      <w:r w:rsidRPr="00955FC3">
        <w:rPr>
          <w:rFonts w:ascii="Times New Roman" w:hAnsi="Times New Roman" w:cs="Times New Roman"/>
          <w:shd w:val="clear" w:color="auto" w:fill="FFFFFF"/>
          <w:lang w:val="es-ES"/>
        </w:rPr>
        <w:t xml:space="preserve">European Commission et al., 2021) įvardijami </w:t>
      </w:r>
      <w:r w:rsidRPr="00955FC3">
        <w:rPr>
          <w:rFonts w:ascii="Times New Roman" w:hAnsi="Times New Roman" w:cs="Times New Roman"/>
          <w:lang w:val="es-ES"/>
        </w:rPr>
        <w:t xml:space="preserve">EOSC ekosistemos dalyviai, atsakingi už mokymus bei pagalbą tyrėjams ir EOSC </w:t>
      </w:r>
      <w:r w:rsidR="00246964">
        <w:rPr>
          <w:rFonts w:ascii="Times New Roman" w:hAnsi="Times New Roman" w:cs="Times New Roman"/>
          <w:lang w:val="es-ES"/>
        </w:rPr>
        <w:t>mazgo</w:t>
      </w:r>
      <w:r w:rsidRPr="00955FC3">
        <w:rPr>
          <w:rFonts w:ascii="Times New Roman" w:hAnsi="Times New Roman" w:cs="Times New Roman"/>
          <w:lang w:val="es-ES"/>
        </w:rPr>
        <w:t xml:space="preserve"> atstovams, kurių kompetencijų ugdymui turi būti skiriamas dėmesys. Tarp jų svarbu paminėti duomenų bibliotekininkus, duomenų tvarkytojus, duomenų stiuardus, EOSC mokymų vykdytojus ir kt., pavaizduotus </w:t>
      </w:r>
      <w:r w:rsidRPr="00955FC3">
        <w:rPr>
          <w:rFonts w:ascii="Times New Roman" w:hAnsi="Times New Roman" w:cs="Times New Roman"/>
          <w:highlight w:val="yellow"/>
          <w:lang w:val="es-ES"/>
        </w:rPr>
        <w:t>X</w:t>
      </w:r>
      <w:r w:rsidRPr="00955FC3">
        <w:rPr>
          <w:rFonts w:ascii="Times New Roman" w:hAnsi="Times New Roman" w:cs="Times New Roman"/>
          <w:lang w:val="es-ES"/>
        </w:rPr>
        <w:t xml:space="preserve"> paveiksle. </w:t>
      </w:r>
      <w:commentRangeEnd w:id="448"/>
      <w:r w:rsidRPr="00955FC3">
        <w:rPr>
          <w:rStyle w:val="Komentaronuoroda"/>
          <w:rFonts w:ascii="Times New Roman" w:hAnsi="Times New Roman" w:cs="Times New Roman"/>
          <w:sz w:val="24"/>
          <w:szCs w:val="24"/>
          <w:lang w:val="es-ES"/>
        </w:rPr>
        <w:commentReference w:id="448"/>
      </w:r>
      <w:commentRangeEnd w:id="449"/>
      <w:r>
        <w:rPr>
          <w:rStyle w:val="CommentReference"/>
        </w:rPr>
        <w:commentReference w:id="449"/>
      </w:r>
    </w:p>
    <w:p w:rsidRPr="00955FC3" w:rsidR="000E2A0D" w:rsidP="007A6193" w:rsidRDefault="000E2A0D" w14:paraId="614E9260" w14:textId="77777777">
      <w:pPr>
        <w:rPr>
          <w:rFonts w:ascii="Times New Roman" w:hAnsi="Times New Roman" w:cs="Times New Roman"/>
          <w:lang w:val="es-ES"/>
        </w:rPr>
      </w:pPr>
      <w:r w:rsidRPr="00955FC3">
        <w:rPr>
          <w:rFonts w:ascii="Times New Roman" w:hAnsi="Times New Roman" w:cs="Times New Roman"/>
          <w:lang w:val="es-ES"/>
        </w:rPr>
        <w:tab/>
      </w:r>
      <w:commentRangeStart w:id="450"/>
      <w:commentRangeStart w:id="451"/>
      <w:r w:rsidRPr="00955FC3">
        <w:rPr>
          <w:rFonts w:ascii="Times New Roman" w:hAnsi="Times New Roman" w:cs="Times New Roman"/>
          <w:lang w:val="es-ES"/>
        </w:rPr>
        <w:t xml:space="preserve">Darbo </w:t>
      </w:r>
      <w:commentRangeEnd w:id="451"/>
      <w:r w:rsidRPr="00955FC3" w:rsidR="009A7C03">
        <w:rPr>
          <w:rStyle w:val="Komentaronuoroda"/>
          <w:rFonts w:ascii="Times New Roman" w:hAnsi="Times New Roman" w:cs="Times New Roman"/>
          <w:sz w:val="24"/>
          <w:szCs w:val="24"/>
          <w:lang w:val="es-ES"/>
        </w:rPr>
        <w:commentReference w:id="451"/>
      </w:r>
      <w:r w:rsidRPr="00955FC3">
        <w:rPr>
          <w:rFonts w:ascii="Times New Roman" w:hAnsi="Times New Roman" w:cs="Times New Roman"/>
          <w:lang w:val="es-ES"/>
        </w:rPr>
        <w:t xml:space="preserve">grupė </w:t>
      </w:r>
      <w:commentRangeEnd w:id="450"/>
      <w:r w:rsidRPr="00955FC3" w:rsidR="009A7C03">
        <w:rPr>
          <w:rStyle w:val="Komentaronuoroda"/>
          <w:rFonts w:ascii="Times New Roman" w:hAnsi="Times New Roman" w:cs="Times New Roman"/>
          <w:sz w:val="24"/>
          <w:szCs w:val="24"/>
          <w:lang w:val="es-ES"/>
        </w:rPr>
        <w:commentReference w:id="450"/>
      </w:r>
      <w:r w:rsidRPr="00955FC3">
        <w:rPr>
          <w:rFonts w:ascii="Times New Roman" w:hAnsi="Times New Roman" w:cs="Times New Roman"/>
          <w:lang w:val="es-ES"/>
        </w:rPr>
        <w:t>parengė EOSC kompetencijų struktūrą, vadovavosi su duomenų tvarkysena ir valdysena susijusių kompetencijų, mokslinių tyrimų duomenų valdymo, atvirojo mokslo ir FAIR duomenų srityse ugdymu, dokumentais:</w:t>
      </w:r>
    </w:p>
    <w:p w:rsidRPr="00BB081A" w:rsidR="000E2A0D" w:rsidP="007A6193" w:rsidRDefault="000E2A0D" w14:paraId="1E524C1C" w14:textId="77777777">
      <w:pPr>
        <w:rPr>
          <w:rFonts w:ascii="Times New Roman" w:hAnsi="Times New Roman" w:cs="Times New Roman"/>
        </w:rPr>
      </w:pPr>
      <w:r w:rsidRPr="2E260C7A">
        <w:rPr>
          <w:rFonts w:ascii="Times New Roman" w:hAnsi="Times New Roman" w:cs="Times New Roman"/>
        </w:rPr>
        <w:t>S</w:t>
      </w:r>
      <w:commentRangeStart w:id="452"/>
      <w:r w:rsidRPr="2E260C7A">
        <w:rPr>
          <w:rFonts w:ascii="Times New Roman" w:hAnsi="Times New Roman" w:cs="Times New Roman"/>
        </w:rPr>
        <w:t xml:space="preserve">kaitmeninės kompetencijos ir pajėgumų stiprinimas duomenimis grįstame moksle (angl. </w:t>
      </w:r>
      <w:r w:rsidRPr="2E260C7A">
        <w:rPr>
          <w:rFonts w:ascii="Times New Roman" w:hAnsi="Times New Roman" w:cs="Times New Roman"/>
          <w:i/>
          <w:iCs/>
        </w:rPr>
        <w:t>Building digital workforce capacity and skills for data-intensive science</w:t>
      </w:r>
      <w:r w:rsidRPr="2E260C7A">
        <w:rPr>
          <w:rFonts w:ascii="Times New Roman" w:hAnsi="Times New Roman" w:cs="Times New Roman"/>
        </w:rPr>
        <w:t>) (OECD, 2020)</w:t>
      </w:r>
    </w:p>
    <w:p w:rsidRPr="00BB081A" w:rsidR="000E2A0D" w:rsidP="007A6193" w:rsidRDefault="000E2A0D" w14:paraId="563EA2D7" w14:textId="77777777">
      <w:pPr>
        <w:rPr>
          <w:rFonts w:ascii="Times New Roman" w:hAnsi="Times New Roman" w:cs="Times New Roman"/>
        </w:rPr>
      </w:pPr>
      <w:r w:rsidRPr="2E260C7A">
        <w:rPr>
          <w:rFonts w:ascii="Times New Roman" w:hAnsi="Times New Roman" w:cs="Times New Roman"/>
        </w:rPr>
        <w:t xml:space="preserve">EOSCpilot FAIR4S kompetencijų ir gebėjimų struktūra (angl. </w:t>
      </w:r>
      <w:r w:rsidRPr="2E260C7A">
        <w:rPr>
          <w:rFonts w:ascii="Times New Roman" w:hAnsi="Times New Roman" w:cs="Times New Roman"/>
          <w:i/>
          <w:iCs/>
        </w:rPr>
        <w:t>EOSCpilot FAIR4S Framework)</w:t>
      </w:r>
      <w:r w:rsidRPr="2E260C7A">
        <w:rPr>
          <w:rFonts w:ascii="Times New Roman" w:hAnsi="Times New Roman" w:cs="Times New Roman"/>
        </w:rPr>
        <w:t xml:space="preserve"> (FAIR4S, 2019)</w:t>
      </w:r>
    </w:p>
    <w:p w:rsidRPr="00BB081A" w:rsidR="000E2A0D" w:rsidP="007A6193" w:rsidRDefault="000E2A0D" w14:paraId="3BF9F5B0" w14:textId="77777777">
      <w:pPr>
        <w:rPr>
          <w:rFonts w:ascii="Times New Roman" w:hAnsi="Times New Roman" w:cs="Times New Roman"/>
        </w:rPr>
      </w:pPr>
      <w:r w:rsidRPr="2E260C7A">
        <w:rPr>
          <w:rFonts w:ascii="Times New Roman" w:hAnsi="Times New Roman" w:cs="Times New Roman"/>
        </w:rPr>
        <w:t xml:space="preserve">Duomenų kompetencijų struktūra (angl. </w:t>
      </w:r>
      <w:r w:rsidRPr="2E260C7A">
        <w:rPr>
          <w:rFonts w:ascii="Times New Roman" w:hAnsi="Times New Roman" w:cs="Times New Roman"/>
          <w:i/>
          <w:iCs/>
        </w:rPr>
        <w:t>Data Skills Framework</w:t>
      </w:r>
      <w:r w:rsidRPr="2E260C7A">
        <w:rPr>
          <w:rFonts w:ascii="Times New Roman" w:hAnsi="Times New Roman" w:cs="Times New Roman"/>
        </w:rPr>
        <w:t>) (Open Data Institute, 2020)</w:t>
      </w:r>
    </w:p>
    <w:p w:rsidRPr="00BB081A" w:rsidR="000E2A0D" w:rsidP="007A6193" w:rsidRDefault="000E2A0D" w14:paraId="7F5323C5" w14:textId="77777777">
      <w:pPr>
        <w:rPr>
          <w:rFonts w:ascii="Times New Roman" w:hAnsi="Times New Roman" w:cs="Times New Roman"/>
        </w:rPr>
      </w:pPr>
      <w:r w:rsidRPr="2E260C7A">
        <w:rPr>
          <w:rFonts w:ascii="Times New Roman" w:hAnsi="Times New Roman" w:cs="Times New Roman"/>
        </w:rPr>
        <w:t xml:space="preserve">EDISON duomenų mokslo struktūra (angl. </w:t>
      </w:r>
      <w:r w:rsidRPr="2E260C7A">
        <w:rPr>
          <w:rFonts w:ascii="Times New Roman" w:hAnsi="Times New Roman" w:cs="Times New Roman"/>
          <w:i/>
          <w:iCs/>
        </w:rPr>
        <w:t>EDISON Data Science Framework) (Demchenko et al., 2017)</w:t>
      </w:r>
    </w:p>
    <w:p w:rsidRPr="00BB081A" w:rsidR="000E2A0D" w:rsidP="007A6193" w:rsidRDefault="000E2A0D" w14:paraId="33903DAB" w14:textId="77777777">
      <w:pPr>
        <w:rPr>
          <w:rFonts w:ascii="Times New Roman" w:hAnsi="Times New Roman" w:cs="Times New Roman"/>
          <w:lang w:val="en-US"/>
        </w:rPr>
      </w:pPr>
      <w:r w:rsidRPr="2E260C7A">
        <w:rPr>
          <w:rFonts w:ascii="Times New Roman" w:hAnsi="Times New Roman" w:cs="Times New Roman"/>
        </w:rPr>
        <w:t xml:space="preserve">DigComp (European Commission Joint Research Centre, 2018) </w:t>
      </w:r>
      <w:commentRangeEnd w:id="452"/>
      <w:r w:rsidRPr="00BB081A">
        <w:rPr>
          <w:rStyle w:val="Komentaronuoroda"/>
          <w:rFonts w:ascii="Times New Roman" w:hAnsi="Times New Roman" w:cs="Times New Roman"/>
          <w:sz w:val="24"/>
          <w:szCs w:val="24"/>
          <w:lang w:val="en-US"/>
        </w:rPr>
        <w:commentReference w:id="452"/>
      </w:r>
    </w:p>
    <w:p w:rsidRPr="00BB081A" w:rsidR="000E2A0D" w:rsidP="007A6193" w:rsidRDefault="000E2A0D" w14:paraId="3F9AA1C3" w14:textId="77777777">
      <w:pPr>
        <w:rPr>
          <w:rFonts w:ascii="Times New Roman" w:hAnsi="Times New Roman" w:cs="Times New Roman"/>
        </w:rPr>
      </w:pPr>
      <w:commentRangeStart w:id="453"/>
      <w:r w:rsidRPr="2E260C7A">
        <w:rPr>
          <w:rFonts w:ascii="Times New Roman" w:hAnsi="Times New Roman" w:cs="Times New Roman"/>
        </w:rPr>
        <w:t>Darbo grupė taip pat išanalizavo ir įvertino</w:t>
      </w:r>
      <w:commentRangeEnd w:id="453"/>
      <w:r w:rsidRPr="2E260C7A">
        <w:rPr>
          <w:rStyle w:val="Komentaronuoroda"/>
          <w:rFonts w:ascii="Times New Roman" w:hAnsi="Times New Roman" w:cs="Times New Roman"/>
          <w:sz w:val="24"/>
          <w:szCs w:val="24"/>
        </w:rPr>
        <w:commentReference w:id="453"/>
      </w:r>
      <w:r w:rsidRPr="2E260C7A">
        <w:rPr>
          <w:rFonts w:ascii="Times New Roman" w:hAnsi="Times New Roman" w:cs="Times New Roman"/>
        </w:rPr>
        <w:t xml:space="preserve"> keleto konkrečių šalių duomenų stiuardų ir susijusių kompetencijų ugdymo programų reikalavimus: </w:t>
      </w:r>
    </w:p>
    <w:p w:rsidRPr="00BB081A" w:rsidR="000E2A0D" w:rsidP="007A6193" w:rsidRDefault="000E2A0D" w14:paraId="2A3C8B1C" w14:textId="77777777">
      <w:pPr>
        <w:rPr>
          <w:rFonts w:ascii="Times New Roman" w:hAnsi="Times New Roman" w:cs="Times New Roman"/>
        </w:rPr>
      </w:pPr>
      <w:commentRangeStart w:id="454"/>
      <w:r w:rsidRPr="2E260C7A">
        <w:rPr>
          <w:rFonts w:ascii="Times New Roman" w:hAnsi="Times New Roman" w:cs="Times New Roman"/>
        </w:rPr>
        <w:t xml:space="preserve">National Coordination of Data Steward Education in Denmark (Wildgaard et al., 2020) </w:t>
      </w:r>
    </w:p>
    <w:p w:rsidRPr="00BB081A" w:rsidR="000E2A0D" w:rsidP="007A6193" w:rsidRDefault="000E2A0D" w14:paraId="6FB17FC5" w14:textId="77777777">
      <w:pPr>
        <w:rPr>
          <w:rFonts w:ascii="Times New Roman" w:hAnsi="Times New Roman" w:cs="Times New Roman"/>
        </w:rPr>
      </w:pPr>
      <w:r w:rsidRPr="2E260C7A">
        <w:rPr>
          <w:rFonts w:ascii="Times New Roman" w:hAnsi="Times New Roman" w:cs="Times New Roman"/>
        </w:rPr>
        <w:t>Towards a community endorsed data steward profession description for life science research (Scholtens et al., 2019).</w:t>
      </w:r>
    </w:p>
    <w:p w:rsidRPr="00BB081A" w:rsidR="000E2A0D" w:rsidP="007A6193" w:rsidRDefault="000E2A0D" w14:paraId="077F972A" w14:textId="77777777">
      <w:pPr>
        <w:rPr>
          <w:rFonts w:ascii="Times New Roman" w:hAnsi="Times New Roman" w:cs="Times New Roman"/>
        </w:rPr>
      </w:pPr>
      <w:commentRangeEnd w:id="454"/>
      <w:r w:rsidRPr="00BB081A">
        <w:rPr>
          <w:rStyle w:val="Komentaronuoroda"/>
          <w:rFonts w:ascii="Times New Roman" w:hAnsi="Times New Roman" w:cs="Times New Roman"/>
          <w:sz w:val="24"/>
          <w:szCs w:val="24"/>
        </w:rPr>
        <w:commentReference w:id="454"/>
      </w:r>
    </w:p>
    <w:p w:rsidRPr="00BB081A" w:rsidR="000E2A0D" w:rsidP="007A6193" w:rsidRDefault="000E2A0D" w14:paraId="44D6DDA1" w14:textId="77777777">
      <w:pPr>
        <w:rPr>
          <w:rFonts w:ascii="Times New Roman" w:hAnsi="Times New Roman" w:cs="Times New Roman"/>
        </w:rPr>
      </w:pPr>
      <w:r>
        <w:rPr>
          <w:noProof/>
        </w:rPr>
        <w:drawing>
          <wp:inline distT="0" distB="0" distL="0" distR="0" wp14:anchorId="54BD7152" wp14:editId="7A519385">
            <wp:extent cx="5731510" cy="3945255"/>
            <wp:effectExtent l="0" t="0" r="2540" b="0"/>
            <wp:docPr id="1381097255" name="Picture 138109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1510" cy="3945255"/>
                    </a:xfrm>
                    <a:prstGeom prst="rect">
                      <a:avLst/>
                    </a:prstGeom>
                  </pic:spPr>
                </pic:pic>
              </a:graphicData>
            </a:graphic>
          </wp:inline>
        </w:drawing>
      </w:r>
    </w:p>
    <w:p w:rsidRPr="00955FC3" w:rsidR="000E2A0D" w:rsidP="007A6193" w:rsidRDefault="000E2A0D" w14:paraId="02014C3F" w14:textId="77777777">
      <w:pPr>
        <w:rPr>
          <w:rFonts w:ascii="Times New Roman" w:hAnsi="Times New Roman" w:cs="Times New Roman"/>
          <w:lang w:val="es-ES"/>
        </w:rPr>
      </w:pPr>
      <w:r w:rsidRPr="2E260C7A">
        <w:rPr>
          <w:rFonts w:ascii="Times New Roman" w:hAnsi="Times New Roman" w:cs="Times New Roman"/>
          <w:highlight w:val="yellow"/>
        </w:rPr>
        <w:t>X</w:t>
      </w:r>
      <w:r w:rsidRPr="2E260C7A">
        <w:rPr>
          <w:rFonts w:ascii="Times New Roman" w:hAnsi="Times New Roman" w:cs="Times New Roman"/>
        </w:rPr>
        <w:t xml:space="preserve"> pav. </w:t>
      </w:r>
      <w:commentRangeStart w:id="455"/>
      <w:r w:rsidRPr="2E260C7A">
        <w:rPr>
          <w:rFonts w:ascii="Times New Roman" w:hAnsi="Times New Roman" w:cs="Times New Roman"/>
        </w:rPr>
        <w:t>EOSC ekosistemos dalyvių struktūra</w:t>
      </w:r>
      <w:commentRangeEnd w:id="455"/>
      <w:r w:rsidRPr="00955FC3">
        <w:rPr>
          <w:rStyle w:val="Komentaronuoroda"/>
          <w:rFonts w:ascii="Times New Roman" w:hAnsi="Times New Roman" w:cs="Times New Roman"/>
          <w:sz w:val="24"/>
          <w:szCs w:val="24"/>
          <w:lang w:val="es-ES"/>
        </w:rPr>
        <w:commentReference w:id="455"/>
      </w:r>
    </w:p>
    <w:p w:rsidRPr="00955FC3" w:rsidR="008C0AC0" w:rsidP="007A6193" w:rsidRDefault="008C0AC0" w14:paraId="0C1332C3" w14:textId="77777777">
      <w:pPr>
        <w:rPr>
          <w:rFonts w:ascii="Times New Roman" w:hAnsi="Times New Roman" w:cs="Times New Roman"/>
          <w:lang w:val="es-ES"/>
        </w:rPr>
      </w:pPr>
    </w:p>
    <w:p w:rsidR="000E2A0D" w:rsidP="007A6193" w:rsidRDefault="000E2A0D" w14:paraId="06D6CFCD" w14:textId="55716471">
      <w:pPr>
        <w:rPr>
          <w:rFonts w:ascii="Times New Roman" w:hAnsi="Times New Roman" w:cs="Times New Roman"/>
        </w:rPr>
      </w:pPr>
      <w:commentRangeStart w:id="456"/>
      <w:r w:rsidRPr="2E260C7A">
        <w:rPr>
          <w:rFonts w:ascii="Times New Roman" w:hAnsi="Times New Roman" w:cs="Times New Roman"/>
        </w:rPr>
        <w:t xml:space="preserve">EOSC ekosistemos </w:t>
      </w:r>
      <w:commentRangeEnd w:id="456"/>
      <w:r w:rsidRPr="2E260C7A">
        <w:rPr>
          <w:rStyle w:val="Komentaronuoroda"/>
          <w:rFonts w:ascii="Times New Roman" w:hAnsi="Times New Roman" w:cs="Times New Roman"/>
          <w:sz w:val="24"/>
          <w:szCs w:val="24"/>
        </w:rPr>
        <w:commentReference w:id="456"/>
      </w:r>
      <w:r w:rsidRPr="2E260C7A">
        <w:rPr>
          <w:rFonts w:ascii="Times New Roman" w:hAnsi="Times New Roman" w:cs="Times New Roman"/>
        </w:rPr>
        <w:t>dalyvių modelyje išskiriama dešimt vaidmenų, pasiskirsčiusių tarp keturių skirtingų veiklos sričių: informacinių komunikacinių technologijų</w:t>
      </w:r>
      <w:r w:rsidR="009A7C03">
        <w:rPr>
          <w:rFonts w:ascii="Times New Roman" w:hAnsi="Times New Roman" w:cs="Times New Roman"/>
        </w:rPr>
        <w:t xml:space="preserve"> (toliau – </w:t>
      </w:r>
      <w:r w:rsidRPr="2E260C7A" w:rsidR="009A7C03">
        <w:rPr>
          <w:rFonts w:ascii="Times New Roman" w:hAnsi="Times New Roman" w:cs="Times New Roman"/>
        </w:rPr>
        <w:t>IKT</w:t>
      </w:r>
      <w:r w:rsidR="009A7C03">
        <w:rPr>
          <w:rFonts w:ascii="Times New Roman" w:hAnsi="Times New Roman" w:cs="Times New Roman"/>
        </w:rPr>
        <w:t>)</w:t>
      </w:r>
      <w:r w:rsidRPr="2E260C7A">
        <w:rPr>
          <w:rFonts w:ascii="Times New Roman" w:hAnsi="Times New Roman" w:cs="Times New Roman"/>
        </w:rPr>
        <w:t>, bibliotekų ir informacijos mokslo, disciplininių mokslo tyrimų ir plačiosios visuomenės. Vaidmenys sugrupuoti pagal šias veiklos sritis, tačiau ribos tarp plačių kategorijų persidengia ir yra lanksčios. EOSC siekiama tarpdiscipliniškumo, todėl dauguma funkcijų yra tarpdisciplininės arba užtikrinamos veikiant bendroms komandoms, atliekančiomis skirtingas funkcijas (</w:t>
      </w:r>
      <w:r w:rsidRPr="2E260C7A">
        <w:rPr>
          <w:rFonts w:ascii="Times New Roman" w:hAnsi="Times New Roman" w:cs="Times New Roman"/>
          <w:highlight w:val="yellow"/>
        </w:rPr>
        <w:t>X lentelė</w:t>
      </w:r>
      <w:r w:rsidRPr="2E260C7A">
        <w:rPr>
          <w:rFonts w:ascii="Times New Roman" w:hAnsi="Times New Roman" w:cs="Times New Roman"/>
        </w:rPr>
        <w:t xml:space="preserve"> arba priedas). Daugeliui iš minėtų vaidmenų yra būtinos pagrindinės tarpdisciplininės FAIR ir </w:t>
      </w:r>
      <w:r w:rsidR="002B54E3">
        <w:rPr>
          <w:rFonts w:ascii="Times New Roman" w:hAnsi="Times New Roman" w:cs="Times New Roman"/>
        </w:rPr>
        <w:t>AM</w:t>
      </w:r>
      <w:r w:rsidRPr="2E260C7A">
        <w:rPr>
          <w:rFonts w:ascii="Times New Roman" w:hAnsi="Times New Roman" w:cs="Times New Roman"/>
        </w:rPr>
        <w:t xml:space="preserve"> kompetencijos, apimančios daugelį mokslinių tyrimų sričių. </w:t>
      </w:r>
    </w:p>
    <w:p w:rsidRPr="00955FC3" w:rsidR="002B54E3" w:rsidP="007A6193" w:rsidRDefault="002B54E3" w14:paraId="2FB882BA" w14:textId="77777777">
      <w:pPr>
        <w:rPr>
          <w:rFonts w:ascii="Times New Roman" w:hAnsi="Times New Roman" w:cs="Times New Roman"/>
          <w:lang w:val="es-ES"/>
        </w:rPr>
      </w:pPr>
    </w:p>
    <w:p w:rsidRPr="00955FC3" w:rsidR="000E2A0D" w:rsidP="007A6193" w:rsidRDefault="000E2A0D" w14:paraId="79EEA6D1" w14:textId="77777777">
      <w:pPr>
        <w:rPr>
          <w:rFonts w:ascii="Times New Roman" w:hAnsi="Times New Roman" w:cs="Times New Roman"/>
          <w:lang w:val="es-ES"/>
        </w:rPr>
      </w:pPr>
      <w:commentRangeStart w:id="457"/>
      <w:r w:rsidRPr="2E260C7A">
        <w:rPr>
          <w:rFonts w:ascii="Times New Roman" w:hAnsi="Times New Roman" w:cs="Times New Roman"/>
          <w:b/>
          <w:bCs/>
          <w:highlight w:val="yellow"/>
        </w:rPr>
        <w:t>X</w:t>
      </w:r>
      <w:r w:rsidRPr="2E260C7A">
        <w:rPr>
          <w:rFonts w:ascii="Times New Roman" w:hAnsi="Times New Roman" w:cs="Times New Roman"/>
        </w:rPr>
        <w:t xml:space="preserve"> lentelė. </w:t>
      </w:r>
      <w:commentRangeEnd w:id="457"/>
      <w:r w:rsidRPr="2E260C7A" w:rsidR="002C5244">
        <w:rPr>
          <w:rStyle w:val="Komentaronuoroda"/>
          <w:rFonts w:ascii="Times New Roman" w:hAnsi="Times New Roman" w:cs="Times New Roman"/>
          <w:sz w:val="24"/>
          <w:szCs w:val="24"/>
        </w:rPr>
        <w:commentReference w:id="457"/>
      </w:r>
      <w:r w:rsidRPr="2E260C7A">
        <w:rPr>
          <w:rFonts w:ascii="Times New Roman" w:hAnsi="Times New Roman" w:cs="Times New Roman"/>
        </w:rPr>
        <w:t>EOSC ekosistemos dalyvių apibūdinimas ir kompetencijos (galima kelti į priedus)</w:t>
      </w:r>
    </w:p>
    <w:tbl>
      <w:tblPr>
        <w:tblStyle w:val="Lentelstinklelis"/>
        <w:tblW w:w="0" w:type="auto"/>
        <w:tblLook w:val="04A0" w:firstRow="1" w:lastRow="0" w:firstColumn="1" w:lastColumn="0" w:noHBand="0" w:noVBand="1"/>
      </w:tblPr>
      <w:tblGrid>
        <w:gridCol w:w="1844"/>
        <w:gridCol w:w="7166"/>
      </w:tblGrid>
      <w:tr w:rsidRPr="00BB081A" w:rsidR="009B36F8" w:rsidTr="2E260C7A" w14:paraId="1B341311" w14:textId="77777777">
        <w:tc>
          <w:tcPr>
            <w:tcW w:w="1844" w:type="dxa"/>
          </w:tcPr>
          <w:p w:rsidRPr="00BB081A" w:rsidR="000E2A0D" w:rsidP="007A6193" w:rsidRDefault="000E2A0D" w14:paraId="53828B5D" w14:textId="77777777">
            <w:pPr>
              <w:rPr>
                <w:rFonts w:ascii="Times New Roman" w:hAnsi="Times New Roman" w:cs="Times New Roman"/>
                <w:b/>
                <w:bCs/>
              </w:rPr>
            </w:pPr>
            <w:r w:rsidRPr="2E260C7A">
              <w:rPr>
                <w:rFonts w:ascii="Times New Roman" w:hAnsi="Times New Roman" w:cs="Times New Roman"/>
                <w:b/>
                <w:bCs/>
              </w:rPr>
              <w:t>Tyrėjai</w:t>
            </w:r>
          </w:p>
          <w:p w:rsidRPr="00BB081A" w:rsidR="000E2A0D" w:rsidP="007A6193" w:rsidRDefault="000E2A0D" w14:paraId="52294B78" w14:textId="77777777">
            <w:pPr>
              <w:rPr>
                <w:rFonts w:ascii="Times New Roman" w:hAnsi="Times New Roman" w:cs="Times New Roman"/>
              </w:rPr>
            </w:pPr>
          </w:p>
          <w:p w:rsidRPr="00BB081A" w:rsidR="000E2A0D" w:rsidP="007A6193" w:rsidRDefault="000E2A0D" w14:paraId="15412EE3"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researchers</w:t>
            </w:r>
            <w:r w:rsidRPr="2E260C7A">
              <w:rPr>
                <w:rFonts w:ascii="Times New Roman" w:hAnsi="Times New Roman" w:cs="Times New Roman"/>
              </w:rPr>
              <w:t>)</w:t>
            </w:r>
          </w:p>
        </w:tc>
        <w:tc>
          <w:tcPr>
            <w:tcW w:w="7172" w:type="dxa"/>
            <w:shd w:val="clear" w:color="auto" w:fill="FFFFFF" w:themeFill="background1"/>
          </w:tcPr>
          <w:p w:rsidRPr="00BB081A" w:rsidR="000E2A0D" w:rsidP="007A6193" w:rsidRDefault="000E2A0D" w14:paraId="00B06A59" w14:textId="77777777">
            <w:pPr>
              <w:rPr>
                <w:rFonts w:ascii="Times New Roman" w:hAnsi="Times New Roman" w:cs="Times New Roman"/>
                <w:b/>
                <w:bCs/>
              </w:rPr>
            </w:pPr>
            <w:r w:rsidRPr="2E260C7A">
              <w:rPr>
                <w:rFonts w:ascii="Times New Roman" w:hAnsi="Times New Roman" w:cs="Times New Roman"/>
                <w:b/>
                <w:bCs/>
              </w:rPr>
              <w:t xml:space="preserve">Apibūdinimas: </w:t>
            </w:r>
            <w:r w:rsidRPr="2E260C7A">
              <w:rPr>
                <w:rFonts w:ascii="Times New Roman" w:hAnsi="Times New Roman" w:cs="Times New Roman"/>
              </w:rPr>
              <w:t>tyrėjas yra pagrindinis EOSC ekosistemos naudotojas, siekiant gauti, apdoroti, sukurti, saugoti ir dalytis tyrimų duomenimis.</w:t>
            </w:r>
          </w:p>
          <w:p w:rsidRPr="00BB081A" w:rsidR="000E2A0D" w:rsidP="007A6193" w:rsidRDefault="000E2A0D" w14:paraId="0AEC8E6F"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3020F159" w14:textId="77777777">
            <w:pPr>
              <w:rPr>
                <w:rFonts w:ascii="Times New Roman" w:hAnsi="Times New Roman" w:cs="Times New Roman"/>
              </w:rPr>
            </w:pPr>
            <w:r w:rsidRPr="2E260C7A">
              <w:rPr>
                <w:rFonts w:ascii="Times New Roman" w:hAnsi="Times New Roman" w:cs="Times New Roman"/>
              </w:rPr>
              <w:t>• Bendros žinios apie EOSC ekosistemą, apimančios EOSC-Core ir EOSC-Exchange tarpdisciplinines paslaugas, skirtas duomenų prieigai, dalijimuisi, pakartotiniam naudojimui ir apdorojimui, bei atitinkamas konkrečioms disciplinoms skirtas paslaugas.</w:t>
            </w:r>
          </w:p>
          <w:p w:rsidRPr="00BB081A" w:rsidR="000E2A0D" w:rsidP="007A6193" w:rsidRDefault="000E2A0D" w14:paraId="7AD7AB13" w14:textId="77777777">
            <w:pPr>
              <w:rPr>
                <w:rFonts w:ascii="Times New Roman" w:hAnsi="Times New Roman" w:cs="Times New Roman"/>
              </w:rPr>
            </w:pPr>
            <w:r w:rsidRPr="2E260C7A">
              <w:rPr>
                <w:rFonts w:ascii="Times New Roman" w:hAnsi="Times New Roman" w:cs="Times New Roman"/>
              </w:rPr>
              <w:t>• Žinios apie pridėtinę vertę, kurią EOSC paslaugos teikia mokslinių tyrimų ir publikacijų darbo eigai.</w:t>
            </w:r>
          </w:p>
          <w:p w:rsidRPr="00BB081A" w:rsidR="000E2A0D" w:rsidP="007A6193" w:rsidRDefault="000E2A0D" w14:paraId="3ECAE1E4" w14:textId="77777777">
            <w:pPr>
              <w:rPr>
                <w:rFonts w:ascii="Times New Roman" w:hAnsi="Times New Roman" w:cs="Times New Roman"/>
              </w:rPr>
            </w:pPr>
            <w:r w:rsidRPr="2E260C7A">
              <w:rPr>
                <w:rFonts w:ascii="Times New Roman" w:hAnsi="Times New Roman" w:cs="Times New Roman"/>
              </w:rPr>
              <w:t>• Supratimas, kaip įvertinti paslaugų FAIR atitiktį ieškant ir rengiant mokslinių tyrimų duomenis.</w:t>
            </w:r>
          </w:p>
          <w:p w:rsidRPr="00BB081A" w:rsidR="000E2A0D" w:rsidP="007A6193" w:rsidRDefault="000E2A0D" w14:paraId="0848ABCB" w14:textId="77777777">
            <w:pPr>
              <w:rPr>
                <w:rFonts w:ascii="Times New Roman" w:hAnsi="Times New Roman" w:cs="Times New Roman"/>
              </w:rPr>
            </w:pPr>
            <w:r w:rsidRPr="2E260C7A">
              <w:rPr>
                <w:rFonts w:ascii="Times New Roman" w:hAnsi="Times New Roman" w:cs="Times New Roman"/>
              </w:rPr>
              <w:t>• Gebėjimai taikyti EOSC paslaugas visur, kur jos remia mokslinių tyrimų ir inovacijų ciklą ir prisideda prie jų plėtros.</w:t>
            </w:r>
          </w:p>
          <w:p w:rsidRPr="00BB081A" w:rsidR="000E2A0D" w:rsidP="007A6193" w:rsidRDefault="000E2A0D" w14:paraId="66F3348E" w14:textId="77777777">
            <w:pPr>
              <w:rPr>
                <w:rFonts w:ascii="Times New Roman" w:hAnsi="Times New Roman" w:cs="Times New Roman"/>
              </w:rPr>
            </w:pPr>
            <w:r w:rsidRPr="2E260C7A">
              <w:rPr>
                <w:rFonts w:ascii="Times New Roman" w:hAnsi="Times New Roman" w:cs="Times New Roman"/>
              </w:rPr>
              <w:t>• Mokymo ir bendravimo gebėjimai, reikalingi apmokyti ir ugdyti kitus tyrėjus ir studentus, kaip atlikti mokslinius tyrimus EOSC teikiamose sąlygose.</w:t>
            </w:r>
          </w:p>
        </w:tc>
      </w:tr>
      <w:tr w:rsidRPr="00BB081A" w:rsidR="009B36F8" w:rsidTr="2E260C7A" w14:paraId="4A44A9D5" w14:textId="77777777">
        <w:tc>
          <w:tcPr>
            <w:tcW w:w="1844" w:type="dxa"/>
          </w:tcPr>
          <w:p w:rsidRPr="00BB081A" w:rsidR="000E2A0D" w:rsidP="007A6193" w:rsidRDefault="000E2A0D" w14:paraId="37CC20BC" w14:textId="77777777">
            <w:pPr>
              <w:rPr>
                <w:rFonts w:ascii="Times New Roman" w:hAnsi="Times New Roman" w:cs="Times New Roman"/>
                <w:b/>
                <w:bCs/>
              </w:rPr>
            </w:pPr>
            <w:r w:rsidRPr="2E260C7A">
              <w:rPr>
                <w:rFonts w:ascii="Times New Roman" w:hAnsi="Times New Roman" w:cs="Times New Roman"/>
                <w:b/>
                <w:bCs/>
              </w:rPr>
              <w:t>EOSC įgalintojai</w:t>
            </w:r>
          </w:p>
          <w:p w:rsidRPr="00BB081A" w:rsidR="000E2A0D" w:rsidP="007A6193" w:rsidRDefault="000E2A0D" w14:paraId="2D10908F" w14:textId="77777777">
            <w:pPr>
              <w:rPr>
                <w:rFonts w:ascii="Times New Roman" w:hAnsi="Times New Roman" w:cs="Times New Roman"/>
                <w:b/>
                <w:bCs/>
              </w:rPr>
            </w:pPr>
          </w:p>
          <w:p w:rsidRPr="00BB081A" w:rsidR="000E2A0D" w:rsidP="007A6193" w:rsidRDefault="000E2A0D" w14:paraId="6F8683A1" w14:textId="77777777">
            <w:pPr>
              <w:rPr>
                <w:rFonts w:ascii="Times New Roman" w:hAnsi="Times New Roman" w:cs="Times New Roman"/>
                <w:b/>
                <w:bCs/>
              </w:rPr>
            </w:pPr>
            <w:r w:rsidRPr="2E260C7A">
              <w:rPr>
                <w:rFonts w:ascii="Times New Roman" w:hAnsi="Times New Roman" w:cs="Times New Roman"/>
              </w:rPr>
              <w:t xml:space="preserve">(angl. </w:t>
            </w:r>
            <w:r w:rsidRPr="2E260C7A">
              <w:rPr>
                <w:rFonts w:ascii="Times New Roman" w:hAnsi="Times New Roman" w:cs="Times New Roman"/>
                <w:i/>
                <w:iCs/>
              </w:rPr>
              <w:t xml:space="preserve">EOSC </w:t>
            </w:r>
            <w:commentRangeStart w:id="458"/>
            <w:r w:rsidRPr="2E260C7A">
              <w:rPr>
                <w:rFonts w:ascii="Times New Roman" w:hAnsi="Times New Roman" w:cs="Times New Roman"/>
                <w:i/>
                <w:iCs/>
              </w:rPr>
              <w:t>Enabler</w:t>
            </w:r>
            <w:commentRangeEnd w:id="458"/>
            <w:r w:rsidRPr="2E260C7A">
              <w:rPr>
                <w:rStyle w:val="Komentaronuoroda"/>
                <w:rFonts w:ascii="Times New Roman" w:hAnsi="Times New Roman" w:cs="Times New Roman"/>
                <w:sz w:val="24"/>
                <w:szCs w:val="24"/>
              </w:rPr>
              <w:commentReference w:id="458"/>
            </w:r>
            <w:r w:rsidRPr="2E260C7A">
              <w:rPr>
                <w:rFonts w:ascii="Times New Roman" w:hAnsi="Times New Roman" w:cs="Times New Roman"/>
              </w:rPr>
              <w:t>)</w:t>
            </w:r>
          </w:p>
        </w:tc>
        <w:tc>
          <w:tcPr>
            <w:tcW w:w="7172" w:type="dxa"/>
            <w:shd w:val="clear" w:color="auto" w:fill="FFFFFF" w:themeFill="background1"/>
          </w:tcPr>
          <w:p w:rsidRPr="00BB081A" w:rsidR="000E2A0D" w:rsidP="007A6193" w:rsidRDefault="000E2A0D" w14:paraId="1674B4D9"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164A97F7" w14:textId="2FDC4804">
            <w:pPr>
              <w:rPr>
                <w:rFonts w:ascii="Times New Roman" w:hAnsi="Times New Roman" w:cs="Times New Roman"/>
              </w:rPr>
            </w:pPr>
            <w:r w:rsidRPr="2E260C7A">
              <w:rPr>
                <w:rFonts w:ascii="Times New Roman" w:hAnsi="Times New Roman" w:cs="Times New Roman"/>
              </w:rPr>
              <w:t xml:space="preserve">Tai tam tikros srities mokslininkai, turintys techninių, </w:t>
            </w:r>
            <w:r w:rsidR="002B54E3">
              <w:rPr>
                <w:rFonts w:ascii="Times New Roman" w:hAnsi="Times New Roman" w:cs="Times New Roman"/>
              </w:rPr>
              <w:t>AM</w:t>
            </w:r>
            <w:r w:rsidRPr="2E260C7A">
              <w:rPr>
                <w:rFonts w:ascii="Times New Roman" w:hAnsi="Times New Roman" w:cs="Times New Roman"/>
              </w:rPr>
              <w:t xml:space="preserve"> ir FAIR kompetencijų, galintys kurti ir iš dalies įgyvendinti konkrečios srities programas, naudodami</w:t>
            </w:r>
            <w:r w:rsidR="00A1620C">
              <w:rPr>
                <w:rFonts w:ascii="Times New Roman" w:hAnsi="Times New Roman" w:cs="Times New Roman"/>
              </w:rPr>
              <w:t>esi</w:t>
            </w:r>
            <w:r w:rsidRPr="2E260C7A">
              <w:rPr>
                <w:rFonts w:ascii="Times New Roman" w:hAnsi="Times New Roman" w:cs="Times New Roman"/>
              </w:rPr>
              <w:t xml:space="preserve"> EOSC paslaug</w:t>
            </w:r>
            <w:r w:rsidR="00A1620C">
              <w:rPr>
                <w:rFonts w:ascii="Times New Roman" w:hAnsi="Times New Roman" w:cs="Times New Roman"/>
              </w:rPr>
              <w:t>omi</w:t>
            </w:r>
            <w:r w:rsidRPr="2E260C7A">
              <w:rPr>
                <w:rFonts w:ascii="Times New Roman" w:hAnsi="Times New Roman" w:cs="Times New Roman"/>
              </w:rPr>
              <w:t>s ir duomeni</w:t>
            </w:r>
            <w:r w:rsidR="00A1620C">
              <w:rPr>
                <w:rFonts w:ascii="Times New Roman" w:hAnsi="Times New Roman" w:cs="Times New Roman"/>
              </w:rPr>
              <w:t>mi</w:t>
            </w:r>
            <w:r w:rsidRPr="2E260C7A">
              <w:rPr>
                <w:rFonts w:ascii="Times New Roman" w:hAnsi="Times New Roman" w:cs="Times New Roman"/>
              </w:rPr>
              <w:t>s, ir kurie veikia kaip tiltas tarp mokslo bendruomenės ir techninių paslaugų.</w:t>
            </w:r>
          </w:p>
          <w:p w:rsidRPr="00BB081A" w:rsidR="000E2A0D" w:rsidP="007A6193" w:rsidRDefault="000E2A0D" w14:paraId="46B49BDF" w14:textId="639180EB">
            <w:pPr>
              <w:rPr>
                <w:rFonts w:ascii="Times New Roman" w:hAnsi="Times New Roman" w:cs="Times New Roman"/>
              </w:rPr>
            </w:pPr>
            <w:r w:rsidRPr="2E260C7A">
              <w:rPr>
                <w:rFonts w:ascii="Times New Roman" w:hAnsi="Times New Roman" w:cs="Times New Roman"/>
              </w:rPr>
              <w:t xml:space="preserve">EOSC įgalintojas gali būti tyrėjas, turintis techninių įgūdžių, kuris integruoja tam tikros srities duomenų apdorojimo paketą, kad jis veiktų EOSC federacinėje </w:t>
            </w:r>
            <w:r w:rsidR="00A1620C">
              <w:rPr>
                <w:rFonts w:ascii="Times New Roman" w:hAnsi="Times New Roman" w:cs="Times New Roman"/>
              </w:rPr>
              <w:t>MTI</w:t>
            </w:r>
            <w:r w:rsidRPr="2E260C7A">
              <w:rPr>
                <w:rFonts w:ascii="Times New Roman" w:hAnsi="Times New Roman" w:cs="Times New Roman"/>
              </w:rPr>
              <w:t xml:space="preserve">, gaudamas ir saugodamas duomenis, kurie yra randami ir tinkamai suformatuoti, prieinami ir pakartotinai naudojami </w:t>
            </w:r>
            <w:r w:rsidR="00A1620C">
              <w:rPr>
                <w:rFonts w:ascii="Times New Roman" w:hAnsi="Times New Roman" w:cs="Times New Roman"/>
              </w:rPr>
              <w:t>pasitelkiant</w:t>
            </w:r>
            <w:r w:rsidRPr="2E260C7A">
              <w:rPr>
                <w:rFonts w:ascii="Times New Roman" w:hAnsi="Times New Roman" w:cs="Times New Roman"/>
              </w:rPr>
              <w:t xml:space="preserve"> EOSC-Core ir EOSC-Exchange paslaugas.</w:t>
            </w:r>
          </w:p>
          <w:p w:rsidRPr="00BB081A" w:rsidR="000E2A0D" w:rsidP="007A6193" w:rsidRDefault="000E2A0D" w14:paraId="19CC9C3F"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5992D562" w14:textId="77777777">
            <w:pPr>
              <w:rPr>
                <w:rFonts w:ascii="Times New Roman" w:hAnsi="Times New Roman" w:cs="Times New Roman"/>
              </w:rPr>
            </w:pPr>
            <w:r w:rsidRPr="2E260C7A">
              <w:rPr>
                <w:rFonts w:ascii="Times New Roman" w:hAnsi="Times New Roman" w:cs="Times New Roman"/>
              </w:rPr>
              <w:t>• Įgūdžiai naudoti EOSC-Core ir EOSC-Exchange tarpdisciplinines paslaugas duomenų prieigai, dalijimuisi, pakartotiniam naudojimui ir apdorojimui.</w:t>
            </w:r>
          </w:p>
          <w:p w:rsidRPr="00BB081A" w:rsidR="000E2A0D" w:rsidP="007A6193" w:rsidRDefault="000E2A0D" w14:paraId="7110E8CA" w14:textId="77777777">
            <w:pPr>
              <w:rPr>
                <w:rFonts w:ascii="Times New Roman" w:hAnsi="Times New Roman" w:cs="Times New Roman"/>
              </w:rPr>
            </w:pPr>
            <w:r w:rsidRPr="2E260C7A">
              <w:rPr>
                <w:rFonts w:ascii="Times New Roman" w:hAnsi="Times New Roman" w:cs="Times New Roman"/>
              </w:rPr>
              <w:t>• Gilus FAIR principų supratimas.</w:t>
            </w:r>
          </w:p>
          <w:p w:rsidRPr="00BB081A" w:rsidR="000E2A0D" w:rsidP="007A6193" w:rsidRDefault="000E2A0D" w14:paraId="30BF8592" w14:textId="77777777">
            <w:pPr>
              <w:rPr>
                <w:rFonts w:ascii="Times New Roman" w:hAnsi="Times New Roman" w:cs="Times New Roman"/>
              </w:rPr>
            </w:pPr>
            <w:r w:rsidRPr="2E260C7A">
              <w:rPr>
                <w:rFonts w:ascii="Times New Roman" w:hAnsi="Times New Roman" w:cs="Times New Roman"/>
              </w:rPr>
              <w:t>• Įgūdžiai kurti ir koordinuoti naujų aukšto lygio EOSC konkrečioms disciplinoms skirtų paslaugų kūrimą.</w:t>
            </w:r>
          </w:p>
          <w:p w:rsidRPr="00BB081A" w:rsidR="000E2A0D" w:rsidP="007A6193" w:rsidRDefault="000E2A0D" w14:paraId="3E73F301" w14:textId="72BD1AB5">
            <w:pPr>
              <w:rPr>
                <w:rFonts w:ascii="Times New Roman" w:hAnsi="Times New Roman" w:cs="Times New Roman"/>
              </w:rPr>
            </w:pPr>
            <w:r w:rsidRPr="2E260C7A">
              <w:rPr>
                <w:rFonts w:ascii="Times New Roman" w:hAnsi="Times New Roman" w:cs="Times New Roman"/>
              </w:rPr>
              <w:t xml:space="preserve">• Mokymo ir bendravimo gebėjimai, reikalingi perduoti ir šviesti tyrėjus ir technikus apie </w:t>
            </w:r>
            <w:r w:rsidR="00A1620C">
              <w:rPr>
                <w:rFonts w:ascii="Times New Roman" w:hAnsi="Times New Roman" w:cs="Times New Roman"/>
              </w:rPr>
              <w:t>AM</w:t>
            </w:r>
            <w:r w:rsidRPr="2E260C7A">
              <w:rPr>
                <w:rFonts w:ascii="Times New Roman" w:hAnsi="Times New Roman" w:cs="Times New Roman"/>
              </w:rPr>
              <w:t>, FAIR ir EOSC ekosistemos koncepcijas bei paslaugas, taip pat jų pridėtinę vertę  mokslinių tyrimų bendruomenėms.</w:t>
            </w:r>
          </w:p>
          <w:p w:rsidRPr="00BB081A" w:rsidR="000E2A0D" w:rsidP="007A6193" w:rsidRDefault="000E2A0D" w14:paraId="013E335A" w14:textId="29357BFB">
            <w:pPr>
              <w:rPr>
                <w:rFonts w:ascii="Times New Roman" w:hAnsi="Times New Roman" w:cs="Times New Roman"/>
              </w:rPr>
            </w:pPr>
            <w:r w:rsidRPr="2E260C7A">
              <w:rPr>
                <w:rFonts w:ascii="Times New Roman" w:hAnsi="Times New Roman" w:cs="Times New Roman"/>
              </w:rPr>
              <w:t xml:space="preserve">• Duomenų įrankių valdymo gebėjimai, reikalingi suprasti paslaugas ir išteklius, reikalingus mokslinių tyrimų grupės ar institucijos veiklai vykdyti </w:t>
            </w:r>
            <w:r w:rsidR="00A1620C">
              <w:rPr>
                <w:rFonts w:ascii="Times New Roman" w:hAnsi="Times New Roman" w:cs="Times New Roman"/>
              </w:rPr>
              <w:t>AM</w:t>
            </w:r>
            <w:r w:rsidRPr="2E260C7A">
              <w:rPr>
                <w:rFonts w:ascii="Times New Roman" w:hAnsi="Times New Roman" w:cs="Times New Roman"/>
              </w:rPr>
              <w:t xml:space="preserve"> kontekste.</w:t>
            </w:r>
          </w:p>
        </w:tc>
      </w:tr>
      <w:tr w:rsidRPr="00BB081A" w:rsidR="009B36F8" w:rsidTr="2E260C7A" w14:paraId="37DC11C6" w14:textId="77777777">
        <w:tc>
          <w:tcPr>
            <w:tcW w:w="1844" w:type="dxa"/>
          </w:tcPr>
          <w:p w:rsidRPr="00BB081A" w:rsidR="000E2A0D" w:rsidP="007A6193" w:rsidRDefault="000E2A0D" w14:paraId="47343BAD" w14:textId="77777777">
            <w:pPr>
              <w:rPr>
                <w:rFonts w:ascii="Times New Roman" w:hAnsi="Times New Roman" w:cs="Times New Roman"/>
              </w:rPr>
            </w:pPr>
            <w:r w:rsidRPr="2E260C7A">
              <w:rPr>
                <w:rFonts w:ascii="Times New Roman" w:hAnsi="Times New Roman" w:cs="Times New Roman"/>
                <w:b/>
                <w:bCs/>
              </w:rPr>
              <w:t xml:space="preserve">Duomenų mokslininkai / Duomenų analitikai </w:t>
            </w:r>
            <w:r w:rsidRPr="2E260C7A">
              <w:rPr>
                <w:rFonts w:ascii="Times New Roman" w:hAnsi="Times New Roman" w:cs="Times New Roman"/>
              </w:rPr>
              <w:t xml:space="preserve">(angl. </w:t>
            </w:r>
            <w:r w:rsidRPr="2E260C7A">
              <w:rPr>
                <w:rFonts w:ascii="Times New Roman" w:hAnsi="Times New Roman" w:cs="Times New Roman"/>
                <w:i/>
                <w:iCs/>
              </w:rPr>
              <w:t>data scientists /analytics</w:t>
            </w:r>
            <w:r w:rsidRPr="2E260C7A">
              <w:rPr>
                <w:rFonts w:ascii="Times New Roman" w:hAnsi="Times New Roman" w:cs="Times New Roman"/>
              </w:rPr>
              <w:t>)</w:t>
            </w:r>
          </w:p>
        </w:tc>
        <w:tc>
          <w:tcPr>
            <w:tcW w:w="7172" w:type="dxa"/>
            <w:shd w:val="clear" w:color="auto" w:fill="FFFFFF" w:themeFill="background1"/>
          </w:tcPr>
          <w:p w:rsidRPr="00BB081A" w:rsidR="000E2A0D" w:rsidP="007A6193" w:rsidRDefault="000E2A0D" w14:paraId="39E24559" w14:textId="77777777">
            <w:pPr>
              <w:rPr>
                <w:rFonts w:ascii="Times New Roman" w:hAnsi="Times New Roman" w:cs="Times New Roman"/>
              </w:rPr>
            </w:pPr>
            <w:r w:rsidRPr="2E260C7A">
              <w:rPr>
                <w:rFonts w:ascii="Times New Roman" w:hAnsi="Times New Roman" w:cs="Times New Roman"/>
                <w:b/>
                <w:bCs/>
              </w:rPr>
              <w:t>Apibūdinimas:</w:t>
            </w:r>
            <w:r w:rsidRPr="2E260C7A">
              <w:rPr>
                <w:rFonts w:ascii="Times New Roman" w:hAnsi="Times New Roman" w:cs="Times New Roman"/>
              </w:rPr>
              <w:t xml:space="preserve"> duomenų apdorojimo ekspertai (nebūtinai konkrečios mokslo srities specialistai), gebantys vertinti duomenų kokybę, iš jų išgauti prasmingas įžvalgas ir aiškiai jas pateikti. Jie gali kurti universalius sprendimus, pavyzdžiui, mašininio mokymosi algoritmus, veikiančius federuotoje mokslinių infrastruktūrų aplinkoje ir naudojančius iš EOSC paslaugų gaunamus duomenis. Taip pat prisideda prie pažangių duomenų analizės metodų taikymo įvairiose tyrimų srityse. </w:t>
            </w:r>
          </w:p>
          <w:p w:rsidRPr="00BB081A" w:rsidR="000E2A0D" w:rsidP="007A6193" w:rsidRDefault="000E2A0D" w14:paraId="388B3795" w14:textId="2CB57FF1">
            <w:pPr>
              <w:rPr>
                <w:rFonts w:ascii="Times New Roman" w:hAnsi="Times New Roman" w:cs="Times New Roman"/>
              </w:rPr>
            </w:pPr>
            <w:r w:rsidRPr="2E260C7A">
              <w:rPr>
                <w:rFonts w:ascii="Times New Roman" w:hAnsi="Times New Roman" w:cs="Times New Roman"/>
              </w:rPr>
              <w:t xml:space="preserve">Šis vaidmuo yra esminis užtikrinant kokybišką duomenų naudojimą, FAIR principų įgyvendinimą ir pažangių skaitmeninių sprendimų plėtrą </w:t>
            </w:r>
            <w:r w:rsidR="00A1620C">
              <w:rPr>
                <w:rFonts w:ascii="Times New Roman" w:hAnsi="Times New Roman" w:cs="Times New Roman"/>
              </w:rPr>
              <w:t>AM</w:t>
            </w:r>
            <w:r w:rsidRPr="2E260C7A">
              <w:rPr>
                <w:rFonts w:ascii="Times New Roman" w:hAnsi="Times New Roman" w:cs="Times New Roman"/>
              </w:rPr>
              <w:t xml:space="preserve"> ekosistemoje.</w:t>
            </w:r>
          </w:p>
          <w:p w:rsidRPr="00BB081A" w:rsidR="000E2A0D" w:rsidP="007A6193" w:rsidRDefault="000E2A0D" w14:paraId="4FE01736"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62E7426A" w14:textId="77777777">
            <w:pPr>
              <w:rPr>
                <w:rFonts w:ascii="Times New Roman" w:hAnsi="Times New Roman" w:cs="Times New Roman"/>
              </w:rPr>
            </w:pPr>
            <w:r w:rsidRPr="2E260C7A">
              <w:rPr>
                <w:rFonts w:ascii="Times New Roman" w:hAnsi="Times New Roman" w:cs="Times New Roman"/>
              </w:rPr>
              <w:t>Techniniai gebėjimai naudoti EOSC-Core ir EOSC-Exchange paslaugas duomenų prieigai, dalijimuisi, pakartotiniam naudojimui ir apdorojimui.</w:t>
            </w:r>
          </w:p>
          <w:p w:rsidRPr="00BB081A" w:rsidR="000E2A0D" w:rsidP="007A6193" w:rsidRDefault="000E2A0D" w14:paraId="5CEBC781" w14:textId="77777777">
            <w:pPr>
              <w:rPr>
                <w:rFonts w:ascii="Times New Roman" w:hAnsi="Times New Roman" w:cs="Times New Roman"/>
              </w:rPr>
            </w:pPr>
            <w:r w:rsidRPr="2E260C7A">
              <w:rPr>
                <w:rFonts w:ascii="Times New Roman" w:hAnsi="Times New Roman" w:cs="Times New Roman"/>
              </w:rPr>
              <w:t>Gilus FAIR principų supratimas tiek duomenų, tiek programinės įrangos atžvilgiu.</w:t>
            </w:r>
          </w:p>
          <w:p w:rsidRPr="00BB081A" w:rsidR="000E2A0D" w:rsidP="007A6193" w:rsidRDefault="000E2A0D" w14:paraId="5C518863" w14:textId="77777777">
            <w:pPr>
              <w:rPr>
                <w:rFonts w:ascii="Times New Roman" w:hAnsi="Times New Roman" w:cs="Times New Roman"/>
              </w:rPr>
            </w:pPr>
            <w:r w:rsidRPr="2E260C7A">
              <w:rPr>
                <w:rFonts w:ascii="Times New Roman" w:hAnsi="Times New Roman" w:cs="Times New Roman"/>
              </w:rPr>
              <w:t>Teorinės žinios ir techniniai gebėjimai, reikalingi reikalavimus atitinkančių, registruotų ir per EOSC platformą randamų su duomenimis susijusių paslaugų projektavimui, kūrimui ir diegimui.</w:t>
            </w:r>
          </w:p>
          <w:p w:rsidRPr="00BB081A" w:rsidR="000E2A0D" w:rsidP="007A6193" w:rsidRDefault="000E2A0D" w14:paraId="3EEA26B7" w14:textId="77777777">
            <w:pPr>
              <w:rPr>
                <w:rFonts w:ascii="Times New Roman" w:hAnsi="Times New Roman" w:cs="Times New Roman"/>
              </w:rPr>
            </w:pPr>
            <w:r w:rsidRPr="2E260C7A">
              <w:rPr>
                <w:rFonts w:ascii="Times New Roman" w:hAnsi="Times New Roman" w:cs="Times New Roman"/>
              </w:rPr>
              <w:t>Mokymo ir bendravimo gebėjimai, reikalingi apmokyti ir ugdyti tyrėjus bei technikus, kaip naudoti įrankius arba perduoti analizės rezultatus.</w:t>
            </w:r>
          </w:p>
        </w:tc>
      </w:tr>
      <w:tr w:rsidRPr="00BB081A" w:rsidR="009B36F8" w:rsidTr="2E260C7A" w14:paraId="6A45EA97" w14:textId="77777777">
        <w:tc>
          <w:tcPr>
            <w:tcW w:w="1844" w:type="dxa"/>
          </w:tcPr>
          <w:p w:rsidRPr="00BB081A" w:rsidR="000E2A0D" w:rsidP="007A6193" w:rsidRDefault="000E2A0D" w14:paraId="10A2A3DC" w14:textId="77777777">
            <w:pPr>
              <w:rPr>
                <w:rFonts w:ascii="Times New Roman" w:hAnsi="Times New Roman" w:cs="Times New Roman"/>
                <w:b/>
                <w:bCs/>
              </w:rPr>
            </w:pPr>
            <w:r w:rsidRPr="2E260C7A">
              <w:rPr>
                <w:rFonts w:ascii="Times New Roman" w:hAnsi="Times New Roman" w:cs="Times New Roman"/>
                <w:b/>
                <w:bCs/>
              </w:rPr>
              <w:t>EOSC edukatoriai</w:t>
            </w:r>
          </w:p>
          <w:p w:rsidRPr="00BB081A" w:rsidR="000E2A0D" w:rsidP="007A6193" w:rsidRDefault="000E2A0D" w14:paraId="4A74FAF9" w14:textId="77777777">
            <w:pPr>
              <w:rPr>
                <w:rFonts w:ascii="Times New Roman" w:hAnsi="Times New Roman" w:cs="Times New Roman"/>
                <w:b/>
                <w:bCs/>
              </w:rPr>
            </w:pPr>
          </w:p>
          <w:p w:rsidRPr="00BB081A" w:rsidR="000E2A0D" w:rsidP="007A6193" w:rsidRDefault="000E2A0D" w14:paraId="04CD0A50"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EOSC educators</w:t>
            </w:r>
            <w:r w:rsidRPr="2E260C7A">
              <w:rPr>
                <w:rFonts w:ascii="Times New Roman" w:hAnsi="Times New Roman" w:cs="Times New Roman"/>
              </w:rPr>
              <w:t>)</w:t>
            </w:r>
          </w:p>
        </w:tc>
        <w:tc>
          <w:tcPr>
            <w:tcW w:w="7172" w:type="dxa"/>
          </w:tcPr>
          <w:p w:rsidRPr="00BB081A" w:rsidR="000E2A0D" w:rsidP="007A6193" w:rsidRDefault="000E2A0D" w14:paraId="49114919"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372E1A1A" w14:textId="77777777">
            <w:pPr>
              <w:rPr>
                <w:rFonts w:ascii="Times New Roman" w:hAnsi="Times New Roman" w:cs="Times New Roman"/>
              </w:rPr>
            </w:pPr>
            <w:r w:rsidRPr="2E260C7A">
              <w:rPr>
                <w:rFonts w:ascii="Times New Roman" w:hAnsi="Times New Roman" w:cs="Times New Roman"/>
              </w:rPr>
              <w:t>Ekspertas, kuris kuria, organizuoja, nustato ugdymo turinį ir valdo bei (arba) koordinuoja mokymo veiklas EOSC kontekste, dalyvauja mokymo teikime. EOSC edukatorius gerai supranta EOSC ekosistemą ir prižiūri mokymo veiklą.</w:t>
            </w:r>
          </w:p>
          <w:p w:rsidRPr="00955FC3" w:rsidR="000E2A0D" w:rsidP="007A6193" w:rsidRDefault="000E2A0D" w14:paraId="7EAC1F00" w14:textId="77777777">
            <w:pPr>
              <w:rPr>
                <w:rFonts w:ascii="Times New Roman" w:hAnsi="Times New Roman" w:cs="Times New Roman"/>
                <w:b/>
                <w:bCs/>
                <w:lang w:val="es-ES"/>
              </w:rPr>
            </w:pPr>
            <w:r w:rsidRPr="2E260C7A">
              <w:rPr>
                <w:rFonts w:ascii="Times New Roman" w:hAnsi="Times New Roman" w:cs="Times New Roman"/>
                <w:b/>
                <w:bCs/>
              </w:rPr>
              <w:t>Kompetencijos</w:t>
            </w:r>
          </w:p>
          <w:p w:rsidRPr="00A1620C" w:rsidR="000E2A0D" w:rsidP="00A1620C" w:rsidRDefault="000E2A0D" w14:paraId="2C2E2EC0" w14:textId="67B0708B">
            <w:pPr>
              <w:rPr>
                <w:rFonts w:ascii="Times New Roman" w:hAnsi="Times New Roman" w:cs="Times New Roman"/>
                <w:lang w:val="es-ES"/>
              </w:rPr>
            </w:pPr>
            <w:r w:rsidRPr="00A1620C">
              <w:rPr>
                <w:rFonts w:ascii="Times New Roman" w:hAnsi="Times New Roman" w:cs="Times New Roman"/>
              </w:rPr>
              <w:t>Gilus EOSC ekosistemos ir principų supratimas.</w:t>
            </w:r>
          </w:p>
          <w:p w:rsidRPr="00955FC3" w:rsidR="000E2A0D" w:rsidP="007A6193" w:rsidRDefault="000E2A0D" w14:paraId="02C436DF" w14:textId="77777777">
            <w:pPr>
              <w:rPr>
                <w:rFonts w:ascii="Times New Roman" w:hAnsi="Times New Roman" w:cs="Times New Roman"/>
                <w:lang w:val="es-ES"/>
              </w:rPr>
            </w:pPr>
            <w:r w:rsidRPr="2E260C7A">
              <w:rPr>
                <w:rFonts w:ascii="Times New Roman" w:hAnsi="Times New Roman" w:cs="Times New Roman"/>
              </w:rPr>
              <w:t>• Gilus FAIR ir atvirosios mokslo principų supratimas, siekiant perduoti žinias ir teikti mokymo medžiagą pagal šiuos principus.</w:t>
            </w:r>
          </w:p>
          <w:p w:rsidRPr="00955FC3" w:rsidR="000E2A0D" w:rsidP="007A6193" w:rsidRDefault="000E2A0D" w14:paraId="3C79C88D" w14:textId="77777777">
            <w:pPr>
              <w:rPr>
                <w:rFonts w:ascii="Times New Roman" w:hAnsi="Times New Roman" w:cs="Times New Roman"/>
                <w:lang w:val="es-ES"/>
              </w:rPr>
            </w:pPr>
            <w:r w:rsidRPr="2E260C7A">
              <w:rPr>
                <w:rFonts w:ascii="Times New Roman" w:hAnsi="Times New Roman" w:cs="Times New Roman"/>
              </w:rPr>
              <w:t>• Žinios apie EOSC-Core ir EOSC-Exchange paslaugas ir jų taikymo tarpdisciplininiame kontekste privalumus.</w:t>
            </w:r>
          </w:p>
          <w:p w:rsidRPr="00955FC3" w:rsidR="000E2A0D" w:rsidP="007A6193" w:rsidRDefault="000E2A0D" w14:paraId="270FA444" w14:textId="77777777">
            <w:pPr>
              <w:rPr>
                <w:rFonts w:ascii="Times New Roman" w:hAnsi="Times New Roman" w:cs="Times New Roman"/>
                <w:lang w:val="es-ES"/>
              </w:rPr>
            </w:pPr>
            <w:r w:rsidRPr="2E260C7A">
              <w:rPr>
                <w:rFonts w:ascii="Times New Roman" w:hAnsi="Times New Roman" w:cs="Times New Roman"/>
              </w:rPr>
              <w:t>• Žinios apie mokymosi aplinką, kuri gali būti efektyviai taikoma EOSC kontekste, siekiant tarpdiscipliniškumo.</w:t>
            </w:r>
          </w:p>
          <w:p w:rsidRPr="00955FC3" w:rsidR="000E2A0D" w:rsidP="007A6193" w:rsidRDefault="000E2A0D" w14:paraId="1E1D836C" w14:textId="77777777">
            <w:pPr>
              <w:rPr>
                <w:rFonts w:ascii="Times New Roman" w:hAnsi="Times New Roman" w:cs="Times New Roman"/>
                <w:lang w:val="es-ES"/>
              </w:rPr>
            </w:pPr>
            <w:r w:rsidRPr="2E260C7A">
              <w:rPr>
                <w:rFonts w:ascii="Times New Roman" w:hAnsi="Times New Roman" w:cs="Times New Roman"/>
              </w:rPr>
              <w:t>• Geras įvairių suinteresuotųjų šalių poreikių supratimas, siekiant sukurti ir naudoti mokymosi ir mokymo išteklius, tinkamus įvairiems mokymosi būdams.</w:t>
            </w:r>
          </w:p>
          <w:p w:rsidRPr="00BB081A" w:rsidR="000E2A0D" w:rsidP="007A6193" w:rsidRDefault="000E2A0D" w14:paraId="6D477AFB" w14:textId="77777777">
            <w:pPr>
              <w:rPr>
                <w:rFonts w:ascii="Times New Roman" w:hAnsi="Times New Roman" w:cs="Times New Roman"/>
                <w:b/>
                <w:bCs/>
              </w:rPr>
            </w:pPr>
            <w:r w:rsidRPr="2E260C7A">
              <w:rPr>
                <w:rFonts w:ascii="Times New Roman" w:hAnsi="Times New Roman" w:cs="Times New Roman"/>
              </w:rPr>
              <w:t>• Bendravimo įgūdžiai.</w:t>
            </w:r>
          </w:p>
        </w:tc>
      </w:tr>
      <w:tr w:rsidRPr="00BB081A" w:rsidR="009B36F8" w:rsidTr="2E260C7A" w14:paraId="02099A5D" w14:textId="77777777">
        <w:tc>
          <w:tcPr>
            <w:tcW w:w="1844" w:type="dxa"/>
          </w:tcPr>
          <w:p w:rsidRPr="00BB081A" w:rsidR="000E2A0D" w:rsidP="007A6193" w:rsidRDefault="5440B08E" w14:paraId="174582FE" w14:textId="77777777">
            <w:pPr>
              <w:rPr>
                <w:rFonts w:ascii="Times New Roman" w:hAnsi="Times New Roman" w:cs="Times New Roman"/>
                <w:b/>
                <w:bCs/>
              </w:rPr>
            </w:pPr>
            <w:commentRangeStart w:id="459"/>
            <w:commentRangeStart w:id="460"/>
            <w:r w:rsidRPr="2E260C7A">
              <w:rPr>
                <w:rFonts w:ascii="Times New Roman" w:hAnsi="Times New Roman" w:cs="Times New Roman"/>
                <w:b/>
                <w:bCs/>
              </w:rPr>
              <w:t>Duomenų stiuardai / duomenų bibliotekininkai</w:t>
            </w:r>
            <w:commentRangeEnd w:id="459"/>
            <w:r w:rsidRPr="00BB081A" w:rsidR="5FDB5B57">
              <w:rPr>
                <w:rStyle w:val="Komentaronuoroda"/>
                <w:rFonts w:ascii="Times New Roman" w:hAnsi="Times New Roman" w:cs="Times New Roman"/>
                <w:b/>
                <w:bCs/>
                <w:sz w:val="24"/>
                <w:szCs w:val="24"/>
              </w:rPr>
              <w:commentReference w:id="459"/>
            </w:r>
            <w:commentRangeEnd w:id="460"/>
            <w:r>
              <w:rPr>
                <w:rStyle w:val="CommentReference"/>
              </w:rPr>
              <w:commentReference w:id="460"/>
            </w:r>
          </w:p>
          <w:p w:rsidRPr="00BB081A" w:rsidR="000E2A0D" w:rsidP="007A6193" w:rsidRDefault="000E2A0D" w14:paraId="60BEFF79"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data stewards / data librarians)</w:t>
            </w:r>
          </w:p>
        </w:tc>
        <w:tc>
          <w:tcPr>
            <w:tcW w:w="7172" w:type="dxa"/>
          </w:tcPr>
          <w:p w:rsidRPr="00BB081A" w:rsidR="000E2A0D" w:rsidP="007A6193" w:rsidRDefault="000E2A0D" w14:paraId="1A5B9D73"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47B40C1C" w14:textId="77777777">
            <w:pPr>
              <w:rPr>
                <w:rFonts w:ascii="Times New Roman" w:hAnsi="Times New Roman" w:cs="Times New Roman"/>
              </w:rPr>
            </w:pPr>
            <w:r w:rsidRPr="2E260C7A">
              <w:rPr>
                <w:rFonts w:ascii="Times New Roman" w:hAnsi="Times New Roman" w:cs="Times New Roman"/>
                <w:i/>
                <w:iCs/>
              </w:rPr>
              <w:t>Duomenų stiuardai</w:t>
            </w:r>
            <w:r w:rsidRPr="2E260C7A">
              <w:rPr>
                <w:rFonts w:ascii="Times New Roman" w:hAnsi="Times New Roman" w:cs="Times New Roman"/>
              </w:rPr>
              <w:t xml:space="preserve"> apibūdinami, kaip duomenų rengimo ir tvarkymo ekspertai, įskaitant duomenų atranką, saugojimą, išsaugojimą, kilmės ir kitų metaduomenų rengimą, tvarkymą bei sklaidą. </w:t>
            </w:r>
          </w:p>
          <w:p w:rsidRPr="00BB081A" w:rsidR="000E2A0D" w:rsidP="007A6193" w:rsidRDefault="000E2A0D" w14:paraId="61416503" w14:textId="77777777">
            <w:pPr>
              <w:rPr>
                <w:rFonts w:ascii="Times New Roman" w:hAnsi="Times New Roman" w:cs="Times New Roman"/>
              </w:rPr>
            </w:pPr>
            <w:r w:rsidRPr="2E260C7A">
              <w:rPr>
                <w:rFonts w:ascii="Times New Roman" w:hAnsi="Times New Roman" w:cs="Times New Roman"/>
                <w:i/>
                <w:iCs/>
              </w:rPr>
              <w:t>Duomenų bibliotekininkai</w:t>
            </w:r>
            <w:r w:rsidRPr="2E260C7A">
              <w:rPr>
                <w:rFonts w:ascii="Times New Roman" w:hAnsi="Times New Roman" w:cs="Times New Roman"/>
              </w:rPr>
              <w:t xml:space="preserve"> yra profesionalūs bibliotekos darbuotojai, kurie yra duomenų valdymo ekspertai, naudojantys mokslinių tyrimų duomenis kaip išteklius arba padedantys tyrėjams, dirbantiems su duomenimis (aprašymas, archyvavimas ir sklaida). </w:t>
            </w:r>
          </w:p>
          <w:p w:rsidRPr="00BB081A" w:rsidR="000E2A0D" w:rsidP="007A6193" w:rsidRDefault="000E2A0D" w14:paraId="24CD11F0" w14:textId="77777777">
            <w:pPr>
              <w:rPr>
                <w:rFonts w:ascii="Times New Roman" w:hAnsi="Times New Roman" w:cs="Times New Roman"/>
                <w:b/>
                <w:bCs/>
              </w:rPr>
            </w:pPr>
            <w:r w:rsidRPr="2E260C7A">
              <w:rPr>
                <w:rFonts w:ascii="Times New Roman" w:hAnsi="Times New Roman" w:cs="Times New Roman"/>
                <w:b/>
                <w:bCs/>
              </w:rPr>
              <w:t>Kompetencijos:</w:t>
            </w:r>
          </w:p>
          <w:p w:rsidRPr="009E6BFD" w:rsidR="000E2A0D" w:rsidP="009E6BFD" w:rsidRDefault="000E2A0D" w14:paraId="6A35E29A" w14:textId="77777777">
            <w:pPr>
              <w:rPr>
                <w:rFonts w:ascii="Times New Roman" w:hAnsi="Times New Roman" w:cs="Times New Roman"/>
              </w:rPr>
            </w:pPr>
            <w:r w:rsidRPr="009E6BFD">
              <w:rPr>
                <w:rFonts w:ascii="Times New Roman" w:hAnsi="Times New Roman" w:cs="Times New Roman"/>
              </w:rPr>
              <w:t>FAIR principų supratimas, siekiant užtikrinti, kad įvairių sričių mokslinių tyrimų duomenys atitiktų FAIR ir CARE principus.</w:t>
            </w:r>
          </w:p>
          <w:p w:rsidRPr="009E6BFD" w:rsidR="000E2A0D" w:rsidP="009E6BFD" w:rsidRDefault="000E2A0D" w14:paraId="3043138D" w14:textId="77777777">
            <w:pPr>
              <w:rPr>
                <w:rFonts w:ascii="Times New Roman" w:hAnsi="Times New Roman" w:cs="Times New Roman"/>
              </w:rPr>
            </w:pPr>
            <w:r w:rsidRPr="009E6BFD">
              <w:rPr>
                <w:rFonts w:ascii="Times New Roman" w:hAnsi="Times New Roman" w:cs="Times New Roman"/>
              </w:rPr>
              <w:t>Gebėjimas naudoti EOSC-Core ir EOSC-Exchange paslaugas duomenų skelbimui ir saugojimui bei palengvinti infrastruktūros ir bibliotekos paslaugų, skirtų duomenų paieškai, tvarkymui, saugojimui ir dalijimuisi, plėtojimą pagal šiuos principus.</w:t>
            </w:r>
          </w:p>
          <w:p w:rsidRPr="009E6BFD" w:rsidR="000E2A0D" w:rsidP="009E6BFD" w:rsidRDefault="000E2A0D" w14:paraId="1851C764" w14:textId="141882AA">
            <w:pPr>
              <w:rPr>
                <w:rFonts w:ascii="Times New Roman" w:hAnsi="Times New Roman" w:cs="Times New Roman"/>
              </w:rPr>
            </w:pPr>
            <w:r w:rsidRPr="009E6BFD">
              <w:rPr>
                <w:rFonts w:ascii="Times New Roman" w:hAnsi="Times New Roman" w:cs="Times New Roman"/>
              </w:rPr>
              <w:t xml:space="preserve">Gebėjimas užtikrinti </w:t>
            </w:r>
            <w:r w:rsidRPr="009E6BFD" w:rsidR="00A1620C">
              <w:rPr>
                <w:rFonts w:ascii="Times New Roman" w:hAnsi="Times New Roman" w:cs="Times New Roman"/>
              </w:rPr>
              <w:t>AM</w:t>
            </w:r>
            <w:r w:rsidRPr="009E6BFD">
              <w:rPr>
                <w:rFonts w:ascii="Times New Roman" w:hAnsi="Times New Roman" w:cs="Times New Roman"/>
              </w:rPr>
              <w:t xml:space="preserve"> principų laikymąsi EOSC-Core ir EOSC-Exchange paslaugose, susijusiose su duomenimis.</w:t>
            </w:r>
          </w:p>
          <w:p w:rsidRPr="009E6BFD" w:rsidR="000E2A0D" w:rsidP="009E6BFD" w:rsidRDefault="000E2A0D" w14:paraId="145AFF87" w14:textId="77777777">
            <w:pPr>
              <w:rPr>
                <w:rFonts w:ascii="Times New Roman" w:hAnsi="Times New Roman" w:cs="Times New Roman"/>
              </w:rPr>
            </w:pPr>
            <w:r w:rsidRPr="009E6BFD">
              <w:rPr>
                <w:rFonts w:ascii="Times New Roman" w:hAnsi="Times New Roman" w:cs="Times New Roman"/>
              </w:rPr>
              <w:t>Gebėjimas konsultuoti tyrėjus ir studentus duomenų valdymo klausimais pagal FAIR ir CARE principus, įskaitant esamų duomenų rinkinių paiešką ir pakartotinį naudojimą, pasitelkiant EOSC paslaugas ir ekosistemą.</w:t>
            </w:r>
          </w:p>
        </w:tc>
      </w:tr>
      <w:tr w:rsidRPr="00955FC3" w:rsidR="009B36F8" w:rsidTr="2E260C7A" w14:paraId="64A3A6DE" w14:textId="77777777">
        <w:tc>
          <w:tcPr>
            <w:tcW w:w="1844" w:type="dxa"/>
          </w:tcPr>
          <w:p w:rsidRPr="00BB081A" w:rsidR="000E2A0D" w:rsidP="007A6193" w:rsidRDefault="000E2A0D" w14:paraId="45739DBA" w14:textId="77777777">
            <w:pPr>
              <w:rPr>
                <w:rFonts w:ascii="Times New Roman" w:hAnsi="Times New Roman" w:cs="Times New Roman"/>
                <w:b/>
                <w:bCs/>
              </w:rPr>
            </w:pPr>
            <w:r w:rsidRPr="2E260C7A">
              <w:rPr>
                <w:rFonts w:ascii="Times New Roman" w:hAnsi="Times New Roman" w:cs="Times New Roman"/>
                <w:b/>
                <w:bCs/>
              </w:rPr>
              <w:t xml:space="preserve">Duomenų kuratoriai </w:t>
            </w:r>
          </w:p>
          <w:p w:rsidRPr="00BB081A" w:rsidR="000E2A0D" w:rsidP="007A6193" w:rsidRDefault="000E2A0D" w14:paraId="7F76CE66"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data curator</w:t>
            </w:r>
            <w:r w:rsidRPr="2E260C7A">
              <w:rPr>
                <w:rFonts w:ascii="Times New Roman" w:hAnsi="Times New Roman" w:cs="Times New Roman"/>
              </w:rPr>
              <w:t>)</w:t>
            </w:r>
          </w:p>
        </w:tc>
        <w:tc>
          <w:tcPr>
            <w:tcW w:w="7172" w:type="dxa"/>
          </w:tcPr>
          <w:p w:rsidRPr="00BB081A" w:rsidR="000E2A0D" w:rsidP="007A6193" w:rsidRDefault="000E2A0D" w14:paraId="0BD90A21"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20665D32" w14:textId="77777777">
            <w:pPr>
              <w:rPr>
                <w:rFonts w:ascii="Times New Roman" w:hAnsi="Times New Roman" w:cs="Times New Roman"/>
              </w:rPr>
            </w:pPr>
            <w:r w:rsidRPr="2E260C7A">
              <w:rPr>
                <w:rFonts w:ascii="Times New Roman" w:hAnsi="Times New Roman" w:cs="Times New Roman"/>
              </w:rPr>
              <w:t>Ekspertai, atsakingi už visų organizacijos duomenų valdymą ir priežiūrą, siekiant užtikrinti atitiktį politikos ir (arba) reguliavimo reikalavimams dėl ilgalaikio saugojimo ir teikti vartotojams kokybiškus duomenis, kurie yra lengvai prieinami suderinant su įvairiais formatais.</w:t>
            </w:r>
          </w:p>
          <w:p w:rsidRPr="00BB081A" w:rsidR="000E2A0D" w:rsidP="007A6193" w:rsidRDefault="000E2A0D" w14:paraId="12120C67" w14:textId="77777777">
            <w:pPr>
              <w:rPr>
                <w:rFonts w:ascii="Times New Roman" w:hAnsi="Times New Roman" w:cs="Times New Roman"/>
              </w:rPr>
            </w:pPr>
            <w:r w:rsidRPr="2E260C7A">
              <w:rPr>
                <w:rFonts w:ascii="Times New Roman" w:hAnsi="Times New Roman" w:cs="Times New Roman"/>
              </w:rPr>
              <w:t>Duomenų kuratorius galėtų rinkti ir skelbti genominių mėginių, susijusių su gripu, duomenų rinkinį su geografinėmis anotacijomis, naudodamas konkrečiai sričiai skirtus standartinius formatus, užtikrinančius duomenų FAIRness.</w:t>
            </w:r>
          </w:p>
          <w:p w:rsidRPr="00955FC3" w:rsidR="000E2A0D" w:rsidP="007A6193" w:rsidRDefault="000E2A0D" w14:paraId="59727899" w14:textId="77777777">
            <w:pPr>
              <w:rPr>
                <w:rFonts w:ascii="Times New Roman" w:hAnsi="Times New Roman" w:cs="Times New Roman"/>
                <w:b/>
                <w:bCs/>
                <w:lang w:val="es-ES"/>
              </w:rPr>
            </w:pPr>
            <w:r w:rsidRPr="2E260C7A">
              <w:rPr>
                <w:rFonts w:ascii="Times New Roman" w:hAnsi="Times New Roman" w:cs="Times New Roman"/>
                <w:b/>
                <w:bCs/>
              </w:rPr>
              <w:t>Kompetencijos:</w:t>
            </w:r>
          </w:p>
          <w:p w:rsidRPr="00955FC3" w:rsidR="000E2A0D" w:rsidP="007A6193" w:rsidRDefault="000E2A0D" w14:paraId="178973BB" w14:textId="77777777">
            <w:pPr>
              <w:rPr>
                <w:rFonts w:ascii="Times New Roman" w:hAnsi="Times New Roman" w:cs="Times New Roman"/>
                <w:lang w:val="es-ES"/>
              </w:rPr>
            </w:pPr>
            <w:r w:rsidRPr="2E260C7A">
              <w:rPr>
                <w:rFonts w:ascii="Times New Roman" w:hAnsi="Times New Roman" w:cs="Times New Roman"/>
              </w:rPr>
              <w:t>Gilus FAIR principų supratimas ir gebėjimas naudotis duomenų skelbimo ir saugojimo paslaugomis.</w:t>
            </w:r>
          </w:p>
          <w:p w:rsidRPr="00955FC3" w:rsidR="000E2A0D" w:rsidP="007A6193" w:rsidRDefault="000E2A0D" w14:paraId="0F2980DD" w14:textId="2B398F60">
            <w:pPr>
              <w:rPr>
                <w:rFonts w:ascii="Times New Roman" w:hAnsi="Times New Roman" w:cs="Times New Roman"/>
                <w:lang w:val="es-ES"/>
              </w:rPr>
            </w:pPr>
            <w:r w:rsidRPr="2E260C7A">
              <w:rPr>
                <w:rFonts w:ascii="Times New Roman" w:hAnsi="Times New Roman" w:cs="Times New Roman"/>
              </w:rPr>
              <w:t xml:space="preserve">Gebėjimas užtikrinti </w:t>
            </w:r>
            <w:r w:rsidR="00A1620C">
              <w:rPr>
                <w:rFonts w:ascii="Times New Roman" w:hAnsi="Times New Roman" w:cs="Times New Roman"/>
              </w:rPr>
              <w:t>AM</w:t>
            </w:r>
            <w:r w:rsidRPr="2E260C7A">
              <w:rPr>
                <w:rFonts w:ascii="Times New Roman" w:hAnsi="Times New Roman" w:cs="Times New Roman"/>
              </w:rPr>
              <w:t xml:space="preserve"> principų laikymąsi EOSC-Core ir Exchange paslaugose, susijusiose su duomenimis.</w:t>
            </w:r>
          </w:p>
          <w:p w:rsidRPr="00955FC3" w:rsidR="000E2A0D" w:rsidP="007A6193" w:rsidRDefault="000E2A0D" w14:paraId="46414D0A" w14:textId="77777777">
            <w:pPr>
              <w:rPr>
                <w:rFonts w:ascii="Times New Roman" w:hAnsi="Times New Roman" w:cs="Times New Roman"/>
                <w:lang w:val="es-ES"/>
              </w:rPr>
            </w:pPr>
            <w:r w:rsidRPr="2E260C7A">
              <w:rPr>
                <w:rFonts w:ascii="Times New Roman" w:hAnsi="Times New Roman" w:cs="Times New Roman"/>
              </w:rPr>
              <w:t>Mokymo ir bendravimo įgūdžiai, kad būtų galima apmokyti ir ugdyti kitus dalyvius, kaip teikti ir naudoti kuruojamus duomenis.</w:t>
            </w:r>
          </w:p>
          <w:p w:rsidRPr="00955FC3" w:rsidR="000E2A0D" w:rsidP="007A6193" w:rsidRDefault="000E2A0D" w14:paraId="52355FA9" w14:textId="77777777">
            <w:pPr>
              <w:rPr>
                <w:rFonts w:ascii="Times New Roman" w:hAnsi="Times New Roman" w:cs="Times New Roman"/>
                <w:lang w:val="es-ES"/>
              </w:rPr>
            </w:pPr>
            <w:r w:rsidRPr="2E260C7A">
              <w:rPr>
                <w:rFonts w:ascii="Times New Roman" w:hAnsi="Times New Roman" w:cs="Times New Roman"/>
              </w:rPr>
              <w:t>Žinios ir techniniai įgūdžiai, kad būtų galima kontekstualizuoti mokslinių tyrimų rezultatus, t. y. keistis ir pakartotinai naudoti esamus su moksliniais tyrimais susijusius metaduomenis (apie mokslininkus, projektus, publikacijas, organizacijas, įrangą ir kt.)</w:t>
            </w:r>
          </w:p>
        </w:tc>
      </w:tr>
      <w:tr w:rsidRPr="00BB081A" w:rsidR="009B36F8" w:rsidTr="2E260C7A" w14:paraId="679D11C0" w14:textId="77777777">
        <w:tc>
          <w:tcPr>
            <w:tcW w:w="1844" w:type="dxa"/>
          </w:tcPr>
          <w:p w:rsidRPr="00BB081A" w:rsidR="000E2A0D" w:rsidP="007A6193" w:rsidRDefault="000E2A0D" w14:paraId="75456FA2" w14:textId="77777777">
            <w:pPr>
              <w:rPr>
                <w:rFonts w:ascii="Times New Roman" w:hAnsi="Times New Roman" w:cs="Times New Roman"/>
                <w:b/>
                <w:bCs/>
              </w:rPr>
            </w:pPr>
            <w:r w:rsidRPr="2E260C7A">
              <w:rPr>
                <w:rFonts w:ascii="Times New Roman" w:hAnsi="Times New Roman" w:cs="Times New Roman"/>
                <w:b/>
                <w:bCs/>
              </w:rPr>
              <w:t>Mokslinių tyrimų programų inžinieriai</w:t>
            </w:r>
          </w:p>
          <w:p w:rsidRPr="00BB081A" w:rsidR="000E2A0D" w:rsidP="007A6193" w:rsidRDefault="000E2A0D" w14:paraId="03D883A8" w14:textId="77777777">
            <w:pPr>
              <w:rPr>
                <w:rFonts w:ascii="Times New Roman" w:hAnsi="Times New Roman" w:cs="Times New Roman"/>
              </w:rPr>
            </w:pPr>
          </w:p>
          <w:p w:rsidRPr="00BB081A" w:rsidR="000E2A0D" w:rsidP="007A6193" w:rsidRDefault="000E2A0D" w14:paraId="243F636E" w14:textId="77777777">
            <w:pPr>
              <w:rPr>
                <w:rFonts w:ascii="Times New Roman" w:hAnsi="Times New Roman" w:cs="Times New Roman"/>
              </w:rPr>
            </w:pPr>
            <w:r w:rsidRPr="2E260C7A">
              <w:rPr>
                <w:rFonts w:ascii="Times New Roman" w:hAnsi="Times New Roman" w:cs="Times New Roman"/>
              </w:rPr>
              <w:t>(angl.</w:t>
            </w:r>
            <w:r w:rsidRPr="2E260C7A">
              <w:rPr>
                <w:rFonts w:ascii="Times New Roman" w:hAnsi="Times New Roman" w:cs="Times New Roman"/>
                <w:i/>
                <w:iCs/>
              </w:rPr>
              <w:t xml:space="preserve"> Research Software Engineer</w:t>
            </w:r>
            <w:r w:rsidRPr="2E260C7A">
              <w:rPr>
                <w:rFonts w:ascii="Times New Roman" w:hAnsi="Times New Roman" w:cs="Times New Roman"/>
              </w:rPr>
              <w:t>)</w:t>
            </w:r>
          </w:p>
        </w:tc>
        <w:tc>
          <w:tcPr>
            <w:tcW w:w="7172" w:type="dxa"/>
          </w:tcPr>
          <w:p w:rsidRPr="00BB081A" w:rsidR="000E2A0D" w:rsidP="007A6193" w:rsidRDefault="000E2A0D" w14:paraId="2ED62A8F"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692B813F" w14:textId="77777777">
            <w:pPr>
              <w:rPr>
                <w:rFonts w:ascii="Times New Roman" w:hAnsi="Times New Roman" w:cs="Times New Roman"/>
              </w:rPr>
            </w:pPr>
            <w:r w:rsidRPr="2E260C7A">
              <w:rPr>
                <w:rFonts w:ascii="Times New Roman" w:hAnsi="Times New Roman" w:cs="Times New Roman"/>
              </w:rPr>
              <w:t xml:space="preserve">IKT ekspertai, kurie projektuoja, diegia, prižiūri ir (arba) integruoja paslaugas ir programinę įrangą EOSC ekosistemoje, kad būtų galima užtikrinti FAIR ir atvirą mokslą, garantuojant programinės įrangos kokybę, atkuriamumą ir tvarumą. </w:t>
            </w:r>
          </w:p>
          <w:p w:rsidRPr="00BB081A" w:rsidR="000E2A0D" w:rsidP="007A6193" w:rsidRDefault="000E2A0D" w14:paraId="450A2ACC"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3218B6F1" w14:textId="77777777">
            <w:pPr>
              <w:rPr>
                <w:rFonts w:ascii="Times New Roman" w:hAnsi="Times New Roman" w:cs="Times New Roman"/>
              </w:rPr>
            </w:pPr>
            <w:r w:rsidRPr="2E260C7A">
              <w:rPr>
                <w:rFonts w:ascii="Times New Roman" w:hAnsi="Times New Roman" w:cs="Times New Roman"/>
              </w:rPr>
              <w:t xml:space="preserve">Gebėjimas įgyti žinių, reikalingų EOSC-Core ir EOSC-Exchange paslaugų diegimui, naudojimui ir įdiegimui. </w:t>
            </w:r>
          </w:p>
          <w:p w:rsidRPr="00BB081A" w:rsidR="000E2A0D" w:rsidP="007A6193" w:rsidRDefault="000E2A0D" w14:paraId="792F056D" w14:textId="77777777">
            <w:pPr>
              <w:rPr>
                <w:rFonts w:ascii="Times New Roman" w:hAnsi="Times New Roman" w:cs="Times New Roman"/>
              </w:rPr>
            </w:pPr>
            <w:r w:rsidRPr="2E260C7A">
              <w:rPr>
                <w:rFonts w:ascii="Times New Roman" w:hAnsi="Times New Roman" w:cs="Times New Roman"/>
              </w:rPr>
              <w:t>Supratimas apie reikalavimus, keliamus FAIR principų įgyvendinimui duomenų ir programinės įrangos srityje.</w:t>
            </w:r>
          </w:p>
          <w:p w:rsidRPr="00BB081A" w:rsidR="000E2A0D" w:rsidP="007A6193" w:rsidRDefault="000E2A0D" w14:paraId="1BF02A8D" w14:textId="77777777">
            <w:pPr>
              <w:rPr>
                <w:rFonts w:ascii="Times New Roman" w:hAnsi="Times New Roman" w:cs="Times New Roman"/>
              </w:rPr>
            </w:pPr>
            <w:r w:rsidRPr="2E260C7A">
              <w:rPr>
                <w:rFonts w:ascii="Times New Roman" w:hAnsi="Times New Roman" w:cs="Times New Roman"/>
              </w:rPr>
              <w:t>Mokymo ir bendravimo gebėjimai, reikalingi apmokyti ir ugdyti tyrėjus ir technikus, kaip naudoti mokslinių tyrimų programinę įrangą.</w:t>
            </w:r>
          </w:p>
        </w:tc>
      </w:tr>
      <w:tr w:rsidRPr="00955FC3" w:rsidR="009B36F8" w:rsidTr="2E260C7A" w14:paraId="6813070B" w14:textId="77777777">
        <w:tc>
          <w:tcPr>
            <w:tcW w:w="1844" w:type="dxa"/>
          </w:tcPr>
          <w:p w:rsidRPr="00BB081A" w:rsidR="000E2A0D" w:rsidP="007A6193" w:rsidRDefault="000E2A0D" w14:paraId="0FBEEB3D" w14:textId="77777777">
            <w:pPr>
              <w:rPr>
                <w:rFonts w:ascii="Times New Roman" w:hAnsi="Times New Roman" w:cs="Times New Roman"/>
                <w:b/>
                <w:bCs/>
              </w:rPr>
            </w:pPr>
            <w:r w:rsidRPr="2E260C7A">
              <w:rPr>
                <w:rFonts w:ascii="Times New Roman" w:hAnsi="Times New Roman" w:cs="Times New Roman"/>
                <w:b/>
                <w:bCs/>
              </w:rPr>
              <w:t>Mokslinių tyrimų duomenų infrastruktūros palaikymo specialistai</w:t>
            </w:r>
          </w:p>
          <w:p w:rsidRPr="00BB081A" w:rsidR="000E2A0D" w:rsidP="007A6193" w:rsidRDefault="000E2A0D" w14:paraId="2A5339A2" w14:textId="77777777">
            <w:pPr>
              <w:rPr>
                <w:rFonts w:ascii="Times New Roman" w:hAnsi="Times New Roman" w:cs="Times New Roman"/>
              </w:rPr>
            </w:pPr>
          </w:p>
          <w:p w:rsidRPr="00BB081A" w:rsidR="000E2A0D" w:rsidP="007A6193" w:rsidRDefault="000E2A0D" w14:paraId="55D6D7B6"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Data Research Infrastructure Support Professional</w:t>
            </w:r>
            <w:r w:rsidRPr="2E260C7A">
              <w:rPr>
                <w:rFonts w:ascii="Times New Roman" w:hAnsi="Times New Roman" w:cs="Times New Roman"/>
              </w:rPr>
              <w:t>)</w:t>
            </w:r>
          </w:p>
        </w:tc>
        <w:tc>
          <w:tcPr>
            <w:tcW w:w="7172" w:type="dxa"/>
          </w:tcPr>
          <w:p w:rsidRPr="00BB081A" w:rsidR="000E2A0D" w:rsidP="007A6193" w:rsidRDefault="000E2A0D" w14:paraId="2E1E557B"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5CC22CE5" w14:textId="77777777">
            <w:pPr>
              <w:rPr>
                <w:rFonts w:ascii="Times New Roman" w:hAnsi="Times New Roman" w:cs="Times New Roman"/>
              </w:rPr>
            </w:pPr>
            <w:r w:rsidRPr="2E260C7A">
              <w:rPr>
                <w:rFonts w:ascii="Times New Roman" w:hAnsi="Times New Roman" w:cs="Times New Roman"/>
              </w:rPr>
              <w:t>IKT ekspertas, kuris valdo ir eksploatuoja tyrimų infrastruktūras bei paslaugas, reikalingas mokslinių tyrimų duomenų saugojimui, ilgalaikiam išsaugojimui ir apdorojimui.</w:t>
            </w:r>
          </w:p>
          <w:p w:rsidRPr="00955FC3" w:rsidR="000E2A0D" w:rsidP="007A6193" w:rsidRDefault="000E2A0D" w14:paraId="20412589" w14:textId="77777777">
            <w:pPr>
              <w:rPr>
                <w:rFonts w:ascii="Times New Roman" w:hAnsi="Times New Roman" w:cs="Times New Roman"/>
                <w:b/>
                <w:bCs/>
                <w:lang w:val="es-ES"/>
              </w:rPr>
            </w:pPr>
            <w:r w:rsidRPr="2E260C7A">
              <w:rPr>
                <w:rFonts w:ascii="Times New Roman" w:hAnsi="Times New Roman" w:cs="Times New Roman"/>
                <w:b/>
                <w:bCs/>
              </w:rPr>
              <w:t>Kompetencijos:</w:t>
            </w:r>
          </w:p>
          <w:p w:rsidRPr="00955FC3" w:rsidR="000E2A0D" w:rsidP="007A6193" w:rsidRDefault="000E2A0D" w14:paraId="7E49B229" w14:textId="77777777">
            <w:pPr>
              <w:rPr>
                <w:rFonts w:ascii="Times New Roman" w:hAnsi="Times New Roman" w:cs="Times New Roman"/>
                <w:lang w:val="es-ES"/>
              </w:rPr>
            </w:pPr>
            <w:r w:rsidRPr="2E260C7A">
              <w:rPr>
                <w:rFonts w:ascii="Times New Roman" w:hAnsi="Times New Roman" w:cs="Times New Roman"/>
              </w:rPr>
              <w:t>Žinios apie EOSC ekosistemos principus ir koncepcijas.</w:t>
            </w:r>
          </w:p>
          <w:p w:rsidRPr="00955FC3" w:rsidR="000E2A0D" w:rsidP="007A6193" w:rsidRDefault="000E2A0D" w14:paraId="6C44D457" w14:textId="77777777">
            <w:pPr>
              <w:rPr>
                <w:rFonts w:ascii="Times New Roman" w:hAnsi="Times New Roman" w:cs="Times New Roman"/>
                <w:lang w:val="es-ES"/>
              </w:rPr>
            </w:pPr>
            <w:r w:rsidRPr="2E260C7A">
              <w:rPr>
                <w:rFonts w:ascii="Times New Roman" w:hAnsi="Times New Roman" w:cs="Times New Roman"/>
              </w:rPr>
              <w:t>Techniniai įgūdžiai, reikalingi saugiai diegti ir prižiūrėti EOSC-Core ir EOSC-Exchange paslaugas, susijusias su apdorojimu ir saugojimu, arba duomenų išteklius, pvz., saugyklas ir duomenų bazes.</w:t>
            </w:r>
          </w:p>
          <w:p w:rsidRPr="00955FC3" w:rsidR="000E2A0D" w:rsidP="007A6193" w:rsidRDefault="000E2A0D" w14:paraId="2792FAC7" w14:textId="77777777">
            <w:pPr>
              <w:rPr>
                <w:rFonts w:ascii="Times New Roman" w:hAnsi="Times New Roman" w:cs="Times New Roman"/>
                <w:lang w:val="es-ES"/>
              </w:rPr>
            </w:pPr>
            <w:r w:rsidRPr="2E260C7A">
              <w:rPr>
                <w:rFonts w:ascii="Times New Roman" w:hAnsi="Times New Roman" w:cs="Times New Roman"/>
              </w:rPr>
              <w:t>Mokymo ir bendravimo įgūdžiai, reikalingi apmokyti ir ugdyti kitus dalyvius, kaip naudotis mokslinių tyrimų infrastruktūromis.</w:t>
            </w:r>
          </w:p>
          <w:p w:rsidRPr="00955FC3" w:rsidR="000E2A0D" w:rsidP="007A6193" w:rsidRDefault="000E2A0D" w14:paraId="4CAB70CB" w14:textId="77777777">
            <w:pPr>
              <w:rPr>
                <w:rFonts w:ascii="Times New Roman" w:hAnsi="Times New Roman" w:cs="Times New Roman"/>
                <w:lang w:val="es-ES"/>
              </w:rPr>
            </w:pPr>
            <w:r w:rsidRPr="2E260C7A">
              <w:rPr>
                <w:rFonts w:ascii="Times New Roman" w:hAnsi="Times New Roman" w:cs="Times New Roman"/>
              </w:rPr>
              <w:t>Įrenginių valdymo įgūdžiai, reikalingi suprasti paslaugas ir išteklius, reikalingus mokslinių tyrimų veiklai palaikyti mokslinių bendruomenių mokslinių tyrimų infrastruktūrose, remiamose EOSC ekosistemos kontekste.</w:t>
            </w:r>
          </w:p>
        </w:tc>
      </w:tr>
      <w:tr w:rsidRPr="00BB081A" w:rsidR="009B36F8" w:rsidTr="2E260C7A" w14:paraId="083069B1" w14:textId="77777777">
        <w:tc>
          <w:tcPr>
            <w:tcW w:w="1844" w:type="dxa"/>
          </w:tcPr>
          <w:p w:rsidRPr="00BB081A" w:rsidR="000E2A0D" w:rsidP="007A6193" w:rsidRDefault="000E2A0D" w14:paraId="3D020F08" w14:textId="77777777">
            <w:pPr>
              <w:rPr>
                <w:rFonts w:ascii="Times New Roman" w:hAnsi="Times New Roman" w:cs="Times New Roman"/>
                <w:b/>
                <w:bCs/>
              </w:rPr>
            </w:pPr>
            <w:r w:rsidRPr="2E260C7A">
              <w:rPr>
                <w:rFonts w:ascii="Times New Roman" w:hAnsi="Times New Roman" w:cs="Times New Roman"/>
                <w:b/>
                <w:bCs/>
              </w:rPr>
              <w:t>Politikos formuotojai</w:t>
            </w:r>
          </w:p>
          <w:p w:rsidRPr="00BB081A" w:rsidR="000E2A0D" w:rsidP="007A6193" w:rsidRDefault="000E2A0D" w14:paraId="13077E2D" w14:textId="77777777">
            <w:pPr>
              <w:rPr>
                <w:rFonts w:ascii="Times New Roman" w:hAnsi="Times New Roman" w:cs="Times New Roman"/>
              </w:rPr>
            </w:pPr>
            <w:r w:rsidRPr="2E260C7A">
              <w:rPr>
                <w:rFonts w:ascii="Times New Roman" w:hAnsi="Times New Roman" w:cs="Times New Roman"/>
              </w:rPr>
              <w:t xml:space="preserve">(angl. </w:t>
            </w:r>
            <w:r w:rsidRPr="2E260C7A">
              <w:rPr>
                <w:rFonts w:ascii="Times New Roman" w:hAnsi="Times New Roman" w:cs="Times New Roman"/>
                <w:i/>
                <w:iCs/>
              </w:rPr>
              <w:t>Policy Makers</w:t>
            </w:r>
            <w:r w:rsidRPr="2E260C7A">
              <w:rPr>
                <w:rFonts w:ascii="Times New Roman" w:hAnsi="Times New Roman" w:cs="Times New Roman"/>
              </w:rPr>
              <w:t>)</w:t>
            </w:r>
          </w:p>
        </w:tc>
        <w:tc>
          <w:tcPr>
            <w:tcW w:w="7172" w:type="dxa"/>
          </w:tcPr>
          <w:p w:rsidRPr="00BB081A" w:rsidR="000E2A0D" w:rsidP="007A6193" w:rsidRDefault="000E2A0D" w14:paraId="218036C7" w14:textId="77777777">
            <w:pPr>
              <w:rPr>
                <w:rFonts w:ascii="Times New Roman" w:hAnsi="Times New Roman" w:cs="Times New Roman"/>
                <w:b/>
                <w:bCs/>
              </w:rPr>
            </w:pPr>
            <w:r w:rsidRPr="2E260C7A">
              <w:rPr>
                <w:rFonts w:ascii="Times New Roman" w:hAnsi="Times New Roman" w:cs="Times New Roman"/>
                <w:b/>
                <w:bCs/>
              </w:rPr>
              <w:t xml:space="preserve">Apibūdinimas: </w:t>
            </w:r>
          </w:p>
          <w:p w:rsidRPr="00BB081A" w:rsidR="000E2A0D" w:rsidP="007A6193" w:rsidRDefault="000E2A0D" w14:paraId="4EC22D22" w14:textId="77777777">
            <w:pPr>
              <w:rPr>
                <w:rFonts w:ascii="Times New Roman" w:hAnsi="Times New Roman" w:cs="Times New Roman"/>
              </w:rPr>
            </w:pPr>
            <w:r w:rsidRPr="2E260C7A">
              <w:rPr>
                <w:rFonts w:ascii="Times New Roman" w:hAnsi="Times New Roman" w:cs="Times New Roman"/>
              </w:rPr>
              <w:t>Politikos formuotojai renka informaciją konsultuodamiesi ir atlikdami tyrimus, ją apibendrina ir iš jos formuoja politiką, mokslo politikos priemones ar strateginius planus, kurie skatina pageidaujamų veiklų vystymą ir gali apimti finansinę paramą moksliniams tyrimams.</w:t>
            </w:r>
          </w:p>
          <w:p w:rsidRPr="00BB081A" w:rsidR="000E2A0D" w:rsidP="007A6193" w:rsidRDefault="000E2A0D" w14:paraId="0A4A5E13"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6207C7E1" w14:textId="77777777">
            <w:pPr>
              <w:rPr>
                <w:rFonts w:ascii="Times New Roman" w:hAnsi="Times New Roman" w:cs="Times New Roman"/>
              </w:rPr>
            </w:pPr>
            <w:r w:rsidRPr="2E260C7A">
              <w:rPr>
                <w:rFonts w:ascii="Times New Roman" w:hAnsi="Times New Roman" w:cs="Times New Roman"/>
              </w:rPr>
              <w:t>Žinios apie EOSC ekosistemą, ypatingą dėmesį skiriant atvirajam mokslui, privatumui ir saugumui bei FAIR principams;</w:t>
            </w:r>
          </w:p>
          <w:p w:rsidRPr="00BB081A" w:rsidR="000E2A0D" w:rsidP="007A6193" w:rsidRDefault="000E2A0D" w14:paraId="5F8BFFCB" w14:textId="77777777">
            <w:pPr>
              <w:rPr>
                <w:rFonts w:ascii="Times New Roman" w:hAnsi="Times New Roman" w:cs="Times New Roman"/>
              </w:rPr>
            </w:pPr>
            <w:r w:rsidRPr="2E260C7A">
              <w:rPr>
                <w:rFonts w:ascii="Times New Roman" w:hAnsi="Times New Roman" w:cs="Times New Roman"/>
              </w:rPr>
              <w:t>gebėjimas suprasti EOSC konkrečių disciplinų ir bendrųjų paslaugų, skirtų remti EOSC principus, apimtį ir ribotumus.</w:t>
            </w:r>
          </w:p>
          <w:p w:rsidRPr="00BB081A" w:rsidR="000E2A0D" w:rsidP="007A6193" w:rsidRDefault="000E2A0D" w14:paraId="18E0EEA8" w14:textId="77777777">
            <w:pPr>
              <w:rPr>
                <w:rFonts w:ascii="Times New Roman" w:hAnsi="Times New Roman" w:cs="Times New Roman"/>
              </w:rPr>
            </w:pPr>
            <w:r w:rsidRPr="2E260C7A">
              <w:rPr>
                <w:rFonts w:ascii="Times New Roman" w:hAnsi="Times New Roman" w:cs="Times New Roman"/>
              </w:rPr>
              <w:t>įrankių valdymo gebėjimai, leidžiantys naudoti paslaugas ir išteklius mokslo bendruomenės veiklai vykdyti EOSC kontekste.</w:t>
            </w:r>
          </w:p>
        </w:tc>
      </w:tr>
      <w:tr w:rsidRPr="00BB081A" w:rsidR="009B36F8" w:rsidTr="2E260C7A" w14:paraId="61837C23" w14:textId="77777777">
        <w:tc>
          <w:tcPr>
            <w:tcW w:w="1844" w:type="dxa"/>
          </w:tcPr>
          <w:p w:rsidRPr="00BB081A" w:rsidR="000E2A0D" w:rsidP="007A6193" w:rsidRDefault="000E2A0D" w14:paraId="445369CB" w14:textId="77777777">
            <w:pPr>
              <w:rPr>
                <w:rFonts w:ascii="Times New Roman" w:hAnsi="Times New Roman" w:cs="Times New Roman"/>
                <w:b/>
                <w:bCs/>
              </w:rPr>
            </w:pPr>
            <w:r w:rsidRPr="2E260C7A">
              <w:rPr>
                <w:rFonts w:ascii="Times New Roman" w:hAnsi="Times New Roman" w:cs="Times New Roman"/>
                <w:b/>
                <w:bCs/>
              </w:rPr>
              <w:t>Piliečiai</w:t>
            </w:r>
          </w:p>
          <w:p w:rsidRPr="00BB081A" w:rsidR="000E2A0D" w:rsidP="007A6193" w:rsidRDefault="000E2A0D" w14:paraId="4F0E56F4" w14:textId="77777777">
            <w:pPr>
              <w:rPr>
                <w:rFonts w:ascii="Times New Roman" w:hAnsi="Times New Roman" w:cs="Times New Roman"/>
              </w:rPr>
            </w:pPr>
          </w:p>
          <w:p w:rsidRPr="00BB081A" w:rsidR="000E2A0D" w:rsidP="007A6193" w:rsidRDefault="000E2A0D" w14:paraId="742AB00B" w14:textId="77777777">
            <w:pPr>
              <w:rPr>
                <w:rFonts w:ascii="Times New Roman" w:hAnsi="Times New Roman" w:cs="Times New Roman"/>
              </w:rPr>
            </w:pPr>
            <w:r w:rsidRPr="2E260C7A">
              <w:rPr>
                <w:rFonts w:ascii="Times New Roman" w:hAnsi="Times New Roman" w:cs="Times New Roman"/>
              </w:rPr>
              <w:t>(angl.</w:t>
            </w:r>
            <w:r w:rsidRPr="2E260C7A">
              <w:rPr>
                <w:rFonts w:ascii="Times New Roman" w:hAnsi="Times New Roman" w:cs="Times New Roman"/>
                <w:i/>
                <w:iCs/>
              </w:rPr>
              <w:t xml:space="preserve"> citizens</w:t>
            </w:r>
            <w:r w:rsidRPr="2E260C7A">
              <w:rPr>
                <w:rFonts w:ascii="Times New Roman" w:hAnsi="Times New Roman" w:cs="Times New Roman"/>
              </w:rPr>
              <w:t>)</w:t>
            </w:r>
          </w:p>
        </w:tc>
        <w:tc>
          <w:tcPr>
            <w:tcW w:w="7172" w:type="dxa"/>
          </w:tcPr>
          <w:p w:rsidRPr="00BB081A" w:rsidR="000E2A0D" w:rsidP="007A6193" w:rsidRDefault="000E2A0D" w14:paraId="24B09B4C" w14:textId="77777777">
            <w:pPr>
              <w:rPr>
                <w:rFonts w:ascii="Times New Roman" w:hAnsi="Times New Roman" w:cs="Times New Roman"/>
                <w:b/>
                <w:bCs/>
              </w:rPr>
            </w:pPr>
            <w:r w:rsidRPr="2E260C7A">
              <w:rPr>
                <w:rFonts w:ascii="Times New Roman" w:hAnsi="Times New Roman" w:cs="Times New Roman"/>
                <w:b/>
                <w:bCs/>
              </w:rPr>
              <w:t>Apibūdinimas</w:t>
            </w:r>
          </w:p>
          <w:p w:rsidRPr="00BB081A" w:rsidR="000E2A0D" w:rsidP="007A6193" w:rsidRDefault="000E2A0D" w14:paraId="26426B7B" w14:textId="77777777">
            <w:pPr>
              <w:rPr>
                <w:rFonts w:ascii="Times New Roman" w:hAnsi="Times New Roman" w:cs="Times New Roman"/>
              </w:rPr>
            </w:pPr>
            <w:r w:rsidRPr="2E260C7A">
              <w:rPr>
                <w:rFonts w:ascii="Times New Roman" w:hAnsi="Times New Roman" w:cs="Times New Roman"/>
              </w:rPr>
              <w:t xml:space="preserve">EOSC tikslinė grupė – visuomenės nariai, besidomintys viena ar keliomis mokslo sritimis (įskaitant, bet neapsiribojant atvirojo kodo </w:t>
            </w:r>
            <w:r w:rsidRPr="2E260C7A">
              <w:rPr>
                <w:rFonts w:ascii="Times New Roman" w:hAnsi="Times New Roman" w:cs="Times New Roman"/>
              </w:rPr>
              <w:t>bendruomene ar mokslinius tyrimus atliekančiomis komercinėmis įmonėmis), kurie nori gauti informacijos ar prisidėti prie piliečių mokslo iniciatyvų ar kitų visuomenės iniciatyvų, arba kurie yra suinteresuoti mokytis ir spręsti konkrečią problemą, nesusijusią su jų profesine veikla.</w:t>
            </w:r>
          </w:p>
          <w:p w:rsidRPr="00BB081A" w:rsidR="000E2A0D" w:rsidP="007A6193" w:rsidRDefault="000E2A0D" w14:paraId="5D22225A" w14:textId="591221FF">
            <w:pPr>
              <w:rPr>
                <w:rFonts w:ascii="Times New Roman" w:hAnsi="Times New Roman" w:cs="Times New Roman"/>
              </w:rPr>
            </w:pPr>
            <w:r w:rsidRPr="2E260C7A">
              <w:rPr>
                <w:rFonts w:ascii="Times New Roman" w:hAnsi="Times New Roman" w:cs="Times New Roman"/>
              </w:rPr>
              <w:t xml:space="preserve">Piliečiai, besidomintys </w:t>
            </w:r>
            <w:r w:rsidR="009E6BFD">
              <w:rPr>
                <w:rFonts w:ascii="Times New Roman" w:hAnsi="Times New Roman" w:cs="Times New Roman"/>
              </w:rPr>
              <w:t>AM</w:t>
            </w:r>
            <w:r w:rsidRPr="2E260C7A">
              <w:rPr>
                <w:rFonts w:ascii="Times New Roman" w:hAnsi="Times New Roman" w:cs="Times New Roman"/>
              </w:rPr>
              <w:t>, gali sutikti anonimiškai dalytis informacija ir stebėti tam tikrus gyvenimo būdo rodiklius, pvz., sportinę veiklą, mainais už grįžtamąją informaciją apie savo sveikatos būklę.</w:t>
            </w:r>
          </w:p>
          <w:p w:rsidRPr="00BB081A" w:rsidR="000E2A0D" w:rsidP="007A6193" w:rsidRDefault="000E2A0D" w14:paraId="018CBA47" w14:textId="77777777">
            <w:pPr>
              <w:rPr>
                <w:rFonts w:ascii="Times New Roman" w:hAnsi="Times New Roman" w:cs="Times New Roman"/>
                <w:b/>
                <w:bCs/>
              </w:rPr>
            </w:pPr>
            <w:r w:rsidRPr="2E260C7A">
              <w:rPr>
                <w:rFonts w:ascii="Times New Roman" w:hAnsi="Times New Roman" w:cs="Times New Roman"/>
                <w:b/>
                <w:bCs/>
              </w:rPr>
              <w:t>Kompetencijos:</w:t>
            </w:r>
          </w:p>
          <w:p w:rsidRPr="00BB081A" w:rsidR="000E2A0D" w:rsidP="007A6193" w:rsidRDefault="000E2A0D" w14:paraId="0ED2F8A2" w14:textId="77777777">
            <w:pPr>
              <w:rPr>
                <w:rFonts w:ascii="Times New Roman" w:hAnsi="Times New Roman" w:cs="Times New Roman"/>
              </w:rPr>
            </w:pPr>
            <w:r w:rsidRPr="2E260C7A">
              <w:rPr>
                <w:rFonts w:ascii="Times New Roman" w:hAnsi="Times New Roman" w:cs="Times New Roman"/>
              </w:rPr>
              <w:t>• Pagrindinės žinios apie EOSC principų koncepciją (ypač daug dėmesio skiriant privatumui ir teisiniams klausimams).</w:t>
            </w:r>
          </w:p>
          <w:p w:rsidRPr="00BB081A" w:rsidR="000E2A0D" w:rsidP="007A6193" w:rsidRDefault="000E2A0D" w14:paraId="4E99133A" w14:textId="77777777">
            <w:pPr>
              <w:rPr>
                <w:rFonts w:ascii="Times New Roman" w:hAnsi="Times New Roman" w:cs="Times New Roman"/>
              </w:rPr>
            </w:pPr>
            <w:r w:rsidRPr="2E260C7A">
              <w:rPr>
                <w:rFonts w:ascii="Times New Roman" w:hAnsi="Times New Roman" w:cs="Times New Roman"/>
              </w:rPr>
              <w:t>• Pagrindiniai IKT gebėjimai, reikalingi bendrųjų ir specialiųjų programų bei priemonių, skirtų piliečių dalyvavimui, naudojimui.</w:t>
            </w:r>
          </w:p>
        </w:tc>
      </w:tr>
    </w:tbl>
    <w:p w:rsidR="00687E60" w:rsidP="007A6193" w:rsidRDefault="000E2A0D" w14:paraId="62F5B27C" w14:textId="77777777">
      <w:pPr>
        <w:rPr>
          <w:rFonts w:ascii="Times New Roman" w:hAnsi="Times New Roman" w:cs="Times New Roman"/>
        </w:rPr>
      </w:pPr>
      <w:r w:rsidRPr="00BB081A">
        <w:rPr>
          <w:rFonts w:ascii="Times New Roman" w:hAnsi="Times New Roman" w:cs="Times New Roman"/>
        </w:rPr>
        <w:tab/>
      </w:r>
    </w:p>
    <w:p w:rsidRPr="00BB081A" w:rsidR="000E2A0D" w:rsidP="00687E60" w:rsidRDefault="000E2A0D" w14:paraId="0C3E27B4" w14:textId="155A7E1C">
      <w:pPr>
        <w:ind w:firstLine="720"/>
        <w:rPr>
          <w:rFonts w:ascii="Times New Roman" w:hAnsi="Times New Roman" w:cs="Times New Roman"/>
        </w:rPr>
      </w:pPr>
      <w:r w:rsidRPr="2E260C7A">
        <w:rPr>
          <w:rFonts w:ascii="Times New Roman" w:hAnsi="Times New Roman" w:cs="Times New Roman"/>
        </w:rPr>
        <w:t xml:space="preserve">EOSC gebėjimų ir mokymų dalyviai ir veikėjais įvardijami: institutai (kai kurie jų yra EOSC-A nariai, tačiau daugelis nėra); kompetencijos centrai (įvairių formų ir dydžių); Mokslinių tyrimų teminės infrastruktūros; mokymų teikėjai (plačiausia šio termino prasme); EOSC projektai, kuriuose yra vykdomi mokymai (pvz., EOSC4Skills, EOSC Gravity); nacionalinės institucijos / projektai, dalyvaujantys OS politikos įgyvendinime; EOSC akademija, EOSC mazgų darbuotojai, atsakingi už mokymus ir kt. </w:t>
      </w:r>
      <w:commentRangeStart w:id="461"/>
      <w:r w:rsidRPr="2E260C7A">
        <w:rPr>
          <w:rFonts w:ascii="Times New Roman" w:hAnsi="Times New Roman" w:cs="Times New Roman"/>
        </w:rPr>
        <w:t>Šioje at</w:t>
      </w:r>
      <w:r w:rsidR="009E6BFD">
        <w:rPr>
          <w:rFonts w:ascii="Times New Roman" w:hAnsi="Times New Roman" w:cs="Times New Roman"/>
        </w:rPr>
        <w:t>a</w:t>
      </w:r>
      <w:r w:rsidRPr="2E260C7A">
        <w:rPr>
          <w:rFonts w:ascii="Times New Roman" w:hAnsi="Times New Roman" w:cs="Times New Roman"/>
        </w:rPr>
        <w:t xml:space="preserve">skaitoje </w:t>
      </w:r>
      <w:commentRangeEnd w:id="461"/>
      <w:r w:rsidRPr="2E260C7A" w:rsidR="009E6BFD">
        <w:rPr>
          <w:rStyle w:val="Komentaronuoroda"/>
          <w:rFonts w:ascii="Times New Roman" w:hAnsi="Times New Roman" w:cs="Times New Roman"/>
          <w:sz w:val="24"/>
          <w:szCs w:val="24"/>
        </w:rPr>
        <w:commentReference w:id="461"/>
      </w:r>
      <w:r w:rsidRPr="2E260C7A">
        <w:rPr>
          <w:rFonts w:ascii="Times New Roman" w:hAnsi="Times New Roman" w:cs="Times New Roman"/>
        </w:rPr>
        <w:t>aptarti klausimai išlieka aktualūs ir dabartiniame EOSC kūrimo etape.</w:t>
      </w:r>
    </w:p>
    <w:p w:rsidRPr="00BB081A" w:rsidR="000E2A0D" w:rsidP="007A6193" w:rsidRDefault="000E2A0D" w14:paraId="4785E7D3" w14:textId="51781DB7">
      <w:pPr>
        <w:rPr>
          <w:rFonts w:ascii="Times New Roman" w:hAnsi="Times New Roman" w:cs="Times New Roman"/>
        </w:rPr>
      </w:pPr>
      <w:r w:rsidRPr="00BB081A">
        <w:rPr>
          <w:rFonts w:ascii="Times New Roman" w:hAnsi="Times New Roman" w:cs="Times New Roman"/>
        </w:rPr>
        <w:tab/>
      </w:r>
      <w:r w:rsidRPr="00BB081A">
        <w:rPr>
          <w:rFonts w:ascii="Times New Roman" w:hAnsi="Times New Roman" w:cs="Times New Roman"/>
        </w:rPr>
        <w:t>Pateiktose rekomendacijose, padedančios</w:t>
      </w:r>
      <w:r w:rsidR="009E6BFD">
        <w:rPr>
          <w:rFonts w:ascii="Times New Roman" w:hAnsi="Times New Roman" w:cs="Times New Roman"/>
        </w:rPr>
        <w:t>e</w:t>
      </w:r>
      <w:r w:rsidRPr="00BB081A">
        <w:rPr>
          <w:rFonts w:ascii="Times New Roman" w:hAnsi="Times New Roman" w:cs="Times New Roman"/>
        </w:rPr>
        <w:t xml:space="preserve"> užtikrinti sklandų EOSC kūrimo ir plėtros procesus, akcentuojama mokymų ir kompetencijų ugdymo svarba (European Commission, 2021): </w:t>
      </w:r>
    </w:p>
    <w:p w:rsidRPr="009E6BFD" w:rsidR="000E2A0D" w:rsidP="009E6BFD" w:rsidRDefault="000E2A0D" w14:paraId="771B75C5" w14:textId="6E8C1B55">
      <w:pPr>
        <w:pStyle w:val="Sraopastraipa"/>
        <w:numPr>
          <w:ilvl w:val="0"/>
          <w:numId w:val="42"/>
        </w:numPr>
        <w:rPr>
          <w:rFonts w:ascii="Times New Roman" w:hAnsi="Times New Roman" w:eastAsia="Times New Roman" w:cs="Times New Roman"/>
          <w:lang w:eastAsia="lt-LT"/>
        </w:rPr>
      </w:pPr>
      <w:r w:rsidRPr="009E6BFD">
        <w:rPr>
          <w:rFonts w:ascii="Times New Roman" w:hAnsi="Times New Roman" w:eastAsia="Times New Roman" w:cs="Times New Roman"/>
        </w:rPr>
        <w:t xml:space="preserve">Sistemingai integruoti FAIR principų ir </w:t>
      </w:r>
      <w:r w:rsidR="009E6BFD">
        <w:rPr>
          <w:rFonts w:ascii="Times New Roman" w:hAnsi="Times New Roman" w:eastAsia="Times New Roman" w:cs="Times New Roman"/>
        </w:rPr>
        <w:t>AM</w:t>
      </w:r>
      <w:r w:rsidRPr="009E6BFD">
        <w:rPr>
          <w:rFonts w:ascii="Times New Roman" w:hAnsi="Times New Roman" w:eastAsia="Times New Roman" w:cs="Times New Roman"/>
        </w:rPr>
        <w:t xml:space="preserve"> kompetencijas į aukštojo mokslo studijų programas, remiantis suderintu Europos lygmens kompetencijų modeliu ir užtikrinant jų įtraukimą į kvalifikacinius laipsnius bei karjeros vertinimo sistemas.</w:t>
      </w:r>
    </w:p>
    <w:p w:rsidRPr="009E6BFD" w:rsidR="000E2A0D" w:rsidP="009E6BFD" w:rsidRDefault="000E2A0D" w14:paraId="73820AE3" w14:textId="023DE2D7">
      <w:pPr>
        <w:pStyle w:val="Sraopastraipa"/>
        <w:numPr>
          <w:ilvl w:val="0"/>
          <w:numId w:val="42"/>
        </w:numPr>
        <w:rPr>
          <w:rFonts w:ascii="Times New Roman" w:hAnsi="Times New Roman" w:eastAsia="Times New Roman" w:cs="Times New Roman"/>
          <w:lang w:eastAsia="lt-LT"/>
        </w:rPr>
      </w:pPr>
      <w:r w:rsidRPr="009E6BFD">
        <w:rPr>
          <w:rFonts w:ascii="Times New Roman" w:hAnsi="Times New Roman" w:eastAsia="Times New Roman" w:cs="Times New Roman"/>
        </w:rPr>
        <w:t>Stiprinti koordinuotą mokymų teikimą, plėtojant kompetencijų centrų tinklą ir kuriant sąveikų  mokymosi bei mokymų katalogą, integruotą į EOSC sąveikumo sistemą.</w:t>
      </w:r>
    </w:p>
    <w:p w:rsidRPr="009E6BFD" w:rsidR="000E2A0D" w:rsidP="009E6BFD" w:rsidRDefault="000E2A0D" w14:paraId="5EE89E20" w14:textId="20093E53">
      <w:pPr>
        <w:pStyle w:val="Sraopastraipa"/>
        <w:numPr>
          <w:ilvl w:val="0"/>
          <w:numId w:val="42"/>
        </w:numPr>
        <w:rPr>
          <w:rFonts w:ascii="Times New Roman" w:hAnsi="Times New Roman" w:eastAsia="Times New Roman" w:cs="Times New Roman"/>
          <w:lang w:eastAsia="lt-LT"/>
        </w:rPr>
      </w:pPr>
      <w:r w:rsidRPr="009E6BFD">
        <w:rPr>
          <w:rFonts w:ascii="Times New Roman" w:hAnsi="Times New Roman" w:eastAsia="Times New Roman" w:cs="Times New Roman"/>
        </w:rPr>
        <w:t xml:space="preserve">Užtikrinti politikos ir finansavimo suderinamumą, įsteigiant EOSC kompetencijų ir mokymų lyderystės bei ambasadorių programą, kuri skatintų FAIR ir </w:t>
      </w:r>
      <w:r w:rsidR="002C5244">
        <w:rPr>
          <w:rFonts w:ascii="Times New Roman" w:hAnsi="Times New Roman" w:eastAsia="Times New Roman" w:cs="Times New Roman"/>
        </w:rPr>
        <w:t>AM</w:t>
      </w:r>
      <w:r w:rsidRPr="009E6BFD">
        <w:rPr>
          <w:rFonts w:ascii="Times New Roman" w:hAnsi="Times New Roman" w:eastAsia="Times New Roman" w:cs="Times New Roman"/>
        </w:rPr>
        <w:t xml:space="preserve"> kompetencijų įtraukimą į nacionalines ir Europos finansavimo priemones.</w:t>
      </w:r>
    </w:p>
    <w:p w:rsidRPr="009E6BFD" w:rsidR="000E2A0D" w:rsidP="009E6BFD" w:rsidRDefault="000E2A0D" w14:paraId="1D070E9D" w14:textId="52313ED2">
      <w:pPr>
        <w:pStyle w:val="Sraopastraipa"/>
        <w:numPr>
          <w:ilvl w:val="0"/>
          <w:numId w:val="42"/>
        </w:numPr>
        <w:rPr>
          <w:rFonts w:ascii="Times New Roman" w:hAnsi="Times New Roman" w:eastAsia="Times New Roman" w:cs="Times New Roman"/>
          <w:lang w:eastAsia="lt-LT"/>
        </w:rPr>
      </w:pPr>
      <w:r w:rsidRPr="009E6BFD">
        <w:rPr>
          <w:rFonts w:ascii="Times New Roman" w:hAnsi="Times New Roman" w:eastAsia="Times New Roman" w:cs="Times New Roman"/>
        </w:rPr>
        <w:t xml:space="preserve">Taikyti EOSC ekosistemos veikėjų sistemą planuojant iniciatyvas, mokymus, skatinimo ir pripažinimo mechanizmus, siekiant ilgalaikio FAIR ir </w:t>
      </w:r>
      <w:r w:rsidR="002C5244">
        <w:rPr>
          <w:rFonts w:ascii="Times New Roman" w:hAnsi="Times New Roman" w:eastAsia="Times New Roman" w:cs="Times New Roman"/>
        </w:rPr>
        <w:t>AM</w:t>
      </w:r>
      <w:r w:rsidRPr="009E6BFD">
        <w:rPr>
          <w:rFonts w:ascii="Times New Roman" w:hAnsi="Times New Roman" w:eastAsia="Times New Roman" w:cs="Times New Roman"/>
        </w:rPr>
        <w:t xml:space="preserve"> integravimo į mokslo praktiką.</w:t>
      </w:r>
    </w:p>
    <w:p w:rsidR="002C5244" w:rsidP="002C5244" w:rsidRDefault="002C5244" w14:paraId="0C558E1C" w14:textId="49398756">
      <w:pPr>
        <w:ind w:left="720"/>
        <w:rPr>
          <w:rFonts w:ascii="Times New Roman" w:hAnsi="Times New Roman" w:cs="Times New Roman"/>
        </w:rPr>
      </w:pPr>
    </w:p>
    <w:p w:rsidRPr="00BB081A" w:rsidR="000E2A0D" w:rsidP="002C5244" w:rsidRDefault="000E2A0D" w14:paraId="32C86079" w14:textId="6D37AF86">
      <w:pPr>
        <w:ind w:firstLine="567"/>
        <w:rPr>
          <w:rFonts w:ascii="Times New Roman" w:hAnsi="Times New Roman" w:cs="Times New Roman"/>
        </w:rPr>
      </w:pPr>
      <w:r w:rsidRPr="00BB081A">
        <w:rPr>
          <w:rFonts w:ascii="Times New Roman" w:hAnsi="Times New Roman" w:cs="Times New Roman"/>
        </w:rPr>
        <w:t xml:space="preserve">Ataskaitoje (European Commission et al. 2021) akcentuojama, kad sėkmingam EOSC kūrimui esminiai klausimai yra susiję su mokslininkų, mokslinių tyrimų pagalbinio personalo ir EOSC paslaugų teikėjų kompetencijos ugdymu. EOSC kvalifikuotų specialistų tinklas, sudarantis koordinuotą mokymo infrastruktūrą, yra būtinas siekiant pakeisti kultūrą, kad būtų dalijamasi mokslinių tyrimų rezultatais, ir suteikti asmenims bei institucijoms galimybę ugdyti ir išlaikyti EOSC kompetencijas mokslo srityje ir gebėjimus. Nors ataskaitoje pateikiamos rekomendacijos ir nurodomi tolesni veiksmai, kuriais siekiama įveikti esamas spragas ir kliūtis, trukdančias įgyti svarbių kompetencijų, ateityje reikia skirti daug dėmesio tolesnei pažangai šioje srityje. </w:t>
      </w:r>
    </w:p>
    <w:p w:rsidR="000E2A0D" w:rsidP="007A6193" w:rsidRDefault="000E2A0D" w14:paraId="4C29C7B7" w14:textId="77777777">
      <w:pPr>
        <w:rPr>
          <w:rFonts w:ascii="Times New Roman" w:hAnsi="Times New Roman" w:eastAsia="Times New Roman" w:cs="Times New Roman"/>
        </w:rPr>
      </w:pPr>
      <w:commentRangeStart w:id="462"/>
      <w:r w:rsidRPr="2E260C7A">
        <w:rPr>
          <w:rFonts w:ascii="Times New Roman" w:hAnsi="Times New Roman" w:cs="Times New Roman"/>
        </w:rPr>
        <w:t xml:space="preserve">Papildysiu iš </w:t>
      </w:r>
      <w:r w:rsidRPr="2E260C7A">
        <w:rPr>
          <w:rFonts w:ascii="Times New Roman" w:hAnsi="Times New Roman" w:eastAsia="Times New Roman" w:cs="Times New Roman"/>
        </w:rPr>
        <w:t>Data Steward: Minimum Viable Skills Profile (2025).</w:t>
      </w:r>
      <w:commentRangeEnd w:id="462"/>
      <w:r w:rsidR="002C5244">
        <w:rPr>
          <w:rStyle w:val="Komentaronuoroda"/>
          <w:rFonts w:ascii="Times New Roman" w:hAnsi="Times New Roman" w:eastAsia="Times New Roman" w:cs="Times New Roman"/>
          <w:sz w:val="24"/>
          <w:szCs w:val="24"/>
        </w:rPr>
        <w:commentReference w:id="462"/>
      </w:r>
    </w:p>
    <w:p w:rsidR="002C5244" w:rsidP="007A6193" w:rsidRDefault="002C5244" w14:paraId="74833E3A" w14:textId="77777777">
      <w:pPr>
        <w:rPr>
          <w:rFonts w:ascii="Times New Roman" w:hAnsi="Times New Roman" w:eastAsia="Times New Roman" w:cs="Times New Roman"/>
        </w:rPr>
      </w:pPr>
    </w:p>
    <w:p w:rsidRPr="00BB081A" w:rsidR="002C5244" w:rsidP="007A6193" w:rsidRDefault="002C5244" w14:paraId="502869DB" w14:textId="77777777">
      <w:pPr>
        <w:rPr>
          <w:rFonts w:ascii="Times New Roman" w:hAnsi="Times New Roman" w:eastAsia="Times New Roman" w:cs="Times New Roman"/>
          <w:u w:val="single"/>
          <w:lang w:val="en-US"/>
        </w:rPr>
      </w:pPr>
    </w:p>
    <w:p w:rsidR="000E2A0D" w:rsidP="007A6193" w:rsidRDefault="000E2A0D" w14:paraId="79DF9570" w14:textId="77777777">
      <w:pPr>
        <w:rPr>
          <w:rFonts w:ascii="Times New Roman" w:hAnsi="Times New Roman" w:cs="Times New Roman"/>
        </w:rPr>
      </w:pPr>
      <w:commentRangeStart w:id="463"/>
      <w:r w:rsidRPr="2E260C7A">
        <w:rPr>
          <w:rFonts w:ascii="Times New Roman" w:hAnsi="Times New Roman" w:cs="Times New Roman"/>
        </w:rPr>
        <w:t>2026 m. sausio 27-29 d.</w:t>
      </w:r>
      <w:commentRangeEnd w:id="463"/>
      <w:r w:rsidRPr="2E260C7A">
        <w:rPr>
          <w:rStyle w:val="Komentaronuoroda"/>
          <w:rFonts w:ascii="Times New Roman" w:hAnsi="Times New Roman" w:cs="Times New Roman"/>
          <w:sz w:val="24"/>
          <w:szCs w:val="24"/>
        </w:rPr>
        <w:commentReference w:id="463"/>
      </w:r>
      <w:r w:rsidRPr="2E260C7A">
        <w:rPr>
          <w:rFonts w:ascii="Times New Roman" w:hAnsi="Times New Roman" w:cs="Times New Roman"/>
        </w:rPr>
        <w:t xml:space="preserve"> v</w:t>
      </w:r>
      <w:commentRangeStart w:id="464"/>
      <w:r w:rsidRPr="2E260C7A">
        <w:rPr>
          <w:rFonts w:ascii="Times New Roman" w:hAnsi="Times New Roman" w:cs="Times New Roman"/>
        </w:rPr>
        <w:t>ykusiuose EOSC mokymuose</w:t>
      </w:r>
      <w:commentRangeEnd w:id="464"/>
      <w:r w:rsidRPr="2E260C7A">
        <w:rPr>
          <w:rStyle w:val="Komentaronuoroda"/>
          <w:rFonts w:ascii="Times New Roman" w:hAnsi="Times New Roman" w:cs="Times New Roman"/>
          <w:sz w:val="24"/>
          <w:szCs w:val="24"/>
        </w:rPr>
        <w:commentReference w:id="464"/>
      </w:r>
      <w:r w:rsidRPr="2E260C7A">
        <w:rPr>
          <w:rFonts w:ascii="Times New Roman" w:hAnsi="Times New Roman" w:cs="Times New Roman"/>
        </w:rPr>
        <w:t xml:space="preserve"> buvo siekiama sukurti bendrą supratimą dėl EOSC mokymų, aptarti su EOSC mokymais susijusius klausimus: kokios yra </w:t>
      </w:r>
      <w:r w:rsidRPr="2E260C7A">
        <w:rPr>
          <w:rFonts w:ascii="Times New Roman" w:hAnsi="Times New Roman" w:cs="Times New Roman"/>
        </w:rPr>
        <w:t>pagrindinės mokymų temos, kurias reikėtų plėtoti toliau; koks EOSC akademijos ir kompetencijos centrų vaidmuo ir jų santykis su kitais susijusiais EOSC dalyviais; kaip užtikrinti mokymo medžiagos paiešką ir katalogo kūrimą; kokie naujos mokymų darbo grupės įgaliojimai; kokie yra kiekvienos temos prioritetai ir tolesni veiksmai; kokį vaidmenį gali atlikti kiekvienas EOSC dalyvis, kokie galėtų būti jų įsipareigojimai. Aptartos 2024/2025 m. EOSC mokymų (EOSC Winter School) rekomendacijos, kuriomis siekiama sustiprinti kompetencijų centrų veiklą ir EOSC veikėjų kompetencijų ugdymą, pripažįstant jų aktualumą ir šiandien (Clare, 2026).</w:t>
      </w:r>
    </w:p>
    <w:p w:rsidRPr="00BB081A" w:rsidR="002C5244" w:rsidP="007A6193" w:rsidRDefault="002C5244" w14:paraId="295B104E" w14:textId="77777777">
      <w:pPr>
        <w:rPr>
          <w:rFonts w:ascii="Times New Roman" w:hAnsi="Times New Roman" w:cs="Times New Roman"/>
        </w:rPr>
      </w:pPr>
    </w:p>
    <w:p w:rsidRPr="00BB081A" w:rsidR="000E2A0D" w:rsidP="007A6193" w:rsidRDefault="000E2A0D" w14:paraId="1174E15A" w14:textId="77777777">
      <w:pPr>
        <w:rPr>
          <w:rFonts w:ascii="Times New Roman" w:hAnsi="Times New Roman" w:cs="Times New Roman"/>
        </w:rPr>
      </w:pPr>
      <w:r w:rsidRPr="2E260C7A">
        <w:rPr>
          <w:rFonts w:ascii="Times New Roman" w:hAnsi="Times New Roman" w:cs="Times New Roman"/>
          <w:highlight w:val="yellow"/>
        </w:rPr>
        <w:t>N lentelė.</w:t>
      </w:r>
      <w:r w:rsidRPr="2E260C7A">
        <w:rPr>
          <w:rFonts w:ascii="Times New Roman" w:hAnsi="Times New Roman" w:cs="Times New Roman"/>
        </w:rPr>
        <w:t xml:space="preserve"> 2024/2025 m. EOSC mokymų (EOSC Winter School) rekomendacijos.</w:t>
      </w:r>
    </w:p>
    <w:tbl>
      <w:tblPr>
        <w:tblStyle w:val="Lentelstinklelis"/>
        <w:tblW w:w="0" w:type="auto"/>
        <w:tblInd w:w="-113" w:type="dxa"/>
        <w:tblLook w:val="04A0" w:firstRow="1" w:lastRow="0" w:firstColumn="1" w:lastColumn="0" w:noHBand="0" w:noVBand="1"/>
      </w:tblPr>
      <w:tblGrid>
        <w:gridCol w:w="4924"/>
        <w:gridCol w:w="4199"/>
      </w:tblGrid>
      <w:tr w:rsidRPr="00BB081A" w:rsidR="009B36F8" w:rsidTr="2E260C7A" w14:paraId="71669FD3" w14:textId="77777777">
        <w:tc>
          <w:tcPr>
            <w:tcW w:w="4928" w:type="dxa"/>
          </w:tcPr>
          <w:p w:rsidRPr="00BB081A" w:rsidR="000E2A0D" w:rsidP="007A6193" w:rsidRDefault="000E2A0D" w14:paraId="4BF5F051" w14:textId="77777777">
            <w:pPr>
              <w:rPr>
                <w:rFonts w:ascii="Times New Roman" w:hAnsi="Times New Roman" w:cs="Times New Roman"/>
              </w:rPr>
            </w:pPr>
            <w:r w:rsidRPr="2E260C7A">
              <w:rPr>
                <w:rFonts w:ascii="Times New Roman" w:hAnsi="Times New Roman" w:cs="Times New Roman"/>
              </w:rPr>
              <w:t>2024</w:t>
            </w:r>
          </w:p>
        </w:tc>
        <w:tc>
          <w:tcPr>
            <w:tcW w:w="4201" w:type="dxa"/>
          </w:tcPr>
          <w:p w:rsidRPr="00BB081A" w:rsidR="000E2A0D" w:rsidP="007A6193" w:rsidRDefault="000E2A0D" w14:paraId="35113D3A" w14:textId="77777777">
            <w:pPr>
              <w:rPr>
                <w:rFonts w:ascii="Times New Roman" w:hAnsi="Times New Roman" w:cs="Times New Roman"/>
              </w:rPr>
            </w:pPr>
            <w:r w:rsidRPr="2E260C7A">
              <w:rPr>
                <w:rFonts w:ascii="Times New Roman" w:hAnsi="Times New Roman" w:cs="Times New Roman"/>
              </w:rPr>
              <w:t>2025</w:t>
            </w:r>
          </w:p>
        </w:tc>
      </w:tr>
      <w:tr w:rsidRPr="00955FC3" w:rsidR="009B36F8" w:rsidTr="2E260C7A" w14:paraId="3ECCF090" w14:textId="77777777">
        <w:tc>
          <w:tcPr>
            <w:tcW w:w="4928" w:type="dxa"/>
          </w:tcPr>
          <w:p w:rsidRPr="00BB081A" w:rsidR="000E2A0D" w:rsidP="007A6193" w:rsidRDefault="000E2A0D" w14:paraId="090E65FB" w14:textId="77777777">
            <w:pPr>
              <w:rPr>
                <w:rFonts w:ascii="Times New Roman" w:hAnsi="Times New Roman" w:cs="Times New Roman"/>
              </w:rPr>
            </w:pPr>
            <w:r w:rsidRPr="2E260C7A">
              <w:rPr>
                <w:rFonts w:ascii="Times New Roman" w:hAnsi="Times New Roman" w:cs="Times New Roman"/>
              </w:rPr>
              <w:t>Suderinti mokymosi būdus ir mokymo programas, įskaitant skirtas duomenų stiuardams.</w:t>
            </w:r>
          </w:p>
          <w:p w:rsidRPr="00BB081A" w:rsidR="000E2A0D" w:rsidP="007A6193" w:rsidRDefault="000E2A0D" w14:paraId="086AF91F" w14:textId="77777777">
            <w:pPr>
              <w:rPr>
                <w:rFonts w:ascii="Times New Roman" w:hAnsi="Times New Roman" w:cs="Times New Roman"/>
              </w:rPr>
            </w:pPr>
            <w:r w:rsidRPr="2E260C7A">
              <w:rPr>
                <w:rFonts w:ascii="Times New Roman" w:hAnsi="Times New Roman" w:cs="Times New Roman"/>
              </w:rPr>
              <w:t>Metaduomenys – gauti įsipareigojimą patvirtinti minimalius RDA metaduomenų standartus.</w:t>
            </w:r>
          </w:p>
          <w:p w:rsidRPr="00BB081A" w:rsidR="000E2A0D" w:rsidP="007A6193" w:rsidRDefault="000E2A0D" w14:paraId="0AE3D0D0" w14:textId="77777777">
            <w:pPr>
              <w:rPr>
                <w:rFonts w:ascii="Times New Roman" w:hAnsi="Times New Roman" w:cs="Times New Roman"/>
              </w:rPr>
            </w:pPr>
            <w:r w:rsidRPr="2E260C7A">
              <w:rPr>
                <w:rFonts w:ascii="Times New Roman" w:hAnsi="Times New Roman" w:cs="Times New Roman"/>
              </w:rPr>
              <w:t xml:space="preserve">Dirbti siekiant įtvirtinti suderintą ir sertifikuotą duomenų tvarkytojų mokymo programą. </w:t>
            </w:r>
          </w:p>
          <w:p w:rsidRPr="00BB081A" w:rsidR="000E2A0D" w:rsidP="007A6193" w:rsidRDefault="000E2A0D" w14:paraId="60CE7807" w14:textId="77777777">
            <w:pPr>
              <w:rPr>
                <w:rFonts w:ascii="Times New Roman" w:hAnsi="Times New Roman" w:cs="Times New Roman"/>
              </w:rPr>
            </w:pPr>
            <w:r w:rsidRPr="2E260C7A">
              <w:rPr>
                <w:rFonts w:ascii="Times New Roman" w:hAnsi="Times New Roman" w:cs="Times New Roman"/>
              </w:rPr>
              <w:t>Dalyvauti perduodant EOSC Future mokymo katalogą ES mazgui.</w:t>
            </w:r>
          </w:p>
          <w:p w:rsidRPr="00BB081A" w:rsidR="000E2A0D" w:rsidP="007A6193" w:rsidRDefault="000E2A0D" w14:paraId="6BDF94C8" w14:textId="77777777">
            <w:pPr>
              <w:rPr>
                <w:rFonts w:ascii="Times New Roman" w:hAnsi="Times New Roman" w:cs="Times New Roman"/>
              </w:rPr>
            </w:pPr>
            <w:r w:rsidRPr="2E260C7A">
              <w:rPr>
                <w:rFonts w:ascii="Times New Roman" w:hAnsi="Times New Roman" w:cs="Times New Roman"/>
              </w:rPr>
              <w:t>Išnagrinėti mokymą kaip paslaugą EOSC naudojant Galaxy Training Network.</w:t>
            </w:r>
          </w:p>
          <w:p w:rsidRPr="00BB081A" w:rsidR="000E2A0D" w:rsidP="007A6193" w:rsidRDefault="000E2A0D" w14:paraId="7B5BC09A" w14:textId="77777777">
            <w:pPr>
              <w:rPr>
                <w:rFonts w:ascii="Times New Roman" w:hAnsi="Times New Roman" w:cs="Times New Roman"/>
              </w:rPr>
            </w:pPr>
            <w:r w:rsidRPr="2E260C7A">
              <w:rPr>
                <w:rFonts w:ascii="Times New Roman" w:hAnsi="Times New Roman" w:cs="Times New Roman"/>
              </w:rPr>
              <w:t>Prisidėti prie Skills4EOSC kompetencijos centro atidarymo renginio.</w:t>
            </w:r>
          </w:p>
          <w:p w:rsidRPr="00BB081A" w:rsidR="000E2A0D" w:rsidP="007A6193" w:rsidRDefault="000E2A0D" w14:paraId="09F8CF35" w14:textId="77777777">
            <w:pPr>
              <w:rPr>
                <w:rFonts w:ascii="Times New Roman" w:hAnsi="Times New Roman" w:cs="Times New Roman"/>
              </w:rPr>
            </w:pPr>
            <w:r w:rsidRPr="2E260C7A">
              <w:rPr>
                <w:rFonts w:ascii="Times New Roman" w:hAnsi="Times New Roman" w:cs="Times New Roman"/>
              </w:rPr>
              <w:t>Išnagrinėti galimybę surengti platesnės apimties seminarą apie kompetencijų centrus EOSC simpoziume 2024 m.</w:t>
            </w:r>
          </w:p>
          <w:p w:rsidRPr="00BB081A" w:rsidR="000E2A0D" w:rsidP="007A6193" w:rsidRDefault="000E2A0D" w14:paraId="2931D017" w14:textId="77777777">
            <w:pPr>
              <w:rPr>
                <w:rFonts w:ascii="Times New Roman" w:hAnsi="Times New Roman" w:cs="Times New Roman"/>
              </w:rPr>
            </w:pPr>
            <w:r w:rsidRPr="2E260C7A">
              <w:rPr>
                <w:rFonts w:ascii="Times New Roman" w:hAnsi="Times New Roman" w:cs="Times New Roman"/>
              </w:rPr>
              <w:t>Didinti informuotumą apie kompetencijų centrus nacionaliniuose trišaliuose renginiuose</w:t>
            </w:r>
          </w:p>
          <w:p w:rsidRPr="00BB081A" w:rsidR="000E2A0D" w:rsidP="007A6193" w:rsidRDefault="000E2A0D" w14:paraId="7708BFCB" w14:textId="77777777">
            <w:pPr>
              <w:rPr>
                <w:rFonts w:ascii="Times New Roman" w:hAnsi="Times New Roman" w:cs="Times New Roman"/>
              </w:rPr>
            </w:pPr>
            <w:r w:rsidRPr="2E260C7A">
              <w:rPr>
                <w:rFonts w:ascii="Times New Roman" w:hAnsi="Times New Roman" w:cs="Times New Roman"/>
              </w:rPr>
              <w:t>Bendradarbiauti su EOSC Focus, siekiant remti įtraukties veiklą</w:t>
            </w:r>
          </w:p>
          <w:p w:rsidRPr="00955FC3" w:rsidR="000E2A0D" w:rsidP="007A6193" w:rsidRDefault="000E2A0D" w14:paraId="25B2CCDA" w14:textId="77777777">
            <w:pPr>
              <w:rPr>
                <w:rFonts w:ascii="Times New Roman" w:hAnsi="Times New Roman" w:cs="Times New Roman"/>
                <w:lang w:val="es-ES"/>
              </w:rPr>
            </w:pPr>
            <w:r w:rsidRPr="2E260C7A">
              <w:rPr>
                <w:rFonts w:ascii="Times New Roman" w:hAnsi="Times New Roman" w:cs="Times New Roman"/>
              </w:rPr>
              <w:t>Remti EOSC asociaciją ir projektus, siekiant CoARA tikslų</w:t>
            </w:r>
          </w:p>
          <w:p w:rsidRPr="00955FC3" w:rsidR="000E2A0D" w:rsidP="007A6193" w:rsidRDefault="000E2A0D" w14:paraId="576995A5" w14:textId="77777777">
            <w:pPr>
              <w:rPr>
                <w:rFonts w:ascii="Times New Roman" w:hAnsi="Times New Roman" w:cs="Times New Roman"/>
                <w:lang w:val="es-ES"/>
              </w:rPr>
            </w:pPr>
            <w:r w:rsidRPr="2E260C7A">
              <w:rPr>
                <w:rFonts w:ascii="Times New Roman" w:hAnsi="Times New Roman" w:cs="Times New Roman"/>
              </w:rPr>
              <w:t>Tęsti diskusijas dėl mokymo sertifikavimo / akreditavimo suderinimo</w:t>
            </w:r>
          </w:p>
          <w:p w:rsidRPr="00955FC3" w:rsidR="000E2A0D" w:rsidP="007A6193" w:rsidRDefault="000E2A0D" w14:paraId="089EBB9A" w14:textId="77777777">
            <w:pPr>
              <w:rPr>
                <w:rFonts w:ascii="Times New Roman" w:hAnsi="Times New Roman" w:cs="Times New Roman"/>
                <w:lang w:val="es-ES"/>
              </w:rPr>
            </w:pPr>
            <w:r w:rsidRPr="2E260C7A">
              <w:rPr>
                <w:rFonts w:ascii="Times New Roman" w:hAnsi="Times New Roman" w:cs="Times New Roman"/>
              </w:rPr>
              <w:t>Sukurti mechanizmą, skirtą strateginei EOSC mokymo elementų priežiūrai, koordinavimui ir valdymui</w:t>
            </w:r>
          </w:p>
          <w:p w:rsidRPr="00955FC3" w:rsidR="000E2A0D" w:rsidP="007A6193" w:rsidRDefault="000E2A0D" w14:paraId="4C8FC28F" w14:textId="77777777">
            <w:pPr>
              <w:rPr>
                <w:rFonts w:ascii="Times New Roman" w:hAnsi="Times New Roman" w:cs="Times New Roman"/>
                <w:lang w:val="es-ES"/>
              </w:rPr>
            </w:pPr>
            <w:r w:rsidRPr="2E260C7A">
              <w:rPr>
                <w:rFonts w:ascii="Times New Roman" w:hAnsi="Times New Roman" w:cs="Times New Roman"/>
              </w:rPr>
              <w:t>Užtikrinti ilgalaikį EOSC mokymo išteklių tvarumą</w:t>
            </w:r>
          </w:p>
        </w:tc>
        <w:tc>
          <w:tcPr>
            <w:tcW w:w="4201" w:type="dxa"/>
          </w:tcPr>
          <w:p w:rsidRPr="00955FC3" w:rsidR="000E2A0D" w:rsidP="007A6193" w:rsidRDefault="000E2A0D" w14:paraId="4227C9F5" w14:textId="77777777">
            <w:pPr>
              <w:rPr>
                <w:rFonts w:ascii="Times New Roman" w:hAnsi="Times New Roman" w:cs="Times New Roman"/>
                <w:lang w:val="es-ES"/>
              </w:rPr>
            </w:pPr>
            <w:r w:rsidRPr="2E260C7A">
              <w:rPr>
                <w:rFonts w:ascii="Times New Roman" w:hAnsi="Times New Roman" w:cs="Times New Roman"/>
              </w:rPr>
              <w:t xml:space="preserve">Užpildyti komunikacijos spragą tarp EOSC asociacijos / valdybos ir OAEG5. </w:t>
            </w:r>
          </w:p>
          <w:p w:rsidRPr="00955FC3" w:rsidR="000E2A0D" w:rsidP="007A6193" w:rsidRDefault="000E2A0D" w14:paraId="0B7B85F6" w14:textId="77777777">
            <w:pPr>
              <w:rPr>
                <w:rFonts w:ascii="Times New Roman" w:hAnsi="Times New Roman" w:cs="Times New Roman"/>
                <w:lang w:val="es-ES"/>
              </w:rPr>
            </w:pPr>
            <w:r w:rsidRPr="2E260C7A">
              <w:rPr>
                <w:rFonts w:ascii="Times New Roman" w:hAnsi="Times New Roman" w:cs="Times New Roman"/>
              </w:rPr>
              <w:t>suderinti kompetencijų centrų vaidmenį ir įgyvendinimą, įskaitant jų ryšį su EOSC mazgais.</w:t>
            </w:r>
          </w:p>
          <w:p w:rsidRPr="00955FC3" w:rsidR="000E2A0D" w:rsidP="007A6193" w:rsidRDefault="000E2A0D" w14:paraId="1CCEEC8F" w14:textId="77777777">
            <w:pPr>
              <w:rPr>
                <w:rFonts w:ascii="Times New Roman" w:hAnsi="Times New Roman" w:cs="Times New Roman"/>
                <w:lang w:val="es-ES"/>
              </w:rPr>
            </w:pPr>
            <w:r w:rsidRPr="2E260C7A">
              <w:rPr>
                <w:rFonts w:ascii="Times New Roman" w:hAnsi="Times New Roman" w:cs="Times New Roman"/>
              </w:rPr>
              <w:t>Tęsti bendradarbiavimą su EOSC-A ir EOSC Focus / Gravity, siekiant remti vykstančias įtraukties veiklas.</w:t>
            </w:r>
          </w:p>
          <w:p w:rsidRPr="00955FC3" w:rsidR="000E2A0D" w:rsidP="007A6193" w:rsidRDefault="000E2A0D" w14:paraId="4955FAA6" w14:textId="77777777">
            <w:pPr>
              <w:rPr>
                <w:rFonts w:ascii="Times New Roman" w:hAnsi="Times New Roman" w:cs="Times New Roman"/>
                <w:lang w:val="es-ES"/>
              </w:rPr>
            </w:pPr>
            <w:r w:rsidRPr="2E260C7A">
              <w:rPr>
                <w:rFonts w:ascii="Times New Roman" w:hAnsi="Times New Roman" w:cs="Times New Roman"/>
              </w:rPr>
              <w:t xml:space="preserve">Analizuoti EOSC federacijos vadovą ir prisidėti prie jo rengimo. </w:t>
            </w:r>
          </w:p>
          <w:p w:rsidRPr="00955FC3" w:rsidR="000E2A0D" w:rsidP="007A6193" w:rsidRDefault="000E2A0D" w14:paraId="027D7DD6" w14:textId="77777777">
            <w:pPr>
              <w:rPr>
                <w:rFonts w:ascii="Times New Roman" w:hAnsi="Times New Roman" w:cs="Times New Roman"/>
                <w:lang w:val="es-ES"/>
              </w:rPr>
            </w:pPr>
            <w:r w:rsidRPr="2E260C7A">
              <w:rPr>
                <w:rFonts w:ascii="Times New Roman" w:hAnsi="Times New Roman" w:cs="Times New Roman"/>
              </w:rPr>
              <w:t xml:space="preserve">Analizuoti, suderinti ir priimti EOSC atlygio ir pripažinimo mechanizmus. </w:t>
            </w:r>
          </w:p>
          <w:p w:rsidRPr="00955FC3" w:rsidR="000E2A0D" w:rsidP="007A6193" w:rsidRDefault="000E2A0D" w14:paraId="235131D1" w14:textId="77777777">
            <w:pPr>
              <w:rPr>
                <w:rFonts w:ascii="Times New Roman" w:hAnsi="Times New Roman" w:cs="Times New Roman"/>
                <w:lang w:val="es-ES"/>
              </w:rPr>
            </w:pPr>
            <w:r w:rsidRPr="2E260C7A">
              <w:rPr>
                <w:rFonts w:ascii="Times New Roman" w:hAnsi="Times New Roman" w:cs="Times New Roman"/>
              </w:rPr>
              <w:t>Apibrėžti EOSC mokymo katalogų viziją: kas reikalinga, kam ir kaip tai pasiekti.</w:t>
            </w:r>
          </w:p>
          <w:p w:rsidRPr="00BB081A" w:rsidR="000E2A0D" w:rsidP="007A6193" w:rsidRDefault="000E2A0D" w14:paraId="7CF0E5CF" w14:textId="77777777">
            <w:pPr>
              <w:rPr>
                <w:rFonts w:ascii="Times New Roman" w:hAnsi="Times New Roman" w:cs="Times New Roman"/>
              </w:rPr>
            </w:pPr>
            <w:r w:rsidRPr="2E260C7A">
              <w:rPr>
                <w:rFonts w:ascii="Times New Roman" w:hAnsi="Times New Roman" w:cs="Times New Roman"/>
              </w:rPr>
              <w:t>Sukurti ir suderinti esamus metodus, parengiant mokymosi mechanizmus.</w:t>
            </w:r>
          </w:p>
          <w:p w:rsidRPr="00955FC3" w:rsidR="000E2A0D" w:rsidP="007A6193" w:rsidRDefault="000E2A0D" w14:paraId="40AD2099" w14:textId="77777777">
            <w:pPr>
              <w:rPr>
                <w:rFonts w:ascii="Times New Roman" w:hAnsi="Times New Roman" w:cs="Times New Roman"/>
                <w:lang w:val="es-ES"/>
              </w:rPr>
            </w:pPr>
            <w:r w:rsidRPr="2E260C7A">
              <w:rPr>
                <w:rFonts w:ascii="Times New Roman" w:hAnsi="Times New Roman" w:cs="Times New Roman"/>
              </w:rPr>
              <w:t>Pasinaudoti esamais nacionaliniais kompetencijos centrais ir stiprinti jų dalyvavimą koordinavimo tinkluose ES lygmeniu.</w:t>
            </w:r>
          </w:p>
          <w:p w:rsidRPr="00955FC3" w:rsidR="000E2A0D" w:rsidP="007A6193" w:rsidRDefault="000E2A0D" w14:paraId="4CC864B9" w14:textId="77777777">
            <w:pPr>
              <w:rPr>
                <w:rFonts w:ascii="Times New Roman" w:hAnsi="Times New Roman" w:cs="Times New Roman"/>
                <w:lang w:val="es-ES"/>
              </w:rPr>
            </w:pPr>
            <w:r w:rsidRPr="2E260C7A">
              <w:rPr>
                <w:rFonts w:ascii="Times New Roman" w:hAnsi="Times New Roman" w:cs="Times New Roman"/>
              </w:rPr>
              <w:t>Skatinti dalyvavimą duomenų erdvėse, ES misijose ir Europos partnerystėse.</w:t>
            </w:r>
          </w:p>
        </w:tc>
      </w:tr>
    </w:tbl>
    <w:p w:rsidR="00E23BDF" w:rsidP="007A6193" w:rsidRDefault="000E2A0D" w14:paraId="1103C1A6" w14:textId="77777777">
      <w:pPr>
        <w:rPr>
          <w:rFonts w:ascii="Times New Roman" w:hAnsi="Times New Roman" w:cs="Times New Roman"/>
          <w:lang w:val="es-ES"/>
        </w:rPr>
      </w:pPr>
      <w:r w:rsidRPr="00955FC3">
        <w:rPr>
          <w:rFonts w:ascii="Times New Roman" w:hAnsi="Times New Roman" w:cs="Times New Roman"/>
          <w:lang w:val="es-ES"/>
        </w:rPr>
        <w:tab/>
      </w:r>
    </w:p>
    <w:p w:rsidRPr="00955FC3" w:rsidR="000E2A0D" w:rsidP="007A6193" w:rsidRDefault="000E2A0D" w14:paraId="5735989B" w14:textId="58367A61">
      <w:pPr>
        <w:rPr>
          <w:rFonts w:ascii="Times New Roman" w:hAnsi="Times New Roman" w:cs="Times New Roman"/>
          <w:lang w:val="es-ES"/>
        </w:rPr>
      </w:pPr>
      <w:r w:rsidRPr="00955FC3">
        <w:rPr>
          <w:rFonts w:ascii="Times New Roman" w:hAnsi="Times New Roman" w:cs="Times New Roman"/>
          <w:lang w:val="es-ES"/>
        </w:rPr>
        <w:t>EOSC akademija suprantama kaip bendradarbiavimo iniciatyva, kuria siekiama bendro mokymosi ir žinių dalijimosi tikslų, telkiant EOSC federacijos ekosistemoje sukauptas žinias. Plėtojant EOSC akademijos veiklas yra siekiama sukurti bendrą supratimą apie EOSC federaciją: žmonių ir techninės infrastruktūros sistemą, padėti esamiems ir kandidatams mazgams ir išteklių teikėjams dalyvauti EOSC kūrimo ir palaikymo veiklose, skatinant EOSC federacijos plėtrą.</w:t>
      </w:r>
    </w:p>
    <w:p w:rsidRPr="00955FC3" w:rsidR="000E2A0D" w:rsidP="007A6193" w:rsidRDefault="000E2A0D" w14:paraId="3E2C5969" w14:textId="376C4629">
      <w:pPr>
        <w:rPr>
          <w:rFonts w:ascii="Times New Roman" w:hAnsi="Times New Roman" w:cs="Times New Roman"/>
          <w:lang w:val="es-ES"/>
        </w:rPr>
      </w:pPr>
      <w:r w:rsidRPr="00955FC3">
        <w:rPr>
          <w:rFonts w:ascii="Times New Roman" w:hAnsi="Times New Roman" w:cs="Times New Roman"/>
          <w:lang w:val="es-ES"/>
        </w:rPr>
        <w:tab/>
      </w:r>
      <w:r w:rsidRPr="00955FC3">
        <w:rPr>
          <w:rFonts w:ascii="Times New Roman" w:hAnsi="Times New Roman" w:cs="Times New Roman"/>
          <w:lang w:val="es-ES"/>
        </w:rPr>
        <w:t xml:space="preserve">Vertinant dabartinę susiformavusią praktiką, EOSC akademijos veikla orientuota į mazgų kompetencijų ugdymą ir mokymo poreikius, tuo tarpu kompetencijų centrų veiklos orientuotos į galutinių vartotojų – tyrėjų – poreikius. Kompetencijos centras EOSC </w:t>
      </w:r>
      <w:r w:rsidRPr="00955FC3">
        <w:rPr>
          <w:rFonts w:ascii="Times New Roman" w:hAnsi="Times New Roman" w:cs="Times New Roman"/>
          <w:lang w:val="es-ES"/>
        </w:rPr>
        <w:t>dokumentuose apibūdinamas kaip virtualus centras, skatin</w:t>
      </w:r>
      <w:r w:rsidR="00E23BDF">
        <w:rPr>
          <w:rFonts w:ascii="Times New Roman" w:hAnsi="Times New Roman" w:cs="Times New Roman"/>
          <w:lang w:val="es-ES"/>
        </w:rPr>
        <w:t>an</w:t>
      </w:r>
      <w:r w:rsidRPr="00955FC3">
        <w:rPr>
          <w:rFonts w:ascii="Times New Roman" w:hAnsi="Times New Roman" w:cs="Times New Roman"/>
          <w:lang w:val="es-ES"/>
        </w:rPr>
        <w:t xml:space="preserve">tis mokslinių tyrimų kokybę per mokymus ir žinių perdavimą, akcentuojamos bendruomeninės iniciatyvos, kurias remia bendradarbiaujantis žmonių tinklas, teikiantis žinias, geriausią praktiką ir paslaugas, susijusias su </w:t>
      </w:r>
      <w:r w:rsidR="00E23BDF">
        <w:rPr>
          <w:rFonts w:ascii="Times New Roman" w:hAnsi="Times New Roman" w:cs="Times New Roman"/>
          <w:lang w:val="es-ES"/>
        </w:rPr>
        <w:t>AM</w:t>
      </w:r>
      <w:r w:rsidRPr="00955FC3">
        <w:rPr>
          <w:rFonts w:ascii="Times New Roman" w:hAnsi="Times New Roman" w:cs="Times New Roman"/>
          <w:lang w:val="es-ES"/>
        </w:rPr>
        <w:t xml:space="preserve">, ir skatinantis tarpdisciplininį bendradarbiavimą (EOSC Association, 2025). Kompetencijų centrų vaidmuo susijęs tyrėjų ir vartotojų poreikių identifikavimu, tyrėjų nukreipimu ir susiejimu su kompetencijas turinčiais proceso dalyviais, galinčiais atsakyti į klausimus, kylančius tvarkant ir naudojant </w:t>
      </w:r>
      <w:r w:rsidR="00E23BDF">
        <w:rPr>
          <w:rFonts w:ascii="Times New Roman" w:hAnsi="Times New Roman" w:cs="Times New Roman"/>
          <w:lang w:val="es-ES"/>
        </w:rPr>
        <w:t>MTD</w:t>
      </w:r>
      <w:r w:rsidRPr="00955FC3">
        <w:rPr>
          <w:rFonts w:ascii="Times New Roman" w:hAnsi="Times New Roman" w:cs="Times New Roman"/>
          <w:lang w:val="es-ES"/>
        </w:rPr>
        <w:t xml:space="preserve">. Svarbu užtikrinti komunikaciją tarp bendruomenių ir skirtingų dalyvių (tyrėjų, paramą teikiančių, </w:t>
      </w:r>
      <w:commentRangeStart w:id="465"/>
      <w:r w:rsidRPr="00955FC3">
        <w:rPr>
          <w:rFonts w:ascii="Times New Roman" w:hAnsi="Times New Roman" w:cs="Times New Roman"/>
          <w:lang w:val="es-ES"/>
        </w:rPr>
        <w:t>valdymo</w:t>
      </w:r>
      <w:commentRangeEnd w:id="465"/>
      <w:r w:rsidRPr="00955FC3" w:rsidR="00E23BDF">
        <w:rPr>
          <w:rStyle w:val="Komentaronuoroda"/>
          <w:rFonts w:ascii="Times New Roman" w:hAnsi="Times New Roman" w:cs="Times New Roman"/>
          <w:sz w:val="24"/>
          <w:szCs w:val="24"/>
          <w:lang w:val="es-ES"/>
        </w:rPr>
        <w:commentReference w:id="465"/>
      </w:r>
      <w:r w:rsidRPr="00955FC3">
        <w:rPr>
          <w:rFonts w:ascii="Times New Roman" w:hAnsi="Times New Roman" w:cs="Times New Roman"/>
          <w:lang w:val="es-ES"/>
        </w:rPr>
        <w:t xml:space="preserve">). Duomenų stiuardų vaidmuo matomas kaip tarpininkų, suprantančių tyrėjų veiklas ir turinčių techninius duomenų tvarkymo gebėjimus, kurių trūksta tyrėjams. Kaip trūkstamos kompetencijos įvardijami tokie gebėjimai, kaip teikti pagalbą, koordinuoti, informuoti vietos bendruomenę (institucijų, nacionalinę). 2026 m. mokymuose vykusių diskusijų metu akcentuotas poreikis į EOSC federacijos vadovą (EOSC Association, 2025) tarp kitų EOSC </w:t>
      </w:r>
      <w:r w:rsidR="00E23BDF">
        <w:rPr>
          <w:rFonts w:ascii="Times New Roman" w:hAnsi="Times New Roman" w:cs="Times New Roman"/>
          <w:lang w:val="es-ES"/>
        </w:rPr>
        <w:t>mazgo</w:t>
      </w:r>
      <w:r w:rsidRPr="00955FC3">
        <w:rPr>
          <w:rFonts w:ascii="Times New Roman" w:hAnsi="Times New Roman" w:cs="Times New Roman"/>
          <w:lang w:val="es-ES"/>
        </w:rPr>
        <w:t xml:space="preserve"> vaidmenų įtraukti gebėjimų ir kompetencijų vadybininkus. </w:t>
      </w:r>
    </w:p>
    <w:p w:rsidR="000E2A0D" w:rsidP="008C0AC0" w:rsidRDefault="000E2A0D" w14:paraId="466EE896" w14:textId="77777777">
      <w:pPr>
        <w:ind w:firstLine="567"/>
        <w:rPr>
          <w:rFonts w:ascii="Times New Roman" w:hAnsi="Times New Roman" w:cs="Times New Roman"/>
        </w:rPr>
      </w:pPr>
      <w:commentRangeStart w:id="466"/>
      <w:r w:rsidRPr="2E260C7A">
        <w:rPr>
          <w:rFonts w:ascii="Times New Roman" w:hAnsi="Times New Roman" w:cs="Times New Roman"/>
        </w:rPr>
        <w:t xml:space="preserve">Įvertinant tarptautinę patirtį, Lietuvai </w:t>
      </w:r>
      <w:commentRangeEnd w:id="466"/>
      <w:r w:rsidRPr="2E260C7A">
        <w:rPr>
          <w:rStyle w:val="Komentaronuoroda"/>
          <w:rFonts w:ascii="Times New Roman" w:hAnsi="Times New Roman" w:cs="Times New Roman"/>
          <w:sz w:val="24"/>
          <w:szCs w:val="24"/>
        </w:rPr>
        <w:commentReference w:id="466"/>
      </w:r>
      <w:r w:rsidRPr="2E260C7A">
        <w:rPr>
          <w:rFonts w:ascii="Times New Roman" w:hAnsi="Times New Roman" w:cs="Times New Roman"/>
        </w:rPr>
        <w:t xml:space="preserve">svarbu pereiti nuo projektinio dalyvavimo prie struktūruotos, ilgalaikės nacionalinės EOSC integracijos politikos, kur kompetencijų ugdymas būtų laikomas strateginiu valstybės prioritetu. Sėkminga integracija į EOSC turėtų būti grindžiama: aiškia nacionaline EOSC integracijos ir institucijų duomenų valdymo politika (vaidmenys, atsakomybės, koordinavimas), sistemingu kompetencijų ugdymu (mokymų koordinatoriai, duomenų stiuardai, duomenų tvarkytojai, duomenų vadybininkai), tarptautine integracija (aktyvus dalyvavimas EOSC federacijos veiklose). Siekiant sklandžios šalies integracijos į EOSC būtina įvertinti EOSC federacijos metu kylančius iššūkius. Dėmesys turi būti skiriamas ne tik techninių infrastruktūrų integraciniams ir valdymo sprendimams, bet ir integracijai su EOSC ir duomenų valdysena ir tvarkysena svarbių veikėjų ir jiems būdingų vaidmenų įvardijamu, bet ir kompetencijų centro kūrimo ir pozicionavimo nacionaliniu ir instituciniu lygmenimis. Tyrėjų ir kitų su EOSC integracija susijusių dalyvių kompetencijų ugdymas ir ugdymo veiklos koordinavimas turi būti vykdomas lygiagrečiai su infrastuktūros ir valdymo sprendimais. </w:t>
      </w:r>
    </w:p>
    <w:p w:rsidR="008C0AC0" w:rsidP="007A6193" w:rsidRDefault="008C0AC0" w14:paraId="25A5E6A1" w14:textId="77777777">
      <w:pPr>
        <w:rPr>
          <w:rFonts w:ascii="Times New Roman" w:hAnsi="Times New Roman" w:cs="Times New Roman"/>
        </w:rPr>
      </w:pPr>
    </w:p>
    <w:p w:rsidRPr="00BB081A" w:rsidR="008C0AC0" w:rsidP="007A6193" w:rsidRDefault="008C0AC0" w14:paraId="1427A491" w14:textId="77777777">
      <w:pPr>
        <w:rPr>
          <w:rFonts w:ascii="Times New Roman" w:hAnsi="Times New Roman" w:cs="Times New Roman"/>
        </w:rPr>
      </w:pPr>
    </w:p>
    <w:p w:rsidRPr="00BB081A" w:rsidR="000E2A0D" w:rsidP="007A6193" w:rsidRDefault="000E2A0D" w14:paraId="59806CA8" w14:textId="77777777">
      <w:pPr>
        <w:rPr>
          <w:rFonts w:ascii="Times New Roman" w:hAnsi="Times New Roman" w:cs="Times New Roman"/>
        </w:rPr>
      </w:pPr>
    </w:p>
    <w:p w:rsidRPr="000E013E" w:rsidR="000E2A0D" w:rsidP="000E013E" w:rsidRDefault="00280290" w14:paraId="2F86043C" w14:textId="37B1B3D9">
      <w:pPr>
        <w:pStyle w:val="Antrat2"/>
      </w:pPr>
      <w:bookmarkStart w:name="_Toc225450998" w:id="467"/>
      <w:r w:rsidRPr="000E013E">
        <w:t>3</w:t>
      </w:r>
      <w:r w:rsidRPr="000E013E" w:rsidR="000E2A0D">
        <w:t>.2</w:t>
      </w:r>
      <w:r w:rsidR="000E013E">
        <w:t>.</w:t>
      </w:r>
      <w:r w:rsidRPr="000E013E" w:rsidR="000E2A0D">
        <w:t xml:space="preserve"> Duomenų stiuardų bei kitų su mokslo duomenų valdysena ir tvarkysena susijusių specialistų kompetencijų ugdymo programos</w:t>
      </w:r>
      <w:bookmarkEnd w:id="467"/>
    </w:p>
    <w:p w:rsidRPr="00955FC3" w:rsidR="00836C18" w:rsidP="007A6193" w:rsidRDefault="00836C18" w14:paraId="0A54E715" w14:textId="77777777">
      <w:pPr>
        <w:rPr>
          <w:rFonts w:ascii="Times New Roman" w:hAnsi="Times New Roman" w:cs="Times New Roman"/>
          <w:b/>
          <w:bCs/>
        </w:rPr>
      </w:pPr>
    </w:p>
    <w:p w:rsidRPr="00955FC3" w:rsidR="00836C18" w:rsidP="007A6193" w:rsidRDefault="00836C18" w14:paraId="7025BB7E" w14:textId="77777777">
      <w:pPr>
        <w:rPr>
          <w:rFonts w:ascii="Times New Roman" w:hAnsi="Times New Roman" w:cs="Times New Roman"/>
        </w:rPr>
      </w:pPr>
    </w:p>
    <w:p w:rsidRPr="00955FC3" w:rsidR="008C0AC0" w:rsidP="008C0AC0" w:rsidRDefault="000E2A0D" w14:paraId="05C5AED6" w14:textId="77777777">
      <w:pPr>
        <w:ind w:firstLine="567"/>
        <w:rPr>
          <w:rFonts w:ascii="Times New Roman" w:hAnsi="Times New Roman" w:cs="Times New Roman"/>
        </w:rPr>
      </w:pPr>
      <w:commentRangeStart w:id="468"/>
      <w:r w:rsidRPr="2E260C7A">
        <w:rPr>
          <w:rFonts w:ascii="Times New Roman" w:hAnsi="Times New Roman" w:cs="Times New Roman"/>
        </w:rPr>
        <w:t xml:space="preserve">Siekiant įvertinti duomenų valdymo ir tvarkymo specialistams aktualių kompetencijų struktūrą, atsižvelgiama į jų atliekamas funkcijas, įgūdžius ir veiklas. Duomenų valdymo ir tvarkymo specialistai atlieka svarbų vaidmenį užtikrinant duomenų vientisumą, kokybę ir panaudojamumą įvairiuose sektoriuose, įskaitant mokslinius tyrimus, verslą, sveikatos priežiūrą ir kt. sritis. Duomenų tvarkysena (angl. </w:t>
      </w:r>
      <w:r w:rsidRPr="2E260C7A">
        <w:rPr>
          <w:rFonts w:ascii="Times New Roman" w:hAnsi="Times New Roman" w:cs="Times New Roman"/>
          <w:i/>
          <w:iCs/>
        </w:rPr>
        <w:t>data stewardship</w:t>
      </w:r>
      <w:r w:rsidRPr="2E260C7A">
        <w:rPr>
          <w:rFonts w:ascii="Times New Roman" w:hAnsi="Times New Roman" w:cs="Times New Roman"/>
        </w:rPr>
        <w:t>) apibūdinama, kaip atsakomybė už mokslinių tyrimų duomenų tvarkymo ir dalijimosi jais optimizavimą, siekiant maksimaliai padidinti mokslinių tyrimų duomenų potencialią vertę mokslo bendruomenei ir visuomenei, kartu gerbiant visų kitų suinteresuotųjų šalių, pavyzdžiui, duomenų subjektų, pažeidžiamų grupių ar bendruomenių, duomenis rengiančių tyrėjų, organizacijų, iš kurių gaunami duomenys, mokslinių tyrimų finansuotojų, mokslo žurnalų ir duomenų saugyklų, teises ir teisėtus interesus (</w:t>
      </w:r>
      <w:r w:rsidRPr="2E260C7A">
        <w:rPr>
          <w:rFonts w:ascii="Times New Roman" w:hAnsi="Times New Roman" w:eastAsia="Times New Roman" w:cs="Times New Roman"/>
        </w:rPr>
        <w:t xml:space="preserve">Wendelborn, Anger &amp; Schickhardt, 2023). </w:t>
      </w:r>
      <w:r w:rsidRPr="2E260C7A">
        <w:rPr>
          <w:rFonts w:ascii="Times New Roman" w:hAnsi="Times New Roman" w:cs="Times New Roman"/>
        </w:rPr>
        <w:t xml:space="preserve">Duomenų valdymo ir tvarkymo specialistų atsakomybė yra teikti ekspertines konsultacijas mokslinių tyrimų duomenų gyvavimo ciklo valdymo klausimais, suprasti kiekvieno etapo svarbiausius aspektus ir užtikrinti duomenų vientisumą visą procesą. Jie padeda tyrėjams rengti duomenų valdymo planus, kurie yra būtini siekiant užtikrinti atitiktį FAIR principams. Šiuose planuose </w:t>
      </w:r>
      <w:r w:rsidRPr="2E260C7A">
        <w:rPr>
          <w:rFonts w:ascii="Times New Roman" w:hAnsi="Times New Roman" w:cs="Times New Roman"/>
        </w:rPr>
        <w:t>apibrėžiama, kaip duomenys bus tvarkomi visą mokslinių tyrimų projektą ir po jo, skatinant skaidrumą ir atkuriamumą. Duomenų valdymo specialistai taip pat teikia svarbią pagalbą tyrėjams, padėdami jiems susiorientuoti sudėtingoje duomenų saugojimo, prieigos ir ilgalaikio išsaugojimo strategijų srityje, siūlydami geriausią praktiką ir turimus išteklius vertingiems mokslinių tyrimų duomenims apsaugoti.</w:t>
      </w:r>
    </w:p>
    <w:p w:rsidRPr="00955FC3" w:rsidR="000E2A0D" w:rsidP="008C0AC0" w:rsidRDefault="000E2A0D" w14:paraId="15161AA3" w14:textId="08F3A320">
      <w:pPr>
        <w:ind w:firstLine="567"/>
        <w:rPr>
          <w:rFonts w:ascii="Times New Roman" w:hAnsi="Times New Roman" w:cs="Times New Roman"/>
        </w:rPr>
      </w:pPr>
      <w:r w:rsidRPr="392D3DFA" w:rsidR="752C3EE5">
        <w:rPr>
          <w:rFonts w:ascii="Times New Roman" w:hAnsi="Times New Roman" w:cs="Times New Roman"/>
        </w:rPr>
        <w:t xml:space="preserve">Atlikus mokslinės literatūros analizę išskirtos pagrindinės </w:t>
      </w:r>
      <w:commentRangeStart w:id="18485739"/>
      <w:r w:rsidRPr="392D3DFA" w:rsidR="752C3EE5">
        <w:rPr>
          <w:rFonts w:ascii="Times New Roman" w:hAnsi="Times New Roman" w:cs="Times New Roman"/>
        </w:rPr>
        <w:t>duomenų valdymo ir tvarkymo specialistų</w:t>
      </w:r>
      <w:commentRangeEnd w:id="18485739"/>
      <w:r>
        <w:rPr>
          <w:rStyle w:val="CommentReference"/>
        </w:rPr>
        <w:commentReference w:id="18485739"/>
      </w:r>
      <w:r w:rsidRPr="392D3DFA" w:rsidR="752C3EE5">
        <w:rPr>
          <w:rFonts w:ascii="Times New Roman" w:hAnsi="Times New Roman" w:cs="Times New Roman"/>
        </w:rPr>
        <w:t xml:space="preserve"> kompetencijos: </w:t>
      </w:r>
    </w:p>
    <w:tbl>
      <w:tblPr>
        <w:tblStyle w:val="Lentelstinklelis"/>
        <w:tblW w:w="0" w:type="auto"/>
        <w:tblLook w:val="04A0" w:firstRow="1" w:lastRow="0" w:firstColumn="1" w:lastColumn="0" w:noHBand="0" w:noVBand="1"/>
      </w:tblPr>
      <w:tblGrid>
        <w:gridCol w:w="1962"/>
        <w:gridCol w:w="5084"/>
        <w:gridCol w:w="1964"/>
      </w:tblGrid>
      <w:tr w:rsidRPr="00BB081A" w:rsidR="009B36F8" w:rsidTr="2E260C7A" w14:paraId="3688ABAD" w14:textId="77777777">
        <w:tc>
          <w:tcPr>
            <w:tcW w:w="1271" w:type="dxa"/>
          </w:tcPr>
          <w:p w:rsidRPr="00BB081A" w:rsidR="000E2A0D" w:rsidP="007A6193" w:rsidRDefault="000E2A0D" w14:paraId="0C08AE45" w14:textId="77777777">
            <w:pPr>
              <w:rPr>
                <w:rFonts w:ascii="Times New Roman" w:hAnsi="Times New Roman" w:cs="Times New Roman"/>
              </w:rPr>
            </w:pPr>
            <w:r w:rsidRPr="2E260C7A">
              <w:rPr>
                <w:rFonts w:ascii="Times New Roman" w:hAnsi="Times New Roman" w:cs="Times New Roman"/>
              </w:rPr>
              <w:t>Kompetencijos</w:t>
            </w:r>
          </w:p>
        </w:tc>
        <w:tc>
          <w:tcPr>
            <w:tcW w:w="5670" w:type="dxa"/>
          </w:tcPr>
          <w:p w:rsidRPr="00BB081A" w:rsidR="000E2A0D" w:rsidP="007A6193" w:rsidRDefault="000E2A0D" w14:paraId="44123261" w14:textId="77777777">
            <w:pPr>
              <w:rPr>
                <w:rFonts w:ascii="Times New Roman" w:hAnsi="Times New Roman" w:cs="Times New Roman"/>
              </w:rPr>
            </w:pPr>
            <w:r w:rsidRPr="2E260C7A">
              <w:rPr>
                <w:rFonts w:ascii="Times New Roman" w:hAnsi="Times New Roman" w:cs="Times New Roman"/>
              </w:rPr>
              <w:t>Kompetencijų aprašymas</w:t>
            </w:r>
          </w:p>
        </w:tc>
        <w:tc>
          <w:tcPr>
            <w:tcW w:w="2075" w:type="dxa"/>
          </w:tcPr>
          <w:p w:rsidRPr="00BB081A" w:rsidR="000E2A0D" w:rsidP="007A6193" w:rsidRDefault="000E2A0D" w14:paraId="09239E9D" w14:textId="77777777">
            <w:pPr>
              <w:rPr>
                <w:rFonts w:ascii="Times New Roman" w:hAnsi="Times New Roman" w:cs="Times New Roman"/>
                <w:lang w:eastAsia="lt-LT"/>
              </w:rPr>
            </w:pPr>
            <w:r w:rsidRPr="2E260C7A">
              <w:rPr>
                <w:rFonts w:ascii="Times New Roman" w:hAnsi="Times New Roman" w:cs="Times New Roman"/>
              </w:rPr>
              <w:t>Šaltiniai</w:t>
            </w:r>
          </w:p>
        </w:tc>
      </w:tr>
      <w:tr w:rsidRPr="00BB081A" w:rsidR="009B36F8" w:rsidTr="2E260C7A" w14:paraId="13F168A1" w14:textId="77777777">
        <w:tc>
          <w:tcPr>
            <w:tcW w:w="1271" w:type="dxa"/>
          </w:tcPr>
          <w:p w:rsidRPr="00BB081A" w:rsidR="000E2A0D" w:rsidP="007A6193" w:rsidRDefault="000E2A0D" w14:paraId="342EDFFE" w14:textId="77777777">
            <w:pPr>
              <w:rPr>
                <w:rFonts w:ascii="Times New Roman" w:hAnsi="Times New Roman" w:cs="Times New Roman"/>
                <w:lang w:val="en-US" w:eastAsia="lt-LT"/>
              </w:rPr>
            </w:pPr>
            <w:r w:rsidRPr="2E260C7A">
              <w:rPr>
                <w:rFonts w:ascii="Times New Roman" w:hAnsi="Times New Roman" w:cs="Times New Roman"/>
              </w:rPr>
              <w:t xml:space="preserve">Duomenų valdymas </w:t>
            </w:r>
          </w:p>
        </w:tc>
        <w:tc>
          <w:tcPr>
            <w:tcW w:w="5670" w:type="dxa"/>
          </w:tcPr>
          <w:p w:rsidRPr="00BB081A" w:rsidR="000E2A0D" w:rsidP="007A6193" w:rsidRDefault="000E2A0D" w14:paraId="0553EC71" w14:textId="77777777">
            <w:pPr>
              <w:rPr>
                <w:rFonts w:ascii="Times New Roman" w:hAnsi="Times New Roman" w:cs="Times New Roman"/>
                <w:lang w:eastAsia="lt-LT"/>
              </w:rPr>
            </w:pPr>
            <w:r w:rsidRPr="2E260C7A">
              <w:rPr>
                <w:rFonts w:ascii="Times New Roman" w:hAnsi="Times New Roman" w:cs="Times New Roman"/>
              </w:rPr>
              <w:t>Duomenų tvarkysenos specialistai yra atsakingi už duomenų vientisumą, saugumą, kokybę ir jų tinkamą sutvarkymą laikytis standartų ir taisyklių. Jie atlieka svarbų vaidmenį duomenų valdyme, kuris apima praktikas ir procedūras, skirtas duomenims apsaugoti ir užtikrinti jų tinkamą naudojimą.</w:t>
            </w:r>
          </w:p>
        </w:tc>
        <w:tc>
          <w:tcPr>
            <w:tcW w:w="2075" w:type="dxa"/>
          </w:tcPr>
          <w:p w:rsidRPr="00BB081A" w:rsidR="000E2A0D" w:rsidP="007A6193" w:rsidRDefault="000E2A0D" w14:paraId="7FA2645E" w14:textId="77777777">
            <w:pPr>
              <w:rPr>
                <w:rFonts w:ascii="Times New Roman" w:hAnsi="Times New Roman" w:cs="Times New Roman"/>
                <w:lang w:eastAsia="lt-LT"/>
              </w:rPr>
            </w:pPr>
            <w:r w:rsidRPr="2E260C7A">
              <w:rPr>
                <w:rFonts w:ascii="Times New Roman" w:hAnsi="Times New Roman" w:cs="Times New Roman"/>
              </w:rPr>
              <w:t>Palmer, 2014; Sylvia &amp; Terhaar, 2023; McDowall, 2017</w:t>
            </w:r>
          </w:p>
        </w:tc>
      </w:tr>
      <w:tr w:rsidRPr="00BB081A" w:rsidR="009B36F8" w:rsidTr="2E260C7A" w14:paraId="5A02FEC3" w14:textId="77777777">
        <w:tc>
          <w:tcPr>
            <w:tcW w:w="1271" w:type="dxa"/>
          </w:tcPr>
          <w:p w:rsidRPr="00BB081A" w:rsidR="000E2A0D" w:rsidP="007A6193" w:rsidRDefault="000E2A0D" w14:paraId="2F47B358" w14:textId="77777777">
            <w:pPr>
              <w:rPr>
                <w:rFonts w:ascii="Times New Roman" w:hAnsi="Times New Roman" w:cs="Times New Roman"/>
                <w:lang w:eastAsia="lt-LT"/>
              </w:rPr>
            </w:pPr>
            <w:r w:rsidRPr="2E260C7A">
              <w:rPr>
                <w:rFonts w:ascii="Times New Roman" w:hAnsi="Times New Roman" w:cs="Times New Roman"/>
              </w:rPr>
              <w:t>FAIR principų taikymas</w:t>
            </w:r>
          </w:p>
        </w:tc>
        <w:tc>
          <w:tcPr>
            <w:tcW w:w="5670" w:type="dxa"/>
          </w:tcPr>
          <w:p w:rsidRPr="00BB081A" w:rsidR="000E2A0D" w:rsidP="007A6193" w:rsidRDefault="000E2A0D" w14:paraId="6CB7FC0D" w14:textId="77777777">
            <w:pPr>
              <w:rPr>
                <w:rFonts w:ascii="Times New Roman" w:hAnsi="Times New Roman" w:cs="Times New Roman"/>
                <w:lang w:eastAsia="lt-LT"/>
              </w:rPr>
            </w:pPr>
            <w:r w:rsidRPr="2E260C7A">
              <w:rPr>
                <w:rFonts w:ascii="Times New Roman" w:hAnsi="Times New Roman" w:cs="Times New Roman"/>
              </w:rPr>
              <w:t>Duomenų valdytojai turi gerai išmanyti FAIR (rasti, prieinami, sąveikūs, pakartotinai naudojami) duomenų valdymo principus. Šie principai yra būtini veiksmingam mokslinių tyrimų duomenų valdymui</w:t>
            </w:r>
          </w:p>
        </w:tc>
        <w:tc>
          <w:tcPr>
            <w:tcW w:w="2075" w:type="dxa"/>
          </w:tcPr>
          <w:p w:rsidRPr="00BB081A" w:rsidR="000E2A0D" w:rsidP="007A6193" w:rsidRDefault="000E2A0D" w14:paraId="694D6AB1" w14:textId="77777777">
            <w:pPr>
              <w:rPr>
                <w:rFonts w:ascii="Times New Roman" w:hAnsi="Times New Roman" w:cs="Times New Roman"/>
                <w:lang w:eastAsia="lt-LT"/>
              </w:rPr>
            </w:pPr>
            <w:r w:rsidRPr="2E260C7A">
              <w:rPr>
                <w:rFonts w:ascii="Times New Roman" w:hAnsi="Times New Roman" w:cs="Times New Roman"/>
              </w:rPr>
              <w:t>Demchenko &amp; Stoy, 2021; Pergl et al., 2019; Rinaldi et al., 2025</w:t>
            </w:r>
          </w:p>
        </w:tc>
      </w:tr>
      <w:tr w:rsidRPr="00BB081A" w:rsidR="009B36F8" w:rsidTr="2E260C7A" w14:paraId="602CC90B" w14:textId="77777777">
        <w:tc>
          <w:tcPr>
            <w:tcW w:w="1271" w:type="dxa"/>
          </w:tcPr>
          <w:p w:rsidRPr="00BB081A" w:rsidR="000E2A0D" w:rsidP="007A6193" w:rsidRDefault="000E2A0D" w14:paraId="3FF45F59" w14:textId="77777777">
            <w:pPr>
              <w:rPr>
                <w:rFonts w:ascii="Times New Roman" w:hAnsi="Times New Roman" w:cs="Times New Roman"/>
                <w:lang w:eastAsia="lt-LT"/>
              </w:rPr>
            </w:pPr>
            <w:r w:rsidRPr="2E260C7A">
              <w:rPr>
                <w:rFonts w:ascii="Times New Roman" w:hAnsi="Times New Roman" w:cs="Times New Roman"/>
              </w:rPr>
              <w:t>Techniniai gebėjimai</w:t>
            </w:r>
          </w:p>
        </w:tc>
        <w:tc>
          <w:tcPr>
            <w:tcW w:w="5670" w:type="dxa"/>
          </w:tcPr>
          <w:p w:rsidRPr="00BB081A" w:rsidR="000E2A0D" w:rsidP="007A6193" w:rsidRDefault="000E2A0D" w14:paraId="1CFAB160" w14:textId="77777777">
            <w:pPr>
              <w:rPr>
                <w:rFonts w:ascii="Times New Roman" w:hAnsi="Times New Roman" w:cs="Times New Roman"/>
                <w:lang w:eastAsia="lt-LT"/>
              </w:rPr>
            </w:pPr>
            <w:r w:rsidRPr="2E260C7A">
              <w:rPr>
                <w:rFonts w:ascii="Times New Roman" w:hAnsi="Times New Roman" w:cs="Times New Roman"/>
              </w:rPr>
              <w:t>Gebėjimai apima žinias apie duomenų valdymo įrankius ir technologijas, pvz., SQL, Python, R , duomenų vizualizavimo įrankius. Jie taip pat turėtų būti susipažinę su metaduomenų valdymu, duomenų standartais ir duomenų kokybės valdymu.</w:t>
            </w:r>
          </w:p>
        </w:tc>
        <w:tc>
          <w:tcPr>
            <w:tcW w:w="2075" w:type="dxa"/>
          </w:tcPr>
          <w:p w:rsidRPr="00BB081A" w:rsidR="000E2A0D" w:rsidP="007A6193" w:rsidRDefault="000E2A0D" w14:paraId="587373C2" w14:textId="77777777">
            <w:pPr>
              <w:rPr>
                <w:rFonts w:ascii="Times New Roman" w:hAnsi="Times New Roman" w:cs="Times New Roman"/>
                <w:lang w:val="nl-NL" w:eastAsia="lt-LT"/>
              </w:rPr>
            </w:pPr>
            <w:r w:rsidRPr="2E260C7A">
              <w:rPr>
                <w:rFonts w:ascii="Times New Roman" w:hAnsi="Times New Roman" w:cs="Times New Roman"/>
              </w:rPr>
              <w:t>Chao, Xiao &amp; Wang, 2021; Gao et al., 2025</w:t>
            </w:r>
          </w:p>
        </w:tc>
      </w:tr>
      <w:tr w:rsidRPr="00BB081A" w:rsidR="009B36F8" w:rsidTr="2E260C7A" w14:paraId="4DCC43D6" w14:textId="77777777">
        <w:tc>
          <w:tcPr>
            <w:tcW w:w="1271" w:type="dxa"/>
          </w:tcPr>
          <w:p w:rsidRPr="00BB081A" w:rsidR="000E2A0D" w:rsidP="007A6193" w:rsidRDefault="000E2A0D" w14:paraId="31299698" w14:textId="77777777">
            <w:pPr>
              <w:rPr>
                <w:rFonts w:ascii="Times New Roman" w:hAnsi="Times New Roman" w:cs="Times New Roman"/>
                <w:lang w:eastAsia="lt-LT"/>
              </w:rPr>
            </w:pPr>
            <w:r w:rsidRPr="2E260C7A">
              <w:rPr>
                <w:rFonts w:ascii="Times New Roman" w:hAnsi="Times New Roman" w:cs="Times New Roman"/>
              </w:rPr>
              <w:t>Analitiniai gebėjimai</w:t>
            </w:r>
          </w:p>
        </w:tc>
        <w:tc>
          <w:tcPr>
            <w:tcW w:w="5670" w:type="dxa"/>
          </w:tcPr>
          <w:p w:rsidRPr="00955FC3" w:rsidR="000E2A0D" w:rsidP="007A6193" w:rsidRDefault="000E2A0D" w14:paraId="238318C4" w14:textId="77777777">
            <w:pPr>
              <w:rPr>
                <w:rFonts w:ascii="Times New Roman" w:hAnsi="Times New Roman" w:cs="Times New Roman"/>
                <w:lang w:val="es-ES" w:eastAsia="lt-LT"/>
              </w:rPr>
            </w:pPr>
            <w:r w:rsidRPr="2E260C7A">
              <w:rPr>
                <w:rFonts w:ascii="Times New Roman" w:hAnsi="Times New Roman" w:cs="Times New Roman"/>
              </w:rPr>
              <w:t>Reikalingi siekiant duomenis transformuoti į prasmingas įžvalgas ir praktiškai pritaikomą informaciją. Tai apima algoritmų kūrimą, duomenų analizę ir analitinio turinio patikimumo užtikrinimą.</w:t>
            </w:r>
          </w:p>
        </w:tc>
        <w:tc>
          <w:tcPr>
            <w:tcW w:w="2075" w:type="dxa"/>
          </w:tcPr>
          <w:p w:rsidRPr="00BB081A" w:rsidR="000E2A0D" w:rsidP="007A6193" w:rsidRDefault="000E2A0D" w14:paraId="7759DEFB" w14:textId="77777777">
            <w:pPr>
              <w:rPr>
                <w:rFonts w:ascii="Times New Roman" w:hAnsi="Times New Roman" w:cs="Times New Roman"/>
                <w:lang w:eastAsia="lt-LT"/>
              </w:rPr>
            </w:pPr>
            <w:r w:rsidRPr="2E260C7A">
              <w:rPr>
                <w:rFonts w:ascii="Times New Roman" w:hAnsi="Times New Roman" w:cs="Times New Roman"/>
              </w:rPr>
              <w:t>Palmer, 2014; Chao, Xiao &amp; Wang, 2021</w:t>
            </w:r>
          </w:p>
        </w:tc>
      </w:tr>
      <w:tr w:rsidRPr="00BB081A" w:rsidR="009B36F8" w:rsidTr="2E260C7A" w14:paraId="642583F0" w14:textId="77777777">
        <w:tc>
          <w:tcPr>
            <w:tcW w:w="1271" w:type="dxa"/>
          </w:tcPr>
          <w:p w:rsidRPr="00BB081A" w:rsidR="000E2A0D" w:rsidP="007A6193" w:rsidRDefault="000E2A0D" w14:paraId="30533DF0" w14:textId="77777777">
            <w:pPr>
              <w:rPr>
                <w:rFonts w:ascii="Times New Roman" w:hAnsi="Times New Roman" w:cs="Times New Roman"/>
                <w:lang w:eastAsia="lt-LT"/>
              </w:rPr>
            </w:pPr>
            <w:r w:rsidRPr="2E260C7A">
              <w:rPr>
                <w:rFonts w:ascii="Times New Roman" w:hAnsi="Times New Roman" w:cs="Times New Roman"/>
              </w:rPr>
              <w:t>Komunikaciniai ir bendradarbiavimo</w:t>
            </w:r>
          </w:p>
        </w:tc>
        <w:tc>
          <w:tcPr>
            <w:tcW w:w="5670" w:type="dxa"/>
          </w:tcPr>
          <w:p w:rsidRPr="00BB081A" w:rsidR="000E2A0D" w:rsidP="007A6193" w:rsidRDefault="000E2A0D" w14:paraId="047BE7D3" w14:textId="77777777">
            <w:pPr>
              <w:rPr>
                <w:rFonts w:ascii="Times New Roman" w:hAnsi="Times New Roman" w:cs="Times New Roman"/>
                <w:lang w:eastAsia="lt-LT"/>
              </w:rPr>
            </w:pPr>
            <w:r w:rsidRPr="2E260C7A">
              <w:rPr>
                <w:rFonts w:ascii="Times New Roman" w:hAnsi="Times New Roman" w:cs="Times New Roman"/>
              </w:rPr>
              <w:t>Veiksmingi bendravimo ir bendradarbiavimo gebėjimai yra būtini dirbant su įvairiais suinteresuotaisiais subjektais, įskaitant tyrėjus, IT specialistus ir verslo atstovus, siekiant užtikrinti, kad duomenimis būtų dalijamasi ir jie būtų naudojami veiksmingai.</w:t>
            </w:r>
          </w:p>
        </w:tc>
        <w:tc>
          <w:tcPr>
            <w:tcW w:w="2075" w:type="dxa"/>
          </w:tcPr>
          <w:p w:rsidRPr="00BB081A" w:rsidR="000E2A0D" w:rsidP="007A6193" w:rsidRDefault="000E2A0D" w14:paraId="20792FA5" w14:textId="77777777">
            <w:pPr>
              <w:rPr>
                <w:rFonts w:ascii="Times New Roman" w:hAnsi="Times New Roman" w:cs="Times New Roman"/>
                <w:lang w:eastAsia="lt-LT"/>
              </w:rPr>
            </w:pPr>
            <w:r w:rsidRPr="2E260C7A">
              <w:rPr>
                <w:rFonts w:ascii="Times New Roman" w:hAnsi="Times New Roman" w:cs="Times New Roman"/>
              </w:rPr>
              <w:t>Palmer, 2014; Chao, Xiao &amp; Wang, 2021</w:t>
            </w:r>
          </w:p>
        </w:tc>
      </w:tr>
      <w:tr w:rsidRPr="00BB081A" w:rsidR="009B36F8" w:rsidTr="2E260C7A" w14:paraId="7C04BD65" w14:textId="77777777">
        <w:tc>
          <w:tcPr>
            <w:tcW w:w="1271" w:type="dxa"/>
          </w:tcPr>
          <w:p w:rsidRPr="00955FC3" w:rsidR="000E2A0D" w:rsidP="007A6193" w:rsidRDefault="000E2A0D" w14:paraId="0E437478" w14:textId="77777777">
            <w:pPr>
              <w:rPr>
                <w:rFonts w:ascii="Times New Roman" w:hAnsi="Times New Roman" w:cs="Times New Roman"/>
                <w:lang w:val="es-ES" w:eastAsia="lt-LT"/>
              </w:rPr>
            </w:pPr>
            <w:r w:rsidRPr="2E260C7A">
              <w:rPr>
                <w:rFonts w:ascii="Times New Roman" w:hAnsi="Times New Roman" w:cs="Times New Roman"/>
              </w:rPr>
              <w:t>Mokymo ir nuolatinio mokymosi gebėjimai</w:t>
            </w:r>
          </w:p>
        </w:tc>
        <w:tc>
          <w:tcPr>
            <w:tcW w:w="5670" w:type="dxa"/>
          </w:tcPr>
          <w:p w:rsidRPr="00955FC3" w:rsidR="000E2A0D" w:rsidP="007A6193" w:rsidRDefault="000E2A0D" w14:paraId="4CD7D0BF" w14:textId="77777777">
            <w:pPr>
              <w:rPr>
                <w:rFonts w:ascii="Times New Roman" w:hAnsi="Times New Roman" w:cs="Times New Roman"/>
                <w:lang w:val="es-ES" w:eastAsia="lt-LT"/>
              </w:rPr>
            </w:pPr>
            <w:r w:rsidRPr="2E260C7A">
              <w:rPr>
                <w:rFonts w:ascii="Times New Roman" w:hAnsi="Times New Roman" w:cs="Times New Roman"/>
              </w:rPr>
              <w:t>Nuolatinio profesinio tobulėjimo gebėjimai duomenų tvarkysenos specialistams reikalingi siekiant tobulinti savo kompetencijas ir prisitaikyti prie besikeičiančių duomenų tvarkymo praktikų.</w:t>
            </w:r>
          </w:p>
        </w:tc>
        <w:tc>
          <w:tcPr>
            <w:tcW w:w="2075" w:type="dxa"/>
          </w:tcPr>
          <w:p w:rsidRPr="00BB081A" w:rsidR="000E2A0D" w:rsidP="007A6193" w:rsidRDefault="000E2A0D" w14:paraId="0E700F39" w14:textId="77777777">
            <w:pPr>
              <w:rPr>
                <w:rFonts w:ascii="Times New Roman" w:hAnsi="Times New Roman" w:cs="Times New Roman"/>
                <w:lang w:val="en-US" w:eastAsia="lt-LT"/>
              </w:rPr>
            </w:pPr>
            <w:r w:rsidRPr="2E260C7A">
              <w:rPr>
                <w:rFonts w:ascii="Times New Roman" w:hAnsi="Times New Roman" w:cs="Times New Roman"/>
              </w:rPr>
              <w:t>Gruber et al., 2021; Thompson, 2018</w:t>
            </w:r>
          </w:p>
        </w:tc>
      </w:tr>
    </w:tbl>
    <w:p w:rsidRPr="00BB081A" w:rsidR="000E2A0D" w:rsidP="007A6193" w:rsidRDefault="000E2A0D" w14:paraId="5CE2B4AA" w14:textId="77777777">
      <w:pPr>
        <w:rPr>
          <w:rFonts w:ascii="Times New Roman" w:hAnsi="Times New Roman" w:cs="Times New Roman"/>
        </w:rPr>
      </w:pPr>
    </w:p>
    <w:p w:rsidRPr="00BB081A" w:rsidR="000E2A0D" w:rsidP="008C0AC0" w:rsidRDefault="000E2A0D" w14:paraId="0039CA09" w14:textId="77777777">
      <w:pPr>
        <w:ind w:firstLine="567"/>
        <w:rPr>
          <w:del w:author="Vartotojas svečias" w:date="2026-03-27T10:26:28.885Z" w16du:dateUtc="2026-03-27T10:26:28.885Z" w:id="1474613810"/>
          <w:rFonts w:ascii="Times New Roman" w:hAnsi="Times New Roman" w:cs="Times New Roman"/>
        </w:rPr>
      </w:pPr>
      <w:commentRangeStart w:id="1556747214"/>
      <w:r w:rsidRPr="392D3DFA" w:rsidR="752C3EE5">
        <w:rPr>
          <w:rFonts w:ascii="Times New Roman" w:hAnsi="Times New Roman" w:cs="Times New Roman"/>
        </w:rPr>
        <w:t xml:space="preserve">Duomenų </w:t>
      </w:r>
      <w:r w:rsidRPr="392D3DFA" w:rsidR="752C3EE5">
        <w:rPr>
          <w:rFonts w:ascii="Times New Roman" w:hAnsi="Times New Roman" w:cs="Times New Roman"/>
        </w:rPr>
        <w:t>tvarkysenos</w:t>
      </w:r>
      <w:r w:rsidRPr="392D3DFA" w:rsidR="752C3EE5">
        <w:rPr>
          <w:rFonts w:ascii="Times New Roman" w:hAnsi="Times New Roman" w:cs="Times New Roman"/>
        </w:rPr>
        <w:t xml:space="preserve"> </w:t>
      </w:r>
      <w:commentRangeEnd w:id="1556747214"/>
      <w:r>
        <w:rPr>
          <w:rStyle w:val="CommentReference"/>
        </w:rPr>
        <w:commentReference w:id="1556747214"/>
      </w:r>
      <w:r w:rsidRPr="392D3DFA" w:rsidR="752C3EE5">
        <w:rPr>
          <w:rFonts w:ascii="Times New Roman" w:hAnsi="Times New Roman" w:cs="Times New Roman"/>
        </w:rPr>
        <w:t xml:space="preserve">specialistai turi turėti įvairių kompetencijų, įskaitant techninius įgūdžius, analitinius gebėjimus, komunikacinius ir bendradarbiavimo gebėjimus. Jie atlieka svarbų vaidmenį duomenų valdyme, užtikrindami duomenų vientisumą, kokybę ir atitiktį FAIR principams. Nuolatinis mokymas ir tobulėjimas yra būtini, norint neatsilikti nuo besikeičiančių duomenų valdymo praktikų. </w:t>
      </w:r>
      <w:del w:author="Vartotojas svečias" w:date="2026-03-27T10:26:28.885Z" w16du:dateUtc="2026-03-27T10:26:28.885Z" w:id="63521633">
        <w:r w:rsidRPr="392D3DFA" w:rsidDel="752C3EE5">
          <w:rPr>
            <w:rFonts w:ascii="Times New Roman" w:hAnsi="Times New Roman" w:cs="Times New Roman"/>
          </w:rPr>
          <w:delText xml:space="preserve">Siekiant remti duomenų </w:delText>
        </w:r>
        <w:r w:rsidRPr="392D3DFA" w:rsidDel="752C3EE5">
          <w:rPr>
            <w:rFonts w:ascii="Times New Roman" w:hAnsi="Times New Roman" w:cs="Times New Roman"/>
          </w:rPr>
          <w:delText>tvarkysenos</w:delText>
        </w:r>
        <w:r w:rsidRPr="392D3DFA" w:rsidDel="752C3EE5">
          <w:rPr>
            <w:rFonts w:ascii="Times New Roman" w:hAnsi="Times New Roman" w:cs="Times New Roman"/>
          </w:rPr>
          <w:delText xml:space="preserve"> specialistų mokymą ir kompetencijų ugdymą, parengtos įvairios formalaus ir neformalaus ugdymo </w:delText>
        </w:r>
        <w:r w:rsidRPr="392D3DFA" w:rsidDel="752C3EE5">
          <w:rPr>
            <w:rFonts w:ascii="Times New Roman" w:hAnsi="Times New Roman" w:cs="Times New Roman"/>
          </w:rPr>
          <w:delText>programos, užtikrinančios, kad jie būtų gerai pasirengę spręsti sudėtingas duomenų valdymo problemas.</w:delText>
        </w:r>
      </w:del>
    </w:p>
    <w:p w:rsidRPr="00BB081A" w:rsidR="000E2A0D" w:rsidP="008C0AC0" w:rsidRDefault="000E2A0D" w14:paraId="44085A71" w14:textId="77777777">
      <w:pPr>
        <w:ind w:firstLine="567"/>
        <w:rPr>
          <w:rFonts w:ascii="Times New Roman" w:hAnsi="Times New Roman" w:cs="Times New Roman"/>
        </w:rPr>
      </w:pPr>
      <w:r w:rsidRPr="2E260C7A">
        <w:rPr>
          <w:rFonts w:ascii="Times New Roman" w:hAnsi="Times New Roman" w:cs="Times New Roman"/>
        </w:rPr>
        <w:t>Įvairių projektų ir iniciatyvų metu buvo pagrįsta keletas duomenų tvarkysenos specialistų kompetencijų struktūros ir modelių pavyzdžiai:</w:t>
      </w:r>
    </w:p>
    <w:p w:rsidRPr="00BB081A" w:rsidR="000E2A0D" w:rsidP="007A6193" w:rsidRDefault="000E2A0D" w14:paraId="0F826A1C" w14:textId="77777777">
      <w:pPr>
        <w:rPr>
          <w:rFonts w:ascii="Times New Roman" w:hAnsi="Times New Roman" w:cs="Times New Roman"/>
        </w:rPr>
      </w:pPr>
      <w:r w:rsidRPr="2E260C7A">
        <w:rPr>
          <w:rFonts w:ascii="Times New Roman" w:hAnsi="Times New Roman" w:cs="Times New Roman"/>
        </w:rPr>
        <w:t>FAIRsFAIR projekto metu sukurta duomenų tvarkymo kompetencijų struktūra, siekiant ją integruoti į universitetų studijų programas. Kompetencijos, įgūdžiai, žinios ir mokymosi rezultatai apibrėžiami naudojant EDISON duomenų mokslo sistemą (Demchenko &amp; Stoy, 2021).</w:t>
      </w:r>
    </w:p>
    <w:p w:rsidRPr="00BB081A" w:rsidR="000E2A0D" w:rsidP="008C0AC0" w:rsidRDefault="000E2A0D" w14:paraId="192D79DC" w14:textId="77777777">
      <w:pPr>
        <w:ind w:firstLine="567"/>
        <w:rPr>
          <w:rFonts w:ascii="Times New Roman" w:hAnsi="Times New Roman" w:cs="Times New Roman"/>
        </w:rPr>
      </w:pPr>
      <w:r w:rsidRPr="2E260C7A">
        <w:rPr>
          <w:rFonts w:ascii="Times New Roman" w:hAnsi="Times New Roman" w:cs="Times New Roman"/>
        </w:rPr>
        <w:t>FAIR Data Austria buvo surengti seminarai, kurių metu buvo identifikuotos ir susietos kompetencijos su iš anksto apibrėžtais duomenų tvarkytojų modeliais. Šie modeliai padeda pritaikyti mokymo modulius prie konkrečių poreikių ir konteksto (Gruber et al, 2021).</w:t>
      </w:r>
    </w:p>
    <w:p w:rsidR="008C0AC0" w:rsidP="392D3DFA" w:rsidRDefault="000E2A0D" w14:paraId="109583F4" w14:textId="52C15A5F">
      <w:pPr>
        <w:pStyle w:val="prastasis"/>
        <w:rPr>
          <w:ins w:author="Vartotojas svečias" w:date="2026-03-27T10:28:51.592Z" w16du:dateUtc="2026-03-27T10:28:51.592Z" w:id="319535118"/>
          <w:rFonts w:ascii="Times New Roman" w:hAnsi="Times New Roman" w:cs="Times New Roman"/>
        </w:rPr>
      </w:pPr>
      <w:r w:rsidRPr="392D3DFA" w:rsidR="752C3EE5">
        <w:rPr>
          <w:rFonts w:ascii="Times New Roman" w:hAnsi="Times New Roman" w:cs="Times New Roman"/>
        </w:rPr>
        <w:t>Skills4EOSC projekto metu buvo siekiama sukurti kompetencijos centrų tinklą, skirtą Europos mokslininkų mokymui ir naujų pareigybių, susijusių su mokslo duomenų valdymu, įsteigimu (</w:t>
      </w:r>
      <w:r w:rsidRPr="392D3DFA" w:rsidR="752C3EE5">
        <w:rPr>
          <w:rFonts w:ascii="Times New Roman" w:hAnsi="Times New Roman" w:cs="Times New Roman"/>
        </w:rPr>
        <w:t>Rinaldi</w:t>
      </w:r>
      <w:r w:rsidRPr="392D3DFA" w:rsidR="752C3EE5">
        <w:rPr>
          <w:rFonts w:ascii="Times New Roman" w:hAnsi="Times New Roman" w:cs="Times New Roman"/>
        </w:rPr>
        <w:t xml:space="preserve"> et al., 2025, </w:t>
      </w:r>
      <w:r w:rsidRPr="392D3DFA" w:rsidR="752C3EE5">
        <w:rPr>
          <w:rFonts w:ascii="Times New Roman" w:hAnsi="Times New Roman" w:cs="Times New Roman"/>
        </w:rPr>
        <w:t>Corleto</w:t>
      </w:r>
      <w:r w:rsidRPr="392D3DFA" w:rsidR="752C3EE5">
        <w:rPr>
          <w:rFonts w:ascii="Times New Roman" w:hAnsi="Times New Roman" w:cs="Times New Roman"/>
        </w:rPr>
        <w:t xml:space="preserve"> et al., 2025).</w:t>
      </w:r>
      <w:ins w:author="Vartotojas svečias" w:date="2026-03-27T10:28:37.177Z" w16du:dateUtc="2026-03-27T10:28:37.177Z" w:id="1078665778">
        <w:r w:rsidRPr="392D3DFA" w:rsidR="3391D7BD">
          <w:rPr>
            <w:rFonts w:ascii="Times New Roman" w:hAnsi="Times New Roman" w:cs="Times New Roman"/>
          </w:rPr>
          <w:t xml:space="preserve"> </w:t>
        </w:r>
      </w:ins>
      <w:commentRangeEnd w:id="468"/>
      <w:r>
        <w:rPr>
          <w:rStyle w:val="CommentReference"/>
        </w:rPr>
        <w:commentReference w:id="468"/>
      </w:r>
    </w:p>
    <w:p w:rsidR="008C0AC0" w:rsidP="392D3DFA" w:rsidRDefault="000E2A0D" w14:paraId="78D1B670" w14:textId="1D226CC1">
      <w:pPr>
        <w:pStyle w:val="prastasis"/>
        <w:ind w:firstLine="567"/>
        <w:rPr>
          <w:ins w:author="Vartotojas svečias" w:date="2026-03-27T10:26:42.521Z" w16du:dateUtc="2026-03-27T10:26:42.521Z" w:id="1204055488"/>
          <w:rFonts w:ascii="Times New Roman" w:hAnsi="Times New Roman" w:cs="Times New Roman"/>
        </w:rPr>
        <w:pPrChange w:author="Vartotojas svečias" w:date="2026-03-27T10:29:05.387Z">
          <w:pPr>
            <w:pStyle w:val="prastasis"/>
          </w:pPr>
        </w:pPrChange>
      </w:pPr>
      <w:ins w:author="Vartotojas svečias" w:date="2026-03-27T10:28:37.177Z" w16du:dateUtc="2026-03-27T10:28:37.177Z" w:id="1054796526">
        <w:r w:rsidRPr="392D3DFA" w:rsidR="3391D7BD">
          <w:rPr>
            <w:rFonts w:ascii="Times New Roman" w:hAnsi="Times New Roman" w:cs="Times New Roman"/>
          </w:rPr>
          <w:t>Danija ir Nyderlandai</w:t>
        </w:r>
        <w:r w:rsidRPr="392D3DFA" w:rsidR="3391D7BD">
          <w:rPr>
            <w:rFonts w:ascii="Times New Roman" w:hAnsi="Times New Roman" w:cs="Times New Roman"/>
          </w:rPr>
          <w:t xml:space="preserve"> yra atlikę duomenų stiuardų rengimo nacionaliniu mastu  galimybių studijas </w:t>
        </w:r>
      </w:ins>
      <w:r w:rsidRPr="392D3DFA">
        <w:rPr>
          <w:rFonts w:ascii="Times New Roman" w:hAnsi="Times New Roman" w:cs="Times New Roman"/>
        </w:rPr>
        <w:fldChar w:fldCharType="begin"/>
      </w:r>
      <w:r w:rsidRPr="392D3DFA">
        <w:rPr>
          <w:rFonts w:ascii="Times New Roman" w:hAnsi="Times New Roman" w:cs="Times New Roman"/>
        </w:rPr>
        <w:instrText xml:space="preserve"> ADDIN ZOTERO_ITEM CSL_CITATION {"citationID":"Fp3TxlQw","properties":{"formattedCitation":"(Jetten et al., 2021; Wildgaard et al., 2020)","plainCitation":"(Jetten et al., 2021; Wildgaard et al., 2020)","noteIndex":0},"citationItems":[{"id":944,"uris":["http://zotero.org/users/10873074/items/IZ9R73Y6"],"itemData":{"id":944,"type":"report","abstract":"This is the end report of the NPOS-F project “Professionalising data stewardship”, part of the NPOS FAIR data programme line. This version [1.1] of the report has been formally accepted by the NPOS Steering Committee [February 11, 2021]\n\n\nAbout the NPOS F project: https://www.openscience.nl/en/projects/project-f-professionalising-data-stewardship-competences-training-and-education\n\n\nAuthors:\n\n\n\n\t\nMijke Jetten (Dutch Techcentre for Lifesciences, DTL)\n\t\nMarjan Grootveld (Data Archiving and Networked Services, DANS)\n\t\nAnnemie Mordant (Maastricht University)\n\t\nMascha Jansen (GO FAIR Foundation, GFF)\n\t\nMargreet Bloemers (ZonMw)\n\t\nMargriet Miedema (National Coordination Point Research Data Management, LCRDM)\n\t\nCelia van Gelder (Dutch Techcentre for Lifesciences, DTL)\n\n\n\nTitle: Professionalising data stewardship in the Netherlands: competences, training and education. Dutch Roadmap towards national implementation of FAIR data stewardship\n\n\nReference: Mijke Jetten, Marjan Grootveld, Annemie Mordant, Mascha Jansen, Margreet Bloemers, Margriet Miedema, &amp; Celia W.G. van Gelder. (2021). Professionalising data stewardship in the Netherlands. Competences, training and education. Dutch roadmap towards national implementation of FAIR data stewardship. Zenodo. https://doi.org/10.5281/zenodo.4320504\n\n\nUse, reproduction and distribution of the content of this report is permitted if provided with reference to this report.\n\n\nFor more information about the project, you may contact Mijke Jetten (mijke.jetten@dtls.nl).","language":"eng","note":"DOI: 10.5281/zenodo.4623713","publisher":"Zenodo","source":"Zenodo","title":"Professionalising data stewardship in the Netherlands. Competences, training and education. Dutch roadmap towards national implementation of FAIR data stewardship","URL":"https://zenodo.org/records/4623713","author":[{"family":"Jetten","given":"Mijke"},{"family":"Grootveld","given":"Marjan"},{"family":"Mordant","given":"Annemie"},{"family":"Jansen","given":"Mascha"},{"family":"Bloemers","given":"Margreet"},{"family":"Miedema","given":"Margriet"},{"family":"Van Gelder","given":"Celia W.G."}],"accessed":{"date-parts":[["2025",12,16]]},"issued":{"date-parts":[["2021",3,19]]}}},{"id":942,"uris":["http://zotero.org/users/10873074/items/RX7LTYGH"],"itemData":{"id":942,"type":"article-journal","abstract":"This report provides an analysis of current educations in data stewardship and an evaluation of the needs and expectations to the role of a Data Steward (DS) across the private and public sector. The aim is to inform future data stewardship educations in Denmark. Methods of analysis included a combination of quantitative and qualitative methods such as literature review, text mining, questionnaires, correlation analyses and interviews. All supporting materials produced throughout the report are found and freely available in the project community site.","DOI":"10.5281/zenodo.3609516","language":"en","source":"zenodo.org","title":"National Coordination of Data Steward Education in Denmark: Final report to the National Forum for Research Data Management (DM Forum)","title-short":"National Coordination of Data Steward Education in Denmark","URL":"https://zenodo.org/records/3609516","author":[{"family":"Wildgaard","given":"Lorna"},{"family":"Vlachos","given":"Evgenios"},{"family":"Nondal","given":"Lars"},{"family":"Larsen","given":"Asger Væring"},{"family":"Svendsen","given":"Michael"}],"accessed":{"date-parts":[["2025",12,16]]},"issued":{"date-parts":[["2020"]]}}}],"schema":"https://github.com/citation-style-language/schema/raw/master/csl-citation.json"} </w:instrText>
      </w:r>
      <w:r w:rsidRPr="392D3DFA">
        <w:rPr>
          <w:rFonts w:ascii="Times New Roman" w:hAnsi="Times New Roman" w:cs="Times New Roman"/>
        </w:rPr>
        <w:fldChar w:fldCharType="separate"/>
      </w:r>
      <w:ins w:author="Vartotojas svečias" w:date="2026-03-27T10:28:37.177Z" w16du:dateUtc="2026-03-27T10:28:37.177Z" w:id="1985278667">
        <w:r w:rsidRPr="392D3DFA" w:rsidR="3391D7BD">
          <w:rPr>
            <w:rFonts w:ascii="Times New Roman" w:hAnsi="Times New Roman" w:cs="Times New Roman"/>
          </w:rPr>
          <w:t>(</w:t>
        </w:r>
        <w:r w:rsidRPr="392D3DFA" w:rsidR="3391D7BD">
          <w:rPr>
            <w:rFonts w:ascii="Times New Roman" w:hAnsi="Times New Roman" w:cs="Times New Roman"/>
          </w:rPr>
          <w:t>Jetten</w:t>
        </w:r>
        <w:r w:rsidRPr="392D3DFA" w:rsidR="3391D7BD">
          <w:rPr>
            <w:rFonts w:ascii="Times New Roman" w:hAnsi="Times New Roman" w:cs="Times New Roman"/>
          </w:rPr>
          <w:t xml:space="preserve"> et al., 2021 ir </w:t>
        </w:r>
        <w:r w:rsidRPr="392D3DFA" w:rsidR="3391D7BD">
          <w:rPr>
            <w:rFonts w:ascii="Times New Roman" w:hAnsi="Times New Roman" w:cs="Times New Roman"/>
          </w:rPr>
          <w:t>Wildgaard</w:t>
        </w:r>
        <w:r w:rsidRPr="392D3DFA" w:rsidR="3391D7BD">
          <w:rPr>
            <w:rFonts w:ascii="Times New Roman" w:hAnsi="Times New Roman" w:cs="Times New Roman"/>
          </w:rPr>
          <w:t xml:space="preserve"> et al., 2020)</w:t>
        </w:r>
      </w:ins>
      <w:r w:rsidRPr="392D3DFA">
        <w:rPr>
          <w:rFonts w:ascii="Times New Roman" w:hAnsi="Times New Roman" w:cs="Times New Roman"/>
        </w:rPr>
        <w:fldChar w:fldCharType="end"/>
      </w:r>
      <w:ins w:author="Vartotojas svečias" w:date="2026-03-27T10:28:37.177Z" w16du:dateUtc="2026-03-27T10:28:37.177Z" w:id="1352590217">
        <w:r w:rsidRPr="392D3DFA" w:rsidR="3391D7BD">
          <w:rPr>
            <w:rFonts w:ascii="Times New Roman" w:hAnsi="Times New Roman" w:cs="Times New Roman"/>
          </w:rPr>
          <w:t>.</w:t>
        </w:r>
      </w:ins>
    </w:p>
    <w:p w:rsidR="767277D5" w:rsidP="392D3DFA" w:rsidRDefault="767277D5" w14:paraId="79E7DF15" w14:textId="238CA85A">
      <w:pPr>
        <w:ind w:firstLine="567"/>
        <w:rPr>
          <w:del w:author="Vartotojas svečias" w:date="2026-03-27T10:26:54.104Z" w16du:dateUtc="2026-03-27T10:26:54.104Z" w:id="1413701678"/>
          <w:rFonts w:ascii="Times New Roman" w:hAnsi="Times New Roman" w:cs="Times New Roman"/>
        </w:rPr>
      </w:pPr>
      <w:ins w:author="Vartotojas svečias" w:date="2026-03-27T10:26:59.774Z" w16du:dateUtc="2026-03-27T10:26:59.774Z" w:id="934612805">
        <w:r w:rsidRPr="392D3DFA" w:rsidR="4A110830">
          <w:rPr>
            <w:rFonts w:ascii="Times New Roman" w:hAnsi="Times New Roman" w:cs="Times New Roman"/>
          </w:rPr>
          <w:t xml:space="preserve">Siekiant remti duomenų </w:t>
        </w:r>
        <w:r w:rsidRPr="392D3DFA" w:rsidR="4A110830">
          <w:rPr>
            <w:rFonts w:ascii="Times New Roman" w:hAnsi="Times New Roman" w:cs="Times New Roman"/>
          </w:rPr>
          <w:t>tvarkysenos</w:t>
        </w:r>
        <w:r w:rsidRPr="392D3DFA" w:rsidR="4A110830">
          <w:rPr>
            <w:rFonts w:ascii="Times New Roman" w:hAnsi="Times New Roman" w:cs="Times New Roman"/>
          </w:rPr>
          <w:t xml:space="preserve"> specialistų mokymą ir kompetencijų ugdymą, parengtos įvairios formalaus ir neformalaus ugdymo programos, užtikrinančios, kad jie būtų gerai pasirengę spręsti sudėtingas duomenų valdymo problemas. Lietu</w:t>
        </w:r>
      </w:ins>
      <w:ins w:author="Vartotojas svečias" w:date="2026-03-27T10:27:05.883Z" w16du:dateUtc="2026-03-27T10:27:05.883Z" w:id="1947622555">
        <w:r w:rsidRPr="392D3DFA" w:rsidR="4A110830">
          <w:rPr>
            <w:rFonts w:ascii="Times New Roman" w:hAnsi="Times New Roman" w:cs="Times New Roman"/>
          </w:rPr>
          <w:t>voje tokių programų</w:t>
        </w:r>
      </w:ins>
    </w:p>
    <w:p w:rsidR="767277D5" w:rsidP="392D3DFA" w:rsidRDefault="767277D5" w14:paraId="440A23E0" w14:textId="4A1BD4D9">
      <w:pPr>
        <w:pStyle w:val="prastasis"/>
        <w:suppressLineNumbers w:val="0"/>
        <w:bidi w:val="0"/>
        <w:spacing w:before="0" w:beforeAutospacing="off" w:after="0" w:afterAutospacing="off" w:line="259" w:lineRule="auto"/>
        <w:ind w:left="0" w:right="0"/>
        <w:jc w:val="left"/>
        <w:rPr>
          <w:ins w:author="Vartotojas svečias" w:date="2026-03-27T10:40:25.516Z" w16du:dateUtc="2026-03-27T10:40:25.516Z" w:id="1546367380"/>
          <w:rFonts w:ascii="Times New Roman" w:hAnsi="Times New Roman" w:cs="Times New Roman"/>
        </w:rPr>
      </w:pPr>
      <w:ins w:author="Vartotojas svečias" w:date="2026-03-27T10:27:12.072Z" w16du:dateUtc="2026-03-27T10:27:12.072Z" w:id="507661606">
        <w:r w:rsidRPr="392D3DFA" w:rsidR="4A110830">
          <w:rPr>
            <w:rFonts w:ascii="Times New Roman" w:hAnsi="Times New Roman" w:cs="Times New Roman"/>
          </w:rPr>
          <w:t>š</w:t>
        </w:r>
      </w:ins>
      <w:ins w:author="Vartotojas svečias" w:date="2026-03-27T10:22:43.737Z" w16du:dateUtc="2026-03-27T10:22:43.737Z" w:id="9498838">
        <w:r w:rsidRPr="392D3DFA" w:rsidR="414617B2">
          <w:rPr>
            <w:rFonts w:ascii="Times New Roman" w:hAnsi="Times New Roman" w:cs="Times New Roman"/>
          </w:rPr>
          <w:t xml:space="preserve">iuo metu </w:t>
        </w:r>
        <w:r w:rsidRPr="392D3DFA" w:rsidR="414617B2">
          <w:rPr>
            <w:rFonts w:ascii="Times New Roman" w:hAnsi="Times New Roman" w:cs="Times New Roman"/>
          </w:rPr>
          <w:t>nėra siūloma</w:t>
        </w:r>
      </w:ins>
      <w:ins w:author="Vartotojas svečias" w:date="2026-03-27T10:27:51.643Z" w16du:dateUtc="2026-03-27T10:27:51.643Z" w:id="15214735">
        <w:r w:rsidRPr="392D3DFA" w:rsidR="5C8C31FE">
          <w:rPr>
            <w:rFonts w:ascii="Times New Roman" w:hAnsi="Times New Roman" w:cs="Times New Roman"/>
          </w:rPr>
          <w:t>, tačiau tokios programos egzistuoja k</w:t>
        </w:r>
      </w:ins>
      <w:ins w:author="Vartotojas svečias" w:date="2026-03-27T10:22:43.737Z" w16du:dateUtc="2026-03-27T10:22:43.737Z" w:id="1908704625">
        <w:r w:rsidRPr="392D3DFA" w:rsidR="414617B2">
          <w:rPr>
            <w:rFonts w:ascii="Times New Roman" w:hAnsi="Times New Roman" w:cs="Times New Roman"/>
          </w:rPr>
          <w:t>itose Europos šalyse</w:t>
        </w:r>
      </w:ins>
      <w:ins w:author="Vartotojas svečias" w:date="2026-03-27T10:28:07.441Z" w16du:dateUtc="2026-03-27T10:28:07.441Z" w:id="1055178115">
        <w:r w:rsidRPr="392D3DFA" w:rsidR="2BA8824E">
          <w:rPr>
            <w:rFonts w:ascii="Times New Roman" w:hAnsi="Times New Roman" w:cs="Times New Roman"/>
          </w:rPr>
          <w:t xml:space="preserve">. </w:t>
        </w:r>
      </w:ins>
    </w:p>
    <w:p w:rsidR="767277D5" w:rsidP="392D3DFA" w:rsidRDefault="767277D5" w14:paraId="223309CE" w14:textId="077F29E4">
      <w:pPr>
        <w:pStyle w:val="prastasis"/>
        <w:suppressLineNumbers w:val="0"/>
        <w:bidi w:val="0"/>
        <w:spacing w:before="0" w:beforeAutospacing="off" w:after="0" w:afterAutospacing="off" w:line="259" w:lineRule="auto"/>
        <w:ind w:left="0" w:right="0" w:firstLine="720"/>
        <w:jc w:val="left"/>
        <w:rPr>
          <w:ins w:author="Vartotojas svečias" w:date="2026-03-27T10:40:33.002Z" w16du:dateUtc="2026-03-27T10:40:33.002Z" w:id="1303710895"/>
          <w:rFonts w:ascii="Times New Roman" w:hAnsi="Times New Roman" w:cs="Times New Roman"/>
        </w:rPr>
        <w:pPrChange w:author="Vartotojas svečias" w:date="2026-03-27T10:40:29.341Z">
          <w:pPr>
            <w:pStyle w:val="prastasis"/>
            <w:bidi w:val="0"/>
            <w:spacing w:before="0" w:beforeAutospacing="off" w:after="0" w:afterAutospacing="off" w:line="259" w:lineRule="auto"/>
            <w:ind w:left="0" w:right="0"/>
            <w:jc w:val="left"/>
          </w:pPr>
        </w:pPrChange>
      </w:pPr>
      <w:ins w:author="Vartotojas svečias" w:date="2026-03-27T10:29:49.72Z" w16du:dateUtc="2026-03-27T10:29:49.72Z" w:id="385444737">
        <w:r w:rsidRPr="392D3DFA" w:rsidR="6FA38941">
          <w:rPr>
            <w:rFonts w:ascii="Times New Roman" w:hAnsi="Times New Roman" w:cs="Times New Roman"/>
          </w:rPr>
          <w:t xml:space="preserve">Didžioji dalis </w:t>
        </w:r>
        <w:r w:rsidRPr="392D3DFA" w:rsidR="6FA38941">
          <w:rPr>
            <w:rFonts w:ascii="Times New Roman" w:hAnsi="Times New Roman" w:cs="Times New Roman"/>
          </w:rPr>
          <w:t>forma</w:t>
        </w:r>
        <w:r w:rsidRPr="392D3DFA" w:rsidR="6FA38941">
          <w:rPr>
            <w:rFonts w:ascii="Times New Roman" w:hAnsi="Times New Roman" w:cs="Times New Roman"/>
          </w:rPr>
          <w:t>lių</w:t>
        </w:r>
        <w:r w:rsidRPr="392D3DFA" w:rsidR="6FA38941">
          <w:rPr>
            <w:rFonts w:ascii="Times New Roman" w:hAnsi="Times New Roman" w:cs="Times New Roman"/>
          </w:rPr>
          <w:t xml:space="preserve"> programų </w:t>
        </w:r>
      </w:ins>
      <w:ins w:author="Vartotojas svečias" w:date="2026-03-27T10:22:43.737Z" w16du:dateUtc="2026-03-27T10:22:43.737Z" w:id="1788713725">
        <w:r w:rsidRPr="392D3DFA" w:rsidR="414617B2">
          <w:rPr>
            <w:rFonts w:ascii="Times New Roman" w:hAnsi="Times New Roman" w:cs="Times New Roman"/>
          </w:rPr>
          <w:t xml:space="preserve">vykdomos universitetų kaip dalinės studijos, organizuojamos hibridiniu būdu ir trunkančios du semestrus. </w:t>
        </w:r>
      </w:ins>
      <w:ins w:author="Vartotojas svečias" w:date="2026-03-27T10:32:50.435Z" w16du:dateUtc="2026-03-27T10:32:50.435Z" w:id="1811864585">
        <w:r w:rsidRPr="392D3DFA" w:rsidR="71BA29A9">
          <w:rPr>
            <w:rFonts w:ascii="Times New Roman" w:hAnsi="Times New Roman" w:cs="Times New Roman"/>
          </w:rPr>
          <w:t xml:space="preserve">Jų </w:t>
        </w:r>
      </w:ins>
      <w:ins w:author="Vartotojas svečias" w:date="2026-03-27T10:22:43.737Z" w16du:dateUtc="2026-03-27T10:22:43.737Z" w:id="534664">
        <w:r w:rsidRPr="392D3DFA" w:rsidR="414617B2">
          <w:rPr>
            <w:rFonts w:ascii="Times New Roman" w:hAnsi="Times New Roman" w:cs="Times New Roman"/>
          </w:rPr>
          <w:t xml:space="preserve">turinyje galima identifikuoti nemažai panašumų: visas jas sudaro moduliai, išdėstantys teisinius ir technologinius duomenų valdymo aspektus bei padedantys duomenų valdysenos ir </w:t>
        </w:r>
        <w:r w:rsidRPr="392D3DFA" w:rsidR="414617B2">
          <w:rPr>
            <w:rFonts w:ascii="Times New Roman" w:hAnsi="Times New Roman" w:cs="Times New Roman"/>
          </w:rPr>
          <w:t>tvarkysenos</w:t>
        </w:r>
        <w:r w:rsidRPr="392D3DFA" w:rsidR="414617B2">
          <w:rPr>
            <w:rFonts w:ascii="Times New Roman" w:hAnsi="Times New Roman" w:cs="Times New Roman"/>
          </w:rPr>
          <w:t xml:space="preserve"> pagal atvirojo mokslo ir FAIR principus pagrindus. Nemažai programų baigiamos į projektu, orientuotu į praktinį mokymų metu įgytų įgūdžių pritaikymą. Vis dėlto esama ir turinio skirtumų, nes vienos programos yra orientuotos į bibliotekininkus, kitos į mokslininkus, trečios yra atviros įvairioms profesinėms grupėms. </w:t>
        </w:r>
      </w:ins>
    </w:p>
    <w:p w:rsidR="767277D5" w:rsidP="392D3DFA" w:rsidRDefault="767277D5" w14:paraId="2DC1C7DC" w14:textId="2F17EBC8">
      <w:pPr>
        <w:pStyle w:val="prastasis"/>
        <w:suppressLineNumbers w:val="0"/>
        <w:bidi w:val="0"/>
        <w:ind w:firstLine="567"/>
        <w:rPr>
          <w:ins w:author="Vartotojas svečias" w:date="2026-03-27T10:40:39.346Z" w16du:dateUtc="2026-03-27T10:40:39.346Z" w:id="1343960326"/>
          <w:rFonts w:ascii="Times New Roman" w:hAnsi="Times New Roman" w:cs="Times New Roman"/>
        </w:rPr>
      </w:pPr>
      <w:ins w:author="Vartotojas svečias" w:date="2026-03-27T10:32:59.556Z" w16du:dateUtc="2026-03-27T10:32:59.556Z" w:id="1971110103">
        <w:r w:rsidRPr="392D3DFA" w:rsidR="6ACAC2DE">
          <w:rPr>
            <w:rFonts w:ascii="Times New Roman" w:hAnsi="Times New Roman" w:cs="Times New Roman"/>
          </w:rPr>
          <w:t>Ne</w:t>
        </w:r>
      </w:ins>
      <w:ins w:author="Vartotojas svečias" w:date="2026-03-27T10:33:52.64Z" w16du:dateUtc="2026-03-27T10:33:52.64Z" w:id="937818207">
        <w:r w:rsidRPr="392D3DFA" w:rsidR="6ACAC2DE">
          <w:rPr>
            <w:rFonts w:ascii="Times New Roman" w:hAnsi="Times New Roman" w:cs="Times New Roman"/>
          </w:rPr>
          <w:t xml:space="preserve">formalios programos paprastai būna trumpesnės trukmės nei formalios arba yra prieinamos nuotolinio mokymo platformose, kurios leidžia mokytis </w:t>
        </w:r>
      </w:ins>
      <w:ins w:author="Vartotojas svečias" w:date="2026-03-27T10:34:13.001Z" w16du:dateUtc="2026-03-27T10:34:13.001Z" w:id="1310050927">
        <w:r w:rsidRPr="392D3DFA" w:rsidR="031CBE9A">
          <w:rPr>
            <w:rFonts w:ascii="Times New Roman" w:hAnsi="Times New Roman" w:cs="Times New Roman"/>
          </w:rPr>
          <w:t xml:space="preserve">studentui patogiu laiku ir tempu. </w:t>
        </w:r>
      </w:ins>
      <w:ins w:author="Vartotojas svečias" w:date="2026-03-27T10:40:39.346Z" w16du:dateUtc="2026-03-27T10:40:39.346Z" w:id="1170012262">
        <w:r w:rsidRPr="392D3DFA" w:rsidR="7838CFEE">
          <w:rPr>
            <w:rFonts w:ascii="Times New Roman" w:hAnsi="Times New Roman" w:cs="Times New Roman"/>
          </w:rPr>
          <w:t xml:space="preserve">Atkreiptinas dėmesys, kad neformalaus ugdymo kursai </w:t>
        </w:r>
        <w:r w:rsidRPr="392D3DFA" w:rsidR="7838CFEE">
          <w:rPr>
            <w:rFonts w:ascii="Times New Roman" w:hAnsi="Times New Roman" w:cs="Times New Roman"/>
            <w:b w:val="1"/>
            <w:bCs w:val="1"/>
          </w:rPr>
          <w:t>papildo</w:t>
        </w:r>
        <w:r w:rsidRPr="392D3DFA" w:rsidR="7838CFEE">
          <w:rPr>
            <w:rFonts w:ascii="Times New Roman" w:hAnsi="Times New Roman" w:cs="Times New Roman"/>
          </w:rPr>
          <w:t xml:space="preserve">, bet </w:t>
        </w:r>
        <w:r w:rsidRPr="392D3DFA" w:rsidR="7838CFEE">
          <w:rPr>
            <w:rFonts w:ascii="Times New Roman" w:hAnsi="Times New Roman" w:cs="Times New Roman"/>
            <w:b w:val="1"/>
            <w:bCs w:val="1"/>
          </w:rPr>
          <w:t>nepakeičia</w:t>
        </w:r>
        <w:r w:rsidRPr="392D3DFA" w:rsidR="7838CFEE">
          <w:rPr>
            <w:rFonts w:ascii="Times New Roman" w:hAnsi="Times New Roman" w:cs="Times New Roman"/>
          </w:rPr>
          <w:t xml:space="preserve"> formalaus ugdymo programų. Jie gerai dera kaip praktinis tęsinys po formalių studijų ar kvalifikacijos gilinimo etapas jau dirbantiems duomenų valdymo ir tvarkymo specialistais.</w:t>
        </w:r>
      </w:ins>
    </w:p>
    <w:p w:rsidR="767277D5" w:rsidP="392D3DFA" w:rsidRDefault="767277D5" w14:paraId="70F3BE3F" w14:textId="4C9A235E">
      <w:pPr>
        <w:pStyle w:val="prastasis"/>
        <w:suppressLineNumbers w:val="0"/>
        <w:bidi w:val="0"/>
        <w:spacing w:before="0" w:beforeAutospacing="off" w:after="0" w:afterAutospacing="off" w:line="259" w:lineRule="auto"/>
        <w:ind w:left="0" w:right="0" w:firstLine="720"/>
        <w:jc w:val="left"/>
        <w:rPr>
          <w:ins w:author="Vartotojas svečias" w:date="2026-03-27T10:40:36.417Z" w16du:dateUtc="2026-03-27T10:40:36.417Z" w:id="1701206317"/>
          <w:rFonts w:ascii="Times New Roman" w:hAnsi="Times New Roman" w:cs="Times New Roman"/>
        </w:rPr>
      </w:pPr>
    </w:p>
    <w:p w:rsidR="767277D5" w:rsidP="392D3DFA" w:rsidRDefault="767277D5" w14:paraId="5174F101" w14:textId="2DFE1A9A">
      <w:pPr>
        <w:pStyle w:val="prastasis"/>
        <w:suppressLineNumbers w:val="0"/>
        <w:bidi w:val="0"/>
        <w:spacing w:before="0" w:beforeAutospacing="off" w:after="0" w:afterAutospacing="off" w:line="259" w:lineRule="auto"/>
        <w:ind w:left="0" w:right="0" w:firstLine="720"/>
        <w:jc w:val="left"/>
        <w:rPr>
          <w:ins w:author="Vartotojas svečias" w:date="2026-03-27T10:22:43.738Z" w16du:dateUtc="2026-03-27T10:22:43.738Z" w:id="539244662"/>
          <w:rFonts w:ascii="Times New Roman" w:hAnsi="Times New Roman" w:cs="Times New Roman"/>
        </w:rPr>
      </w:pPr>
      <w:ins w:author="Vartotojas svečias" w:date="2026-03-27T10:34:13.001Z" w16du:dateUtc="2026-03-27T10:34:13.001Z" w:id="287723339">
        <w:r w:rsidRPr="392D3DFA" w:rsidR="031CBE9A">
          <w:rPr>
            <w:rFonts w:ascii="Times New Roman" w:hAnsi="Times New Roman" w:cs="Times New Roman"/>
          </w:rPr>
          <w:t>Toliau apžvelgiame keletą formalių ir neformalių užsienyje siūlomų duomenų stiuardų rengimo programų pavyzdžių.</w:t>
        </w:r>
      </w:ins>
    </w:p>
    <w:p w:rsidR="767277D5" w:rsidP="392D3DFA" w:rsidRDefault="767277D5" w14:paraId="22628DF1" w14:textId="47B3ED8C">
      <w:pPr>
        <w:ind w:firstLine="0"/>
        <w:rPr>
          <w:ins w:author="Vartotojas svečias" w:date="2026-03-27T10:35:20.837Z" w16du:dateUtc="2026-03-27T10:35:20.837Z" w:id="823269419"/>
          <w:rFonts w:ascii="Times New Roman" w:hAnsi="Times New Roman" w:cs="Times New Roman"/>
          <w:lang w:val="es-ES"/>
        </w:rPr>
        <w:pPrChange w:author="Vartotojas svečias" w:date="2026-03-27T10:35:19.427Z">
          <w:pPr>
            <w:ind w:firstLine="567"/>
          </w:pPr>
        </w:pPrChange>
      </w:pPr>
    </w:p>
    <w:p w:rsidR="767277D5" w:rsidP="392D3DFA" w:rsidRDefault="767277D5" w14:paraId="1BDABF97" w14:textId="3C561903">
      <w:pPr>
        <w:ind w:firstLine="0"/>
        <w:rPr>
          <w:ins w:author="Vartotojas svečias" w:date="2026-03-27T10:36:39.115Z" w16du:dateUtc="2026-03-27T10:36:39.115Z" w:id="835741376"/>
          <w:rFonts w:ascii="Times New Roman" w:hAnsi="Times New Roman" w:cs="Times New Roman"/>
          <w:b w:val="1"/>
          <w:bCs w:val="1"/>
          <w:lang w:val="lt-LT"/>
        </w:rPr>
      </w:pPr>
      <w:ins w:author="Vartotojas svečias" w:date="2026-03-27T10:35:59.496Z" w16du:dateUtc="2026-03-27T10:35:59.496Z" w:id="179145229">
        <w:r w:rsidRPr="392D3DFA" w:rsidR="5DFF1CC0">
          <w:rPr>
            <w:rFonts w:ascii="Times New Roman" w:hAnsi="Times New Roman" w:cs="Times New Roman"/>
            <w:b w:val="1"/>
            <w:bCs w:val="1"/>
            <w:lang w:val="lt-LT"/>
            <w:rPrChange w:author="Vartotojas svečias" w:date="2026-03-27T10:36:34.7Z" w16du:dateUtc="2026-03-27T10:36:34.7Z" w:id="642598987">
              <w:rPr>
                <w:rFonts w:ascii="Times New Roman" w:hAnsi="Times New Roman" w:cs="Times New Roman"/>
                <w:lang w:val="es-ES"/>
              </w:rPr>
            </w:rPrChange>
          </w:rPr>
          <w:t>Formalios</w:t>
        </w:r>
        <w:r w:rsidRPr="392D3DFA" w:rsidR="5DFF1CC0">
          <w:rPr>
            <w:rFonts w:ascii="Times New Roman" w:hAnsi="Times New Roman" w:cs="Times New Roman"/>
            <w:b w:val="1"/>
            <w:bCs w:val="1"/>
            <w:lang w:val="lt-LT"/>
            <w:rPrChange w:author="Vartotojas svečias" w:date="2026-03-27T10:36:34.701Z" w16du:dateUtc="2026-03-27T10:36:34.701Z" w:id="1659307836">
              <w:rPr>
                <w:rFonts w:ascii="Times New Roman" w:hAnsi="Times New Roman" w:cs="Times New Roman"/>
                <w:lang w:val="es-ES"/>
              </w:rPr>
            </w:rPrChange>
          </w:rPr>
          <w:t xml:space="preserve"> </w:t>
        </w:r>
        <w:r w:rsidRPr="392D3DFA" w:rsidR="5DFF1CC0">
          <w:rPr>
            <w:rFonts w:ascii="Times New Roman" w:hAnsi="Times New Roman" w:cs="Times New Roman"/>
            <w:b w:val="1"/>
            <w:bCs w:val="1"/>
            <w:lang w:val="lt-LT"/>
            <w:rPrChange w:author="Vartotojas svečias" w:date="2026-03-27T10:36:34.702Z" w16du:dateUtc="2026-03-27T10:36:34.702Z" w:id="367375543">
              <w:rPr>
                <w:rFonts w:ascii="Times New Roman" w:hAnsi="Times New Roman" w:cs="Times New Roman"/>
                <w:lang w:val="es-ES"/>
              </w:rPr>
            </w:rPrChange>
          </w:rPr>
          <w:t>programos</w:t>
        </w:r>
        <w:r w:rsidRPr="392D3DFA" w:rsidR="5DFF1CC0">
          <w:rPr>
            <w:rFonts w:ascii="Times New Roman" w:hAnsi="Times New Roman" w:cs="Times New Roman"/>
            <w:b w:val="1"/>
            <w:bCs w:val="1"/>
            <w:lang w:val="lt-LT"/>
            <w:rPrChange w:author="Vartotojas svečias" w:date="2026-03-27T10:36:34.702Z" w16du:dateUtc="2026-03-27T10:36:34.702Z" w:id="2133725285">
              <w:rPr>
                <w:rFonts w:ascii="Times New Roman" w:hAnsi="Times New Roman" w:cs="Times New Roman"/>
                <w:lang w:val="es-ES"/>
              </w:rPr>
            </w:rPrChange>
          </w:rPr>
          <w:t xml:space="preserve"> (</w:t>
        </w:r>
        <w:r w:rsidRPr="392D3DFA" w:rsidR="5DFF1CC0">
          <w:rPr>
            <w:rFonts w:ascii="Times New Roman" w:hAnsi="Times New Roman" w:cs="Times New Roman"/>
            <w:b w:val="1"/>
            <w:bCs w:val="1"/>
            <w:lang w:val="lt-LT"/>
            <w:rPrChange w:author="Vartotojas svečias" w:date="2026-03-27T10:36:34.703Z" w16du:dateUtc="2026-03-27T10:36:34.703Z" w:id="725073165">
              <w:rPr>
                <w:rFonts w:ascii="Times New Roman" w:hAnsi="Times New Roman" w:cs="Times New Roman"/>
                <w:lang w:val="es-ES"/>
              </w:rPr>
            </w:rPrChange>
          </w:rPr>
          <w:t>programos</w:t>
        </w:r>
        <w:r w:rsidRPr="392D3DFA" w:rsidR="5DFF1CC0">
          <w:rPr>
            <w:rFonts w:ascii="Times New Roman" w:hAnsi="Times New Roman" w:cs="Times New Roman"/>
            <w:b w:val="1"/>
            <w:bCs w:val="1"/>
            <w:lang w:val="lt-LT"/>
            <w:rPrChange w:author="Vartotojas svečias" w:date="2026-03-27T10:36:34.704Z" w16du:dateUtc="2026-03-27T10:36:34.704Z" w:id="843191816">
              <w:rPr>
                <w:rFonts w:ascii="Times New Roman" w:hAnsi="Times New Roman" w:cs="Times New Roman"/>
                <w:lang w:val="es-ES"/>
              </w:rPr>
            </w:rPrChange>
          </w:rPr>
          <w:t xml:space="preserve">, </w:t>
        </w:r>
      </w:ins>
      <w:ins w:author="Vartotojas svečias" w:date="2026-03-27T10:36:18.821Z" w16du:dateUtc="2026-03-27T10:36:18.821Z" w:id="1746731182">
        <w:r w:rsidRPr="392D3DFA" w:rsidR="5DFF1CC0">
          <w:rPr>
            <w:rFonts w:ascii="Times New Roman" w:hAnsi="Times New Roman" w:cs="Times New Roman"/>
            <w:b w:val="1"/>
            <w:bCs w:val="1"/>
            <w:lang w:val="lt-LT"/>
            <w:rPrChange w:author="Vartotojas svečias" w:date="2026-03-27T10:36:34.705Z" w16du:dateUtc="2026-03-27T10:36:34.705Z" w:id="502112772">
              <w:rPr>
                <w:rFonts w:ascii="Times New Roman" w:hAnsi="Times New Roman" w:cs="Times New Roman"/>
                <w:lang w:val="es-ES"/>
              </w:rPr>
            </w:rPrChange>
          </w:rPr>
          <w:t>kurios</w:t>
        </w:r>
        <w:r w:rsidRPr="392D3DFA" w:rsidR="5DFF1CC0">
          <w:rPr>
            <w:rFonts w:ascii="Times New Roman" w:hAnsi="Times New Roman" w:cs="Times New Roman"/>
            <w:b w:val="1"/>
            <w:bCs w:val="1"/>
            <w:lang w:val="lt-LT"/>
            <w:rPrChange w:author="Vartotojas svečias" w:date="2026-03-27T10:36:34.705Z" w16du:dateUtc="2026-03-27T10:36:34.705Z" w:id="380804830">
              <w:rPr>
                <w:rFonts w:ascii="Times New Roman" w:hAnsi="Times New Roman" w:cs="Times New Roman"/>
                <w:lang w:val="es-ES"/>
              </w:rPr>
            </w:rPrChange>
          </w:rPr>
          <w:t xml:space="preserve"> </w:t>
        </w:r>
      </w:ins>
      <w:ins w:author="Vartotojas svečias" w:date="2026-03-27T10:35:59.496Z" w16du:dateUtc="2026-03-27T10:35:59.496Z" w:id="1462653680">
        <w:r w:rsidRPr="392D3DFA" w:rsidR="5DFF1CC0">
          <w:rPr>
            <w:rFonts w:ascii="Times New Roman" w:hAnsi="Times New Roman" w:cs="Times New Roman"/>
            <w:b w:val="1"/>
            <w:bCs w:val="1"/>
            <w:lang w:val="lt-LT"/>
            <w:rPrChange w:author="Vartotojas svečias" w:date="2026-03-27T10:36:34.706Z" w16du:dateUtc="2026-03-27T10:36:34.706Z" w:id="1399125380">
              <w:rPr>
                <w:rFonts w:ascii="Times New Roman" w:hAnsi="Times New Roman" w:cs="Times New Roman"/>
                <w:lang w:val="es-ES"/>
              </w:rPr>
            </w:rPrChange>
          </w:rPr>
          <w:t>vertinamos</w:t>
        </w:r>
        <w:r w:rsidRPr="392D3DFA" w:rsidR="5DFF1CC0">
          <w:rPr>
            <w:rFonts w:ascii="Times New Roman" w:hAnsi="Times New Roman" w:cs="Times New Roman"/>
            <w:b w:val="1"/>
            <w:bCs w:val="1"/>
            <w:lang w:val="lt-LT"/>
            <w:rPrChange w:author="Vartotojas svečias" w:date="2026-03-27T10:36:34.706Z" w16du:dateUtc="2026-03-27T10:36:34.706Z" w:id="324604441">
              <w:rPr>
                <w:rFonts w:ascii="Times New Roman" w:hAnsi="Times New Roman" w:cs="Times New Roman"/>
                <w:lang w:val="es-ES"/>
              </w:rPr>
            </w:rPrChange>
          </w:rPr>
          <w:t xml:space="preserve"> ECTS </w:t>
        </w:r>
        <w:r w:rsidRPr="392D3DFA" w:rsidR="5DFF1CC0">
          <w:rPr>
            <w:rFonts w:ascii="Times New Roman" w:hAnsi="Times New Roman" w:cs="Times New Roman"/>
            <w:b w:val="1"/>
            <w:bCs w:val="1"/>
            <w:lang w:val="lt-LT"/>
            <w:rPrChange w:author="Vartotojas svečias" w:date="2026-03-27T10:36:34.707Z" w16du:dateUtc="2026-03-27T10:36:34.707Z" w:id="1366558743">
              <w:rPr>
                <w:rFonts w:ascii="Times New Roman" w:hAnsi="Times New Roman" w:cs="Times New Roman"/>
                <w:lang w:val="es-ES"/>
              </w:rPr>
            </w:rPrChange>
          </w:rPr>
          <w:t>kreditais</w:t>
        </w:r>
        <w:r w:rsidRPr="392D3DFA" w:rsidR="5DFF1CC0">
          <w:rPr>
            <w:rFonts w:ascii="Times New Roman" w:hAnsi="Times New Roman" w:cs="Times New Roman"/>
            <w:b w:val="1"/>
            <w:bCs w:val="1"/>
            <w:lang w:val="lt-LT"/>
            <w:rPrChange w:author="Vartotojas svečias" w:date="2026-03-27T10:36:34.708Z" w16du:dateUtc="2026-03-27T10:36:34.708Z" w:id="991026352">
              <w:rPr>
                <w:rFonts w:ascii="Times New Roman" w:hAnsi="Times New Roman" w:cs="Times New Roman"/>
                <w:lang w:val="es-ES"/>
              </w:rPr>
            </w:rPrChange>
          </w:rPr>
          <w:t xml:space="preserve">, o </w:t>
        </w:r>
        <w:r w:rsidRPr="392D3DFA" w:rsidR="5DFF1CC0">
          <w:rPr>
            <w:rFonts w:ascii="Times New Roman" w:hAnsi="Times New Roman" w:cs="Times New Roman"/>
            <w:b w:val="1"/>
            <w:bCs w:val="1"/>
            <w:lang w:val="lt-LT"/>
            <w:rPrChange w:author="Vartotojas svečias" w:date="2026-03-27T10:36:34.709Z" w16du:dateUtc="2026-03-27T10:36:34.709Z" w:id="435962197">
              <w:rPr>
                <w:rFonts w:ascii="Times New Roman" w:hAnsi="Times New Roman" w:cs="Times New Roman"/>
                <w:lang w:val="es-ES"/>
              </w:rPr>
            </w:rPrChange>
          </w:rPr>
          <w:t>j</w:t>
        </w:r>
      </w:ins>
      <w:ins w:author="Vartotojas svečias" w:date="2026-03-27T10:36:08.346Z" w16du:dateUtc="2026-03-27T10:36:08.346Z" w:id="1576338884">
        <w:r w:rsidRPr="392D3DFA" w:rsidR="5DFF1CC0">
          <w:rPr>
            <w:rFonts w:ascii="Times New Roman" w:hAnsi="Times New Roman" w:cs="Times New Roman"/>
            <w:b w:val="1"/>
            <w:bCs w:val="1"/>
            <w:lang w:val="lt-LT"/>
            <w:rPrChange w:author="Vartotojas svečias" w:date="2026-03-27T10:36:34.71Z" w16du:dateUtc="2026-03-27T10:36:34.71Z" w:id="2083716906">
              <w:rPr>
                <w:rFonts w:ascii="Times New Roman" w:hAnsi="Times New Roman" w:cs="Times New Roman"/>
                <w:lang w:val="es-ES"/>
              </w:rPr>
            </w:rPrChange>
          </w:rPr>
          <w:t>as</w:t>
        </w:r>
        <w:r w:rsidRPr="392D3DFA" w:rsidR="5DFF1CC0">
          <w:rPr>
            <w:rFonts w:ascii="Times New Roman" w:hAnsi="Times New Roman" w:cs="Times New Roman"/>
            <w:b w:val="1"/>
            <w:bCs w:val="1"/>
            <w:lang w:val="lt-LT"/>
            <w:rPrChange w:author="Vartotojas svečias" w:date="2026-03-27T10:36:34.711Z" w16du:dateUtc="2026-03-27T10:36:34.711Z" w:id="768585311">
              <w:rPr>
                <w:rFonts w:ascii="Times New Roman" w:hAnsi="Times New Roman" w:cs="Times New Roman"/>
                <w:lang w:val="es-ES"/>
              </w:rPr>
            </w:rPrChange>
          </w:rPr>
          <w:t xml:space="preserve"> </w:t>
        </w:r>
        <w:r w:rsidRPr="392D3DFA" w:rsidR="5DFF1CC0">
          <w:rPr>
            <w:rFonts w:ascii="Times New Roman" w:hAnsi="Times New Roman" w:cs="Times New Roman"/>
            <w:b w:val="1"/>
            <w:bCs w:val="1"/>
            <w:lang w:val="lt-LT"/>
            <w:rPrChange w:author="Vartotojas svečias" w:date="2026-03-27T10:36:34.712Z" w16du:dateUtc="2026-03-27T10:36:34.712Z" w:id="376793219">
              <w:rPr>
                <w:rFonts w:ascii="Times New Roman" w:hAnsi="Times New Roman" w:cs="Times New Roman"/>
                <w:lang w:val="es-ES"/>
              </w:rPr>
            </w:rPrChange>
          </w:rPr>
          <w:t>pabaigus</w:t>
        </w:r>
        <w:r w:rsidRPr="392D3DFA" w:rsidR="5DFF1CC0">
          <w:rPr>
            <w:rFonts w:ascii="Times New Roman" w:hAnsi="Times New Roman" w:cs="Times New Roman"/>
            <w:b w:val="1"/>
            <w:bCs w:val="1"/>
            <w:lang w:val="lt-LT"/>
            <w:rPrChange w:author="Vartotojas svečias" w:date="2026-03-27T10:36:34.713Z" w16du:dateUtc="2026-03-27T10:36:34.713Z" w:id="2105704989">
              <w:rPr>
                <w:rFonts w:ascii="Times New Roman" w:hAnsi="Times New Roman" w:cs="Times New Roman"/>
                <w:lang w:val="es-ES"/>
              </w:rPr>
            </w:rPrChange>
          </w:rPr>
          <w:t xml:space="preserve"> </w:t>
        </w:r>
        <w:r w:rsidRPr="392D3DFA" w:rsidR="5DFF1CC0">
          <w:rPr>
            <w:rFonts w:ascii="Times New Roman" w:hAnsi="Times New Roman" w:cs="Times New Roman"/>
            <w:b w:val="1"/>
            <w:bCs w:val="1"/>
            <w:lang w:val="lt-LT"/>
            <w:rPrChange w:author="Vartotojas svečias" w:date="2026-03-27T10:36:34.714Z" w16du:dateUtc="2026-03-27T10:36:34.714Z" w:id="441140304">
              <w:rPr>
                <w:rFonts w:ascii="Times New Roman" w:hAnsi="Times New Roman" w:cs="Times New Roman"/>
                <w:lang w:val="es-ES"/>
              </w:rPr>
            </w:rPrChange>
          </w:rPr>
          <w:t>gainamas</w:t>
        </w:r>
        <w:r w:rsidRPr="392D3DFA" w:rsidR="5DFF1CC0">
          <w:rPr>
            <w:rFonts w:ascii="Times New Roman" w:hAnsi="Times New Roman" w:cs="Times New Roman"/>
            <w:b w:val="1"/>
            <w:bCs w:val="1"/>
            <w:lang w:val="lt-LT"/>
            <w:rPrChange w:author="Vartotojas svečias" w:date="2026-03-27T10:36:34.715Z" w16du:dateUtc="2026-03-27T10:36:34.715Z" w:id="1324092961">
              <w:rPr>
                <w:rFonts w:ascii="Times New Roman" w:hAnsi="Times New Roman" w:cs="Times New Roman"/>
                <w:lang w:val="es-ES"/>
              </w:rPr>
            </w:rPrChange>
          </w:rPr>
          <w:t xml:space="preserve"> diplomas)</w:t>
        </w:r>
      </w:ins>
    </w:p>
    <w:p w:rsidR="767277D5" w:rsidP="392D3DFA" w:rsidRDefault="767277D5" w14:paraId="46D81E8A" w14:textId="3C54B324">
      <w:pPr>
        <w:ind w:firstLine="0"/>
        <w:rPr>
          <w:ins w:author="Vartotojas svečias" w:date="2026-03-27T10:22:43.738Z" w16du:dateUtc="2026-03-27T10:22:43.738Z" w:id="1631424347"/>
          <w:rFonts w:ascii="Times New Roman" w:hAnsi="Times New Roman" w:cs="Times New Roman"/>
          <w:b w:val="1"/>
          <w:bCs w:val="1"/>
          <w:lang w:val="es-ES"/>
          <w:rPrChange w:author="Vartotojas svečias" w:date="2026-03-27T10:36:34.716Z" w:id="452210128">
            <w:rPr>
              <w:ins w:author="Vartotojas svečias" w:date="2026-03-27T10:22:43.738Z" w16du:dateUtc="2026-03-27T10:22:43.738Z" w:id="751462177"/>
              <w:rFonts w:ascii="Times New Roman" w:hAnsi="Times New Roman" w:cs="Times New Roman"/>
              <w:lang w:val="es-ES"/>
            </w:rPr>
          </w:rPrChange>
        </w:rPr>
      </w:pPr>
    </w:p>
    <w:p w:rsidR="767277D5" w:rsidP="392D3DFA" w:rsidRDefault="767277D5" w14:paraId="155CD251" w14:textId="6EDEF159">
      <w:pPr>
        <w:rPr>
          <w:ins w:author="Vartotojas svečias" w:date="2026-03-27T10:22:43.739Z" w16du:dateUtc="2026-03-27T10:22:43.739Z" w:id="1473488896"/>
          <w:rFonts w:ascii="Times New Roman" w:hAnsi="Times New Roman" w:cs="Times New Roman"/>
          <w:lang w:val="es-ES"/>
        </w:rPr>
      </w:pPr>
      <w:ins w:author="Vartotojas svečias" w:date="2026-03-27T10:22:43.739Z" w:id="1215780510">
        <w:r w:rsidRPr="392D3DFA" w:rsidR="414617B2">
          <w:rPr>
            <w:rFonts w:ascii="Times New Roman" w:hAnsi="Times New Roman" w:cs="Times New Roman"/>
            <w:b w:val="1"/>
            <w:bCs w:val="1"/>
            <w:lang w:val="es-ES"/>
          </w:rPr>
          <w:t>Vienos universiteto duomenų stiuardų podiplominės studijos</w:t>
        </w:r>
      </w:ins>
      <w:r w:rsidRPr="392D3DFA">
        <w:rPr>
          <w:rStyle w:val="Puslapioinaosnuoroda"/>
          <w:rFonts w:ascii="Times New Roman" w:hAnsi="Times New Roman" w:cs="Times New Roman"/>
          <w:color w:val="000000" w:themeColor="text1" w:themeTint="FF" w:themeShade="FF"/>
        </w:rPr>
        <w:footnoteReference w:id="9659"/>
      </w:r>
    </w:p>
    <w:p w:rsidR="767277D5" w:rsidP="392D3DFA" w:rsidRDefault="767277D5" w14:paraId="556B825D" w14:textId="77777777">
      <w:pPr>
        <w:ind w:firstLine="567"/>
        <w:rPr>
          <w:ins w:author="Vartotojas svečias" w:date="2026-03-27T10:22:43.74Z" w16du:dateUtc="2026-03-27T10:22:43.74Z" w:id="1366821384"/>
          <w:rFonts w:ascii="Times New Roman" w:hAnsi="Times New Roman" w:cs="Times New Roman"/>
          <w:lang w:val="es-ES"/>
        </w:rPr>
      </w:pPr>
      <w:ins w:author="Vartotojas svečias" w:date="2026-03-27T10:22:43.739Z" w16du:dateUtc="2026-03-27T10:22:43.739Z" w:id="1324760733">
        <w:r w:rsidRPr="392D3DFA" w:rsidR="414617B2">
          <w:rPr>
            <w:rFonts w:ascii="Times New Roman" w:hAnsi="Times New Roman" w:cs="Times New Roman"/>
            <w:lang w:val="es-ES"/>
          </w:rPr>
          <w:t>Vieną seniausiai egzistuojančių duomenų stiuardų rengimo programų vykdo Vienos universitetas. Ši į studijas baigusius ir mokslinio darbo patirties turinčius asmenis bei universitetų neakademinius darbuotojus orientuota programa sukurta bendradarbiaujant su keliais kitais Austrijos universitetais. Kurso paskaitos vyksta anglų kalba, daugiausia nuotoliniu būdu (kontaktiniu būdu organizuojama tik įvadinė programos savaitė). Programos trukmė – du semestrai. Kontaktinės valandos išdėstytos blokais, po maždaug dvi pilnas darbo dienas kiekvieną mėnesį. Užbaigus kursą ir atlikus baigiamąjį projektinį darbą, išduodamas 15 ECTS kreditų</w:t>
        </w:r>
      </w:ins>
      <w:r w:rsidRPr="392D3DFA">
        <w:rPr>
          <w:rStyle w:val="Puslapioinaosnuoroda"/>
          <w:rFonts w:ascii="Times New Roman" w:hAnsi="Times New Roman" w:cs="Times New Roman"/>
          <w:color w:val="000000" w:themeColor="text1" w:themeTint="FF" w:themeShade="FF"/>
        </w:rPr>
        <w:footnoteReference w:id="22991"/>
      </w:r>
      <w:ins w:author="Vartotojas svečias" w:date="2026-03-27T10:22:43.74Z" w16du:dateUtc="2026-03-27T10:22:43.74Z" w:id="449778005">
        <w:r w:rsidRPr="392D3DFA" w:rsidR="414617B2">
          <w:rPr>
            <w:rFonts w:ascii="Times New Roman" w:hAnsi="Times New Roman" w:cs="Times New Roman"/>
            <w:lang w:val="es-ES"/>
          </w:rPr>
          <w:t xml:space="preserve"> vertės duomenų stiuardo sertifikatas. Programą sudaro penki moduliai, kurie apima bendrus duomenų valdymo principus, FAIR principų taikymą, informacinių technologijų ir duomenų mokslo pagrindus ir duomenų valdymo paslaugų organizavimą. </w:t>
        </w:r>
      </w:ins>
    </w:p>
    <w:p w:rsidR="767277D5" w:rsidP="392D3DFA" w:rsidRDefault="767277D5" w14:paraId="424AD22E" w14:textId="77777777">
      <w:pPr>
        <w:ind w:firstLine="567"/>
        <w:rPr>
          <w:ins w:author="Vartotojas svečias" w:date="2026-03-27T10:22:43.74Z" w16du:dateUtc="2026-03-27T10:22:43.74Z" w:id="1828054926"/>
          <w:rFonts w:ascii="Times New Roman" w:hAnsi="Times New Roman" w:cs="Times New Roman"/>
          <w:lang w:val="es-ES"/>
        </w:rPr>
      </w:pPr>
    </w:p>
    <w:p w:rsidR="767277D5" w:rsidP="392D3DFA" w:rsidRDefault="767277D5" w14:paraId="3BB86C03" w14:textId="77777777">
      <w:pPr>
        <w:rPr>
          <w:ins w:author="Vartotojas svečias" w:date="2026-03-27T10:22:43.741Z" w16du:dateUtc="2026-03-27T10:22:43.741Z" w:id="1206595795"/>
          <w:rFonts w:ascii="Times New Roman" w:hAnsi="Times New Roman" w:cs="Times New Roman"/>
          <w:b w:val="1"/>
          <w:bCs w:val="1"/>
          <w:lang w:val="es-ES"/>
        </w:rPr>
      </w:pPr>
      <w:ins w:author="Vartotojas svečias" w:date="2026-03-27T10:22:43.741Z" w16du:dateUtc="2026-03-27T10:22:43.741Z" w:id="1352370717">
        <w:r w:rsidRPr="392D3DFA" w:rsidR="414617B2">
          <w:rPr>
            <w:rFonts w:ascii="Times New Roman" w:hAnsi="Times New Roman" w:cs="Times New Roman"/>
            <w:b w:val="1"/>
            <w:bCs w:val="1"/>
            <w:lang w:val="es-ES"/>
          </w:rPr>
          <w:t>Tamperės universiteto duomenų stiuardų kursai</w:t>
        </w:r>
      </w:ins>
      <w:r w:rsidRPr="392D3DFA">
        <w:rPr>
          <w:rStyle w:val="Puslapioinaosnuoroda"/>
          <w:rFonts w:ascii="Times New Roman" w:hAnsi="Times New Roman" w:cs="Times New Roman"/>
          <w:b w:val="1"/>
          <w:bCs w:val="1"/>
          <w:color w:val="000000" w:themeColor="text1" w:themeTint="FF" w:themeShade="FF"/>
        </w:rPr>
        <w:footnoteReference w:id="12850"/>
      </w:r>
    </w:p>
    <w:p w:rsidR="767277D5" w:rsidP="392D3DFA" w:rsidRDefault="767277D5" w14:paraId="02697241" w14:textId="77777777">
      <w:pPr>
        <w:ind w:firstLine="567"/>
        <w:rPr>
          <w:ins w:author="Vartotojas svečias" w:date="2026-03-27T10:22:43.741Z" w16du:dateUtc="2026-03-27T10:22:43.741Z" w:id="773849839"/>
          <w:rFonts w:ascii="Times New Roman" w:hAnsi="Times New Roman" w:cs="Times New Roman"/>
        </w:rPr>
      </w:pPr>
      <w:ins w:author="Vartotojas svečias" w:date="2026-03-27T10:22:43.741Z" w16du:dateUtc="2026-03-27T10:22:43.741Z" w:id="1549686359">
        <w:r w:rsidRPr="392D3DFA" w:rsidR="414617B2">
          <w:rPr>
            <w:rFonts w:ascii="Times New Roman" w:hAnsi="Times New Roman" w:cs="Times New Roman"/>
          </w:rPr>
          <w:t xml:space="preserve">Tamperės universitetas siūlo į doktorantūros studentus ir jaunuosius mokslininkus orientuotus duomenų stiuardų kursus. Šių anglų kalba vykdomų kursų trukmė – 2 semestrai. Paskaitos, išskyrus du pirmuosius susitikimus vykstančius Tamperėje, vyksta  nuotoliniu būdu. Paskaitos išdėstytos blokais, kiekvieną mėnesį joms skiriant po kelias dienas arba apie 10 valandų. Programa suskirstyta į penkis modulius, kuriuose supažindinama su atvirojo mokslo principais, duomenų gyvavimo ciklu, duomenų valdymu pagal FAIR principus, pagrindiniais kompiuteriniais duomenų apdorojimo ir analizės metodais. Išklausius kursą ir atlikus baigiamąjį projektą išduodamas 15 ECTS kreditų vertės pažymėjimas. Taip pat egzistuoja galimybė išklausyti tik FAIR principams skirtą modulį ir už jį gauti 6 ECTS kreditų vertės pažymėjimą. </w:t>
        </w:r>
      </w:ins>
    </w:p>
    <w:p w:rsidR="767277D5" w:rsidP="392D3DFA" w:rsidRDefault="767277D5" w14:paraId="30D819F8" w14:textId="77777777">
      <w:pPr>
        <w:ind w:firstLine="567"/>
        <w:rPr>
          <w:ins w:author="Vartotojas svečias" w:date="2026-03-27T10:22:43.742Z" w16du:dateUtc="2026-03-27T10:22:43.742Z" w:id="534330603"/>
          <w:rFonts w:ascii="Times New Roman" w:hAnsi="Times New Roman" w:cs="Times New Roman"/>
        </w:rPr>
      </w:pPr>
    </w:p>
    <w:p w:rsidR="767277D5" w:rsidP="392D3DFA" w:rsidRDefault="767277D5" w14:paraId="06D64C8A" w14:textId="77777777">
      <w:pPr>
        <w:rPr>
          <w:ins w:author="Vartotojas svečias" w:date="2026-03-27T10:22:43.742Z" w16du:dateUtc="2026-03-27T10:22:43.742Z" w:id="332152446"/>
          <w:rFonts w:ascii="Times New Roman" w:hAnsi="Times New Roman" w:cs="Times New Roman"/>
          <w:b w:val="1"/>
          <w:bCs w:val="1"/>
        </w:rPr>
      </w:pPr>
      <w:ins w:author="Vartotojas svečias" w:date="2026-03-27T10:22:43.742Z" w16du:dateUtc="2026-03-27T10:22:43.742Z" w:id="488174889">
        <w:r w:rsidRPr="392D3DFA" w:rsidR="414617B2">
          <w:rPr>
            <w:rFonts w:ascii="Times New Roman" w:hAnsi="Times New Roman" w:cs="Times New Roman"/>
            <w:b w:val="1"/>
            <w:bCs w:val="1"/>
          </w:rPr>
          <w:t>Kelno universiteto duomenų bibliotekininkų rengimo programa</w:t>
        </w:r>
      </w:ins>
      <w:r w:rsidRPr="392D3DFA">
        <w:rPr>
          <w:rStyle w:val="Puslapioinaosnuoroda"/>
          <w:rFonts w:ascii="Times New Roman" w:hAnsi="Times New Roman" w:cs="Times New Roman"/>
          <w:b w:val="1"/>
          <w:bCs w:val="1"/>
          <w:color w:val="000000" w:themeColor="text1" w:themeTint="FF" w:themeShade="FF"/>
        </w:rPr>
        <w:footnoteReference w:id="9301"/>
      </w:r>
    </w:p>
    <w:p w:rsidR="767277D5" w:rsidP="392D3DFA" w:rsidRDefault="767277D5" w14:paraId="32BC7EFA" w14:textId="77777777">
      <w:pPr>
        <w:ind w:firstLine="567"/>
        <w:rPr>
          <w:ins w:author="Vartotojas svečias" w:date="2026-03-27T10:22:43.743Z" w16du:dateUtc="2026-03-27T10:22:43.743Z" w:id="1046712144"/>
          <w:rFonts w:ascii="Times New Roman" w:hAnsi="Times New Roman" w:cs="Times New Roman"/>
        </w:rPr>
      </w:pPr>
      <w:ins w:author="Vartotojas svečias" w:date="2026-03-27T10:22:43.743Z" w16du:dateUtc="2026-03-27T10:22:43.743Z" w:id="1744650860">
        <w:r w:rsidRPr="392D3DFA" w:rsidR="414617B2">
          <w:rPr>
            <w:rFonts w:ascii="Times New Roman" w:hAnsi="Times New Roman" w:cs="Times New Roman"/>
          </w:rPr>
          <w:t xml:space="preserve">Kelno technikos universiteto siūloma duomenų valdymo kompetencijų ugdymo programa, orientuota į mokslinių bibliotekų darbuotojus, kuriose dažniausiai ir dirba su mokslinių tyrimų duomenų valdymu susijusias paslaugas teikiantys specialistai. Programos trukmė – du semestrai. Bendra kurso apimtis – 240 valandų išskirstytų į šešis vienos ar dviejų dienų blokus. Programa vykdoma vokiečių kalba, hibridiniu būdu, dalį paskaitų vykdant gyvai, o dalį nuotoliu. Užbaigus kursą ir atlikus baigiamąjį projektą, išduodamas pažymėjimas, kurio vertė 8 ECTS kreditai. Programa suskirstyta į šešis modulius, kurie orientuoti į praktines duomenų valdymo, analizės ir vizualizacijos žinias. Kadangi programa skirta bibliotekininkams, kurių ne visi gali turėti mokslinio darbo patirties, į kursą įtrauktas ir modulis, skirtas supažindinti  mokslinio darbo specifika. </w:t>
        </w:r>
      </w:ins>
    </w:p>
    <w:p w:rsidR="767277D5" w:rsidP="392D3DFA" w:rsidRDefault="767277D5" w14:paraId="761C5B8F" w14:textId="77777777">
      <w:pPr>
        <w:ind w:firstLine="567"/>
        <w:rPr>
          <w:ins w:author="Vartotojas svečias" w:date="2026-03-27T10:22:43.743Z" w16du:dateUtc="2026-03-27T10:22:43.743Z" w:id="1736943130"/>
          <w:rFonts w:ascii="Times New Roman" w:hAnsi="Times New Roman" w:cs="Times New Roman"/>
        </w:rPr>
      </w:pPr>
    </w:p>
    <w:p w:rsidR="767277D5" w:rsidP="392D3DFA" w:rsidRDefault="767277D5" w14:paraId="410D59EB" w14:textId="77777777">
      <w:pPr>
        <w:rPr>
          <w:ins w:author="Vartotojas svečias" w:date="2026-03-27T10:22:43.743Z" w16du:dateUtc="2026-03-27T10:22:43.743Z" w:id="1445372663"/>
          <w:rFonts w:ascii="Times New Roman" w:hAnsi="Times New Roman" w:cs="Times New Roman"/>
          <w:b w:val="1"/>
          <w:bCs w:val="1"/>
          <w:lang w:val="es-ES"/>
        </w:rPr>
      </w:pPr>
      <w:ins w:author="Vartotojas svečias" w:date="2026-03-27T10:22:43.743Z" w16du:dateUtc="2026-03-27T10:22:43.743Z" w:id="695757321">
        <w:r w:rsidRPr="392D3DFA" w:rsidR="414617B2">
          <w:rPr>
            <w:rFonts w:ascii="Times New Roman" w:hAnsi="Times New Roman" w:cs="Times New Roman"/>
            <w:b w:val="1"/>
            <w:bCs w:val="1"/>
            <w:lang w:val="es-ES"/>
          </w:rPr>
          <w:t>Graco universiteto duomenų stiuardų kursai</w:t>
        </w:r>
      </w:ins>
      <w:r w:rsidRPr="392D3DFA">
        <w:rPr>
          <w:rStyle w:val="Puslapioinaosnuoroda"/>
          <w:rFonts w:ascii="Times New Roman" w:hAnsi="Times New Roman" w:cs="Times New Roman"/>
          <w:b w:val="1"/>
          <w:bCs w:val="1"/>
          <w:color w:val="000000" w:themeColor="text1" w:themeTint="FF" w:themeShade="FF"/>
        </w:rPr>
        <w:footnoteReference w:id="31238"/>
      </w:r>
    </w:p>
    <w:p w:rsidR="767277D5" w:rsidP="392D3DFA" w:rsidRDefault="767277D5" w14:paraId="1A2DEE09" w14:textId="77777777">
      <w:pPr>
        <w:ind w:firstLine="567"/>
        <w:rPr>
          <w:ins w:author="Vartotojas svečias" w:date="2026-03-27T10:22:43.744Z" w16du:dateUtc="2026-03-27T10:22:43.744Z" w:id="1185447304"/>
          <w:rFonts w:ascii="Times New Roman" w:hAnsi="Times New Roman" w:cs="Times New Roman"/>
          <w:lang w:val="es-ES"/>
        </w:rPr>
      </w:pPr>
      <w:ins w:author="Vartotojas svečias" w:date="2026-03-27T10:22:43.744Z" w16du:dateUtc="2026-03-27T10:22:43.744Z" w:id="302994315">
        <w:r w:rsidRPr="392D3DFA" w:rsidR="414617B2">
          <w:rPr>
            <w:rFonts w:ascii="Times New Roman" w:hAnsi="Times New Roman" w:cs="Times New Roman"/>
          </w:rPr>
          <w:t xml:space="preserve">Graco universitetas siūlo duomenų stiuardų rengimo kursą, orientuotą į mokslininkams pagalbą teikiančius specialistus. Kursų trukmė – du semestrai. Kursą sudaro trys trijų dienų trukmės kontaktinio dėstymo blokai ir pora nuotolinių paskaitų kiekvieną savaitę. Paskaitos vyksta vokiečių kalba. Užbaigus kursus išduodamas 16 ECTS kreditų vertės duomenų stiuardo pažymėjimas. Programos medžiaga suskirstyta į keturis modulius. Ji apima bendruosius duomenų valdymo principus ir bazines duomenų stiuardams reikalingas informacinių technologijų žinias. </w:t>
        </w:r>
      </w:ins>
    </w:p>
    <w:p w:rsidR="767277D5" w:rsidP="392D3DFA" w:rsidRDefault="767277D5" w14:paraId="355FDB61" w14:textId="77777777">
      <w:pPr>
        <w:ind w:firstLine="0"/>
        <w:rPr>
          <w:ins w:author="Vartotojas svečias" w:date="2026-03-27T10:37:05.681Z" w16du:dateUtc="2026-03-27T10:37:05.681Z" w:id="111446046"/>
          <w:rFonts w:ascii="Times New Roman" w:hAnsi="Times New Roman" w:cs="Times New Roman"/>
          <w:lang w:val="es-ES"/>
        </w:rPr>
        <w:pPrChange w:author="Vartotojas svečias" w:date="2026-03-27T10:37:04.919Z">
          <w:pPr>
            <w:ind w:firstLine="567"/>
          </w:pPr>
        </w:pPrChange>
      </w:pPr>
    </w:p>
    <w:p w:rsidR="767277D5" w:rsidP="392D3DFA" w:rsidRDefault="767277D5" w14:paraId="6063B534" w14:textId="2B7AD8A7">
      <w:pPr>
        <w:ind w:firstLine="0"/>
        <w:rPr>
          <w:ins w:author="Vartotojas svečias" w:date="2026-03-27T10:38:07.668Z" w16du:dateUtc="2026-03-27T10:38:07.668Z" w:id="587489881"/>
          <w:rFonts w:ascii="Times New Roman" w:hAnsi="Times New Roman" w:cs="Times New Roman"/>
          <w:b w:val="1"/>
          <w:bCs w:val="1"/>
          <w:lang w:val="es-ES"/>
        </w:rPr>
      </w:pPr>
      <w:ins w:author="Vartotojas svečias" w:date="2026-03-27T10:37:44.336Z" w16du:dateUtc="2026-03-27T10:37:44.336Z" w:id="767672999">
        <w:r w:rsidRPr="392D3DFA" w:rsidR="0740D056">
          <w:rPr>
            <w:rFonts w:ascii="Times New Roman" w:hAnsi="Times New Roman" w:cs="Times New Roman"/>
            <w:b w:val="1"/>
            <w:bCs w:val="1"/>
            <w:lang w:val="es-ES"/>
            <w:rPrChange w:author="Vartotojas svečias" w:date="2026-03-27T10:37:52.71Z" w16du:dateUtc="2026-03-27T10:37:52.71Z" w:id="1028833936">
              <w:rPr>
                <w:rFonts w:ascii="Times New Roman" w:hAnsi="Times New Roman" w:cs="Times New Roman"/>
                <w:lang w:val="es-ES"/>
              </w:rPr>
            </w:rPrChange>
          </w:rPr>
          <w:t>Neformalios</w:t>
        </w:r>
        <w:r w:rsidRPr="392D3DFA" w:rsidR="0740D056">
          <w:rPr>
            <w:rFonts w:ascii="Times New Roman" w:hAnsi="Times New Roman" w:cs="Times New Roman"/>
            <w:b w:val="1"/>
            <w:bCs w:val="1"/>
            <w:lang w:val="es-ES"/>
            <w:rPrChange w:author="Vartotojas svečias" w:date="2026-03-27T10:37:52.71Z" w16du:dateUtc="2026-03-27T10:37:52.71Z" w:id="392171272">
              <w:rPr>
                <w:rFonts w:ascii="Times New Roman" w:hAnsi="Times New Roman" w:cs="Times New Roman"/>
                <w:lang w:val="es-ES"/>
              </w:rPr>
            </w:rPrChange>
          </w:rPr>
          <w:t xml:space="preserve"> </w:t>
        </w:r>
        <w:r w:rsidRPr="392D3DFA" w:rsidR="0740D056">
          <w:rPr>
            <w:rFonts w:ascii="Times New Roman" w:hAnsi="Times New Roman" w:cs="Times New Roman"/>
            <w:b w:val="1"/>
            <w:bCs w:val="1"/>
            <w:lang w:val="es-ES"/>
            <w:rPrChange w:author="Vartotojas svečias" w:date="2026-03-27T10:37:52.711Z" w16du:dateUtc="2026-03-27T10:37:52.711Z" w:id="1567254295">
              <w:rPr>
                <w:rFonts w:ascii="Times New Roman" w:hAnsi="Times New Roman" w:cs="Times New Roman"/>
                <w:lang w:val="es-ES"/>
              </w:rPr>
            </w:rPrChange>
          </w:rPr>
          <w:t>programos</w:t>
        </w:r>
        <w:r w:rsidRPr="392D3DFA" w:rsidR="0740D056">
          <w:rPr>
            <w:rFonts w:ascii="Times New Roman" w:hAnsi="Times New Roman" w:cs="Times New Roman"/>
            <w:b w:val="1"/>
            <w:bCs w:val="1"/>
            <w:lang w:val="es-ES"/>
            <w:rPrChange w:author="Vartotojas svečias" w:date="2026-03-27T10:37:52.712Z" w16du:dateUtc="2026-03-27T10:37:52.712Z" w:id="134736710">
              <w:rPr>
                <w:rFonts w:ascii="Times New Roman" w:hAnsi="Times New Roman" w:cs="Times New Roman"/>
                <w:lang w:val="es-ES"/>
              </w:rPr>
            </w:rPrChange>
          </w:rPr>
          <w:t xml:space="preserve"> (</w:t>
        </w:r>
        <w:r w:rsidRPr="392D3DFA" w:rsidR="0740D056">
          <w:rPr>
            <w:rFonts w:ascii="Times New Roman" w:hAnsi="Times New Roman" w:cs="Times New Roman"/>
            <w:b w:val="1"/>
            <w:bCs w:val="1"/>
            <w:lang w:val="es-ES"/>
            <w:rPrChange w:author="Vartotojas svečias" w:date="2026-03-27T10:37:52.712Z" w16du:dateUtc="2026-03-27T10:37:52.712Z" w:id="538176892">
              <w:rPr>
                <w:rFonts w:ascii="Times New Roman" w:hAnsi="Times New Roman" w:cs="Times New Roman"/>
                <w:lang w:val="es-ES"/>
              </w:rPr>
            </w:rPrChange>
          </w:rPr>
          <w:t>programos</w:t>
        </w:r>
        <w:r w:rsidRPr="392D3DFA" w:rsidR="0740D056">
          <w:rPr>
            <w:rFonts w:ascii="Times New Roman" w:hAnsi="Times New Roman" w:cs="Times New Roman"/>
            <w:b w:val="1"/>
            <w:bCs w:val="1"/>
            <w:lang w:val="es-ES"/>
            <w:rPrChange w:author="Vartotojas svečias" w:date="2026-03-27T10:37:52.713Z" w16du:dateUtc="2026-03-27T10:37:52.713Z" w:id="1509482489">
              <w:rPr>
                <w:rFonts w:ascii="Times New Roman" w:hAnsi="Times New Roman" w:cs="Times New Roman"/>
                <w:lang w:val="es-ES"/>
              </w:rPr>
            </w:rPrChange>
          </w:rPr>
          <w:t xml:space="preserve">, </w:t>
        </w:r>
        <w:r w:rsidRPr="392D3DFA" w:rsidR="0740D056">
          <w:rPr>
            <w:rFonts w:ascii="Times New Roman" w:hAnsi="Times New Roman" w:cs="Times New Roman"/>
            <w:b w:val="1"/>
            <w:bCs w:val="1"/>
            <w:lang w:val="es-ES"/>
            <w:rPrChange w:author="Vartotojas svečias" w:date="2026-03-27T10:37:52.714Z" w16du:dateUtc="2026-03-27T10:37:52.714Z" w:id="654098785">
              <w:rPr>
                <w:rFonts w:ascii="Times New Roman" w:hAnsi="Times New Roman" w:cs="Times New Roman"/>
                <w:lang w:val="es-ES"/>
              </w:rPr>
            </w:rPrChange>
          </w:rPr>
          <w:t>kurios</w:t>
        </w:r>
        <w:r w:rsidRPr="392D3DFA" w:rsidR="0740D056">
          <w:rPr>
            <w:rFonts w:ascii="Times New Roman" w:hAnsi="Times New Roman" w:cs="Times New Roman"/>
            <w:b w:val="1"/>
            <w:bCs w:val="1"/>
            <w:lang w:val="es-ES"/>
            <w:rPrChange w:author="Vartotojas svečias" w:date="2026-03-27T10:37:52.714Z" w16du:dateUtc="2026-03-27T10:37:52.714Z" w:id="1651084981">
              <w:rPr>
                <w:rFonts w:ascii="Times New Roman" w:hAnsi="Times New Roman" w:cs="Times New Roman"/>
                <w:lang w:val="es-ES"/>
              </w:rPr>
            </w:rPrChange>
          </w:rPr>
          <w:t xml:space="preserve"> </w:t>
        </w:r>
        <w:r w:rsidRPr="392D3DFA" w:rsidR="0740D056">
          <w:rPr>
            <w:rFonts w:ascii="Times New Roman" w:hAnsi="Times New Roman" w:cs="Times New Roman"/>
            <w:b w:val="1"/>
            <w:bCs w:val="1"/>
            <w:lang w:val="es-ES"/>
            <w:rPrChange w:author="Vartotojas svečias" w:date="2026-03-27T10:37:52.716Z" w16du:dateUtc="2026-03-27T10:37:52.716Z" w:id="1106631989">
              <w:rPr>
                <w:rFonts w:ascii="Times New Roman" w:hAnsi="Times New Roman" w:cs="Times New Roman"/>
                <w:lang w:val="es-ES"/>
              </w:rPr>
            </w:rPrChange>
          </w:rPr>
          <w:t>nevertinamos</w:t>
        </w:r>
        <w:r w:rsidRPr="392D3DFA" w:rsidR="0740D056">
          <w:rPr>
            <w:rFonts w:ascii="Times New Roman" w:hAnsi="Times New Roman" w:cs="Times New Roman"/>
            <w:b w:val="1"/>
            <w:bCs w:val="1"/>
            <w:lang w:val="es-ES"/>
            <w:rPrChange w:author="Vartotojas svečias" w:date="2026-03-27T10:37:52.717Z" w16du:dateUtc="2026-03-27T10:37:52.717Z" w:id="154856285">
              <w:rPr>
                <w:rFonts w:ascii="Times New Roman" w:hAnsi="Times New Roman" w:cs="Times New Roman"/>
                <w:lang w:val="es-ES"/>
              </w:rPr>
            </w:rPrChange>
          </w:rPr>
          <w:t xml:space="preserve"> ECTS </w:t>
        </w:r>
        <w:r w:rsidRPr="392D3DFA" w:rsidR="0740D056">
          <w:rPr>
            <w:rFonts w:ascii="Times New Roman" w:hAnsi="Times New Roman" w:cs="Times New Roman"/>
            <w:b w:val="1"/>
            <w:bCs w:val="1"/>
            <w:lang w:val="es-ES"/>
            <w:rPrChange w:author="Vartotojas svečias" w:date="2026-03-27T10:37:52.717Z" w16du:dateUtc="2026-03-27T10:37:52.717Z" w:id="897161167">
              <w:rPr>
                <w:rFonts w:ascii="Times New Roman" w:hAnsi="Times New Roman" w:cs="Times New Roman"/>
                <w:lang w:val="es-ES"/>
              </w:rPr>
            </w:rPrChange>
          </w:rPr>
          <w:t>kreditais</w:t>
        </w:r>
        <w:r w:rsidRPr="392D3DFA" w:rsidR="0740D056">
          <w:rPr>
            <w:rFonts w:ascii="Times New Roman" w:hAnsi="Times New Roman" w:cs="Times New Roman"/>
            <w:b w:val="1"/>
            <w:bCs w:val="1"/>
            <w:lang w:val="es-ES"/>
            <w:rPrChange w:author="Vartotojas svečias" w:date="2026-03-27T10:37:52.718Z" w16du:dateUtc="2026-03-27T10:37:52.718Z" w:id="564465362">
              <w:rPr>
                <w:rFonts w:ascii="Times New Roman" w:hAnsi="Times New Roman" w:cs="Times New Roman"/>
                <w:lang w:val="es-ES"/>
              </w:rPr>
            </w:rPrChange>
          </w:rPr>
          <w:t xml:space="preserve"> ir </w:t>
        </w:r>
        <w:r w:rsidRPr="392D3DFA" w:rsidR="0740D056">
          <w:rPr>
            <w:rFonts w:ascii="Times New Roman" w:hAnsi="Times New Roman" w:cs="Times New Roman"/>
            <w:b w:val="1"/>
            <w:bCs w:val="1"/>
            <w:lang w:val="es-ES"/>
            <w:rPrChange w:author="Vartotojas svečias" w:date="2026-03-27T10:37:52.719Z" w16du:dateUtc="2026-03-27T10:37:52.719Z" w:id="711417315">
              <w:rPr>
                <w:rFonts w:ascii="Times New Roman" w:hAnsi="Times New Roman" w:cs="Times New Roman"/>
                <w:lang w:val="es-ES"/>
              </w:rPr>
            </w:rPrChange>
          </w:rPr>
          <w:t>nesuteikia</w:t>
        </w:r>
        <w:r w:rsidRPr="392D3DFA" w:rsidR="0740D056">
          <w:rPr>
            <w:rFonts w:ascii="Times New Roman" w:hAnsi="Times New Roman" w:cs="Times New Roman"/>
            <w:b w:val="1"/>
            <w:bCs w:val="1"/>
            <w:lang w:val="es-ES"/>
            <w:rPrChange w:author="Vartotojas svečias" w:date="2026-03-27T10:37:52.72Z" w16du:dateUtc="2026-03-27T10:37:52.72Z" w:id="2127365848">
              <w:rPr>
                <w:rFonts w:ascii="Times New Roman" w:hAnsi="Times New Roman" w:cs="Times New Roman"/>
                <w:lang w:val="es-ES"/>
              </w:rPr>
            </w:rPrChange>
          </w:rPr>
          <w:t xml:space="preserve"> diplomo)</w:t>
        </w:r>
      </w:ins>
    </w:p>
    <w:p w:rsidR="767277D5" w:rsidP="392D3DFA" w:rsidRDefault="767277D5" w14:paraId="2EF132E4" w14:textId="3A9635B4">
      <w:pPr>
        <w:ind w:firstLine="0"/>
        <w:rPr>
          <w:ins w:author="Vartotojas svečias" w:date="2026-03-27T10:22:43.744Z" w16du:dateUtc="2026-03-27T10:22:43.744Z" w:id="968455784"/>
          <w:rFonts w:ascii="Times New Roman" w:hAnsi="Times New Roman" w:cs="Times New Roman"/>
          <w:b w:val="1"/>
          <w:bCs w:val="1"/>
          <w:lang w:val="es-ES"/>
          <w:rPrChange w:author="Vartotojas svečias" w:date="2026-03-27T10:37:52.721Z" w:id="1655530677">
            <w:rPr>
              <w:ins w:author="Vartotojas svečias" w:date="2026-03-27T10:22:43.744Z" w16du:dateUtc="2026-03-27T10:22:43.744Z" w:id="1178410223"/>
              <w:rFonts w:ascii="Times New Roman" w:hAnsi="Times New Roman" w:cs="Times New Roman"/>
              <w:lang w:val="es-ES"/>
            </w:rPr>
          </w:rPrChange>
        </w:rPr>
      </w:pPr>
    </w:p>
    <w:p w:rsidR="767277D5" w:rsidP="392D3DFA" w:rsidRDefault="767277D5" w14:paraId="5086647F" w14:textId="77777777">
      <w:pPr>
        <w:rPr>
          <w:ins w:author="Vartotojas svečias" w:date="2026-03-27T10:22:43.755Z" w16du:dateUtc="2026-03-27T10:22:43.755Z" w:id="1249508239"/>
          <w:rFonts w:ascii="Times New Roman" w:hAnsi="Times New Roman" w:cs="Times New Roman"/>
          <w:b w:val="1"/>
          <w:bCs w:val="1"/>
          <w:i w:val="1"/>
          <w:iCs w:val="1"/>
          <w:rPrChange w:author="Vartotojas svečias" w:date="2026-03-27T10:39:20.5Z" w:id="848429641">
            <w:rPr>
              <w:ins w:author="Vartotojas svečias" w:date="2026-03-27T10:22:43.755Z" w16du:dateUtc="2026-03-27T10:22:43.755Z" w:id="2075530095"/>
              <w:rFonts w:ascii="Times New Roman" w:hAnsi="Times New Roman" w:cs="Times New Roman"/>
              <w:i w:val="1"/>
              <w:iCs w:val="1"/>
            </w:rPr>
          </w:rPrChange>
        </w:rPr>
      </w:pPr>
      <w:ins w:author="Vartotojas svečias" w:date="2026-03-27T10:22:43.755Z" w16du:dateUtc="2026-03-27T10:22:43.755Z" w:id="1903568438">
        <w:r w:rsidRPr="392D3DFA" w:rsidR="414617B2">
          <w:rPr>
            <w:rFonts w:ascii="Times New Roman" w:hAnsi="Times New Roman" w:cs="Times New Roman"/>
            <w:b w:val="1"/>
            <w:bCs w:val="1"/>
            <w:i w:val="1"/>
            <w:iCs w:val="1"/>
            <w:rPrChange w:author="Vartotojas svečias" w:date="2026-03-27T10:39:20.497Z" w16du:dateUtc="2026-03-27T10:39:20.497Z" w:id="1358686653">
              <w:rPr>
                <w:rFonts w:ascii="Times New Roman" w:hAnsi="Times New Roman" w:cs="Times New Roman"/>
                <w:i w:val="1"/>
                <w:iCs w:val="1"/>
              </w:rPr>
            </w:rPrChange>
          </w:rPr>
          <w:t>OpenAIRE</w:t>
        </w:r>
        <w:r w:rsidRPr="392D3DFA" w:rsidR="414617B2">
          <w:rPr>
            <w:rFonts w:ascii="Times New Roman" w:hAnsi="Times New Roman" w:cs="Times New Roman"/>
            <w:b w:val="1"/>
            <w:bCs w:val="1"/>
            <w:i w:val="1"/>
            <w:iCs w:val="1"/>
            <w:rPrChange w:author="Vartotojas svečias" w:date="2026-03-27T10:39:20.497Z" w16du:dateUtc="2026-03-27T10:39:20.497Z" w:id="192418589">
              <w:rPr>
                <w:rFonts w:ascii="Times New Roman" w:hAnsi="Times New Roman" w:cs="Times New Roman"/>
                <w:i w:val="1"/>
                <w:iCs w:val="1"/>
              </w:rPr>
            </w:rPrChange>
          </w:rPr>
          <w:t xml:space="preserve"> – FAIR RDM </w:t>
        </w:r>
        <w:r w:rsidRPr="392D3DFA" w:rsidR="414617B2">
          <w:rPr>
            <w:rFonts w:ascii="Times New Roman" w:hAnsi="Times New Roman" w:cs="Times New Roman"/>
            <w:b w:val="1"/>
            <w:bCs w:val="1"/>
            <w:i w:val="1"/>
            <w:iCs w:val="1"/>
            <w:rPrChange w:author="Vartotojas svečias" w:date="2026-03-27T10:39:20.497Z" w16du:dateUtc="2026-03-27T10:39:20.497Z" w:id="424157002">
              <w:rPr>
                <w:rFonts w:ascii="Times New Roman" w:hAnsi="Times New Roman" w:cs="Times New Roman"/>
                <w:i w:val="1"/>
                <w:iCs w:val="1"/>
              </w:rPr>
            </w:rPrChange>
          </w:rPr>
          <w:t>Bootcamp</w:t>
        </w:r>
        <w:r w:rsidRPr="392D3DFA" w:rsidR="414617B2">
          <w:rPr>
            <w:rFonts w:ascii="Times New Roman" w:hAnsi="Times New Roman" w:cs="Times New Roman"/>
            <w:b w:val="1"/>
            <w:bCs w:val="1"/>
            <w:i w:val="1"/>
            <w:iCs w:val="1"/>
            <w:rPrChange w:author="Vartotojas svečias" w:date="2026-03-27T10:39:20.497Z" w16du:dateUtc="2026-03-27T10:39:20.497Z" w:id="670268412">
              <w:rPr>
                <w:rFonts w:ascii="Times New Roman" w:hAnsi="Times New Roman" w:cs="Times New Roman"/>
                <w:i w:val="1"/>
                <w:iCs w:val="1"/>
              </w:rPr>
            </w:rPrChange>
          </w:rPr>
          <w:t xml:space="preserve"> </w:t>
        </w:r>
        <w:r w:rsidRPr="392D3DFA" w:rsidR="414617B2">
          <w:rPr>
            <w:rFonts w:ascii="Times New Roman" w:hAnsi="Times New Roman" w:cs="Times New Roman"/>
            <w:b w:val="1"/>
            <w:bCs w:val="1"/>
            <w:i w:val="1"/>
            <w:iCs w:val="1"/>
            <w:rPrChange w:author="Vartotojas svečias" w:date="2026-03-27T10:39:20.497Z" w16du:dateUtc="2026-03-27T10:39:20.497Z" w:id="748259179">
              <w:rPr>
                <w:rFonts w:ascii="Times New Roman" w:hAnsi="Times New Roman" w:cs="Times New Roman"/>
                <w:i w:val="1"/>
                <w:iCs w:val="1"/>
              </w:rPr>
            </w:rPrChange>
          </w:rPr>
          <w:t>for</w:t>
        </w:r>
        <w:r w:rsidRPr="392D3DFA" w:rsidR="414617B2">
          <w:rPr>
            <w:rFonts w:ascii="Times New Roman" w:hAnsi="Times New Roman" w:cs="Times New Roman"/>
            <w:b w:val="1"/>
            <w:bCs w:val="1"/>
            <w:i w:val="1"/>
            <w:iCs w:val="1"/>
            <w:rPrChange w:author="Vartotojas svečias" w:date="2026-03-27T10:39:20.497Z" w16du:dateUtc="2026-03-27T10:39:20.497Z" w:id="2029116680">
              <w:rPr>
                <w:rFonts w:ascii="Times New Roman" w:hAnsi="Times New Roman" w:cs="Times New Roman"/>
                <w:i w:val="1"/>
                <w:iCs w:val="1"/>
              </w:rPr>
            </w:rPrChange>
          </w:rPr>
          <w:t xml:space="preserve"> Data </w:t>
        </w:r>
        <w:r w:rsidRPr="392D3DFA" w:rsidR="414617B2">
          <w:rPr>
            <w:rFonts w:ascii="Times New Roman" w:hAnsi="Times New Roman" w:cs="Times New Roman"/>
            <w:b w:val="1"/>
            <w:bCs w:val="1"/>
            <w:i w:val="1"/>
            <w:iCs w:val="1"/>
            <w:rPrChange w:author="Vartotojas svečias" w:date="2026-03-27T10:39:20.497Z" w16du:dateUtc="2026-03-27T10:39:20.497Z" w:id="1704765898">
              <w:rPr>
                <w:rFonts w:ascii="Times New Roman" w:hAnsi="Times New Roman" w:cs="Times New Roman"/>
                <w:i w:val="1"/>
                <w:iCs w:val="1"/>
              </w:rPr>
            </w:rPrChange>
          </w:rPr>
          <w:t>Stewards</w:t>
        </w:r>
        <w:r w:rsidRPr="392D3DFA" w:rsidR="414617B2">
          <w:rPr>
            <w:rFonts w:ascii="Times New Roman" w:hAnsi="Times New Roman" w:cs="Times New Roman"/>
            <w:b w:val="1"/>
            <w:bCs w:val="1"/>
            <w:i w:val="1"/>
            <w:iCs w:val="1"/>
            <w:rPrChange w:author="Vartotojas svečias" w:date="2026-03-27T10:39:20.497Z" w16du:dateUtc="2026-03-27T10:39:20.497Z" w:id="104966869">
              <w:rPr>
                <w:rFonts w:ascii="Times New Roman" w:hAnsi="Times New Roman" w:cs="Times New Roman"/>
                <w:i w:val="1"/>
                <w:iCs w:val="1"/>
              </w:rPr>
            </w:rPrChange>
          </w:rPr>
          <w:t xml:space="preserve"> </w:t>
        </w:r>
      </w:ins>
    </w:p>
    <w:p w:rsidR="767277D5" w:rsidP="392D3DFA" w:rsidRDefault="767277D5" w14:paraId="0BDDBAF1" w14:textId="77777777">
      <w:pPr>
        <w:rPr>
          <w:ins w:author="Vartotojas svečias" w:date="2026-03-27T10:22:43.756Z" w16du:dateUtc="2026-03-27T10:22:43.756Z" w:id="1719707706"/>
          <w:rFonts w:ascii="Times New Roman" w:hAnsi="Times New Roman" w:cs="Times New Roman"/>
        </w:rPr>
      </w:pPr>
      <w:ins w:author="Vartotojas svečias" w:date="2026-03-27T10:22:43.756Z" w16du:dateUtc="2026-03-27T10:22:43.756Z" w:id="1760542442">
        <w:r w:rsidRPr="392D3DFA" w:rsidR="414617B2">
          <w:rPr>
            <w:rFonts w:ascii="Times New Roman" w:hAnsi="Times New Roman" w:cs="Times New Roman"/>
          </w:rPr>
          <w:t>Intensyvus 4 dienų FAIR RDM mokymų kursas (</w:t>
        </w:r>
        <w:r w:rsidRPr="392D3DFA" w:rsidR="414617B2">
          <w:rPr>
            <w:rStyle w:val="Emfaz"/>
            <w:rFonts w:ascii="Times New Roman" w:hAnsi="Times New Roman" w:cs="Times New Roman"/>
            <w:color w:val="000000" w:themeColor="text1" w:themeTint="FF" w:themeShade="FF"/>
          </w:rPr>
          <w:t>Bootcamp for Data Stewards</w:t>
        </w:r>
        <w:r w:rsidRPr="392D3DFA" w:rsidR="414617B2">
          <w:rPr>
            <w:rFonts w:ascii="Times New Roman" w:hAnsi="Times New Roman" w:cs="Times New Roman"/>
          </w:rPr>
          <w:t>)</w:t>
        </w:r>
      </w:ins>
      <w:r w:rsidRPr="392D3DFA">
        <w:rPr>
          <w:rStyle w:val="Puslapioinaosnuoroda"/>
          <w:rFonts w:ascii="Times New Roman" w:hAnsi="Times New Roman" w:cs="Times New Roman"/>
          <w:color w:val="000000" w:themeColor="text1" w:themeTint="FF" w:themeShade="FF"/>
        </w:rPr>
        <w:footnoteReference w:id="7006"/>
      </w:r>
      <w:ins w:author="Vartotojas svečias" w:date="2026-03-27T10:22:43.756Z" w16du:dateUtc="2026-03-27T10:22:43.756Z" w:id="1649549747">
        <w:r w:rsidRPr="392D3DFA" w:rsidR="414617B2">
          <w:rPr>
            <w:rFonts w:ascii="Times New Roman" w:hAnsi="Times New Roman" w:cs="Times New Roman"/>
          </w:rPr>
          <w:t>, kurio tikslas yra praktinis FAIR principų taikymas ir duomenų stiuardo vaidmens gilinimas. Mokymuose naudojamas OpenPlato platformoje prieinamas nuotolinis mokymo kursas „Mokslinių tyrimų duomenų valdymas duomenų vadybininkams“ (</w:t>
        </w:r>
        <w:r w:rsidRPr="392D3DFA" w:rsidR="414617B2">
          <w:rPr>
            <w:rStyle w:val="Emfaz"/>
            <w:rFonts w:ascii="Times New Roman" w:hAnsi="Times New Roman" w:cs="Times New Roman"/>
            <w:color w:val="000000" w:themeColor="text1" w:themeTint="FF" w:themeShade="FF"/>
          </w:rPr>
          <w:t>Research Data Management for Data Stewards</w:t>
        </w:r>
        <w:r w:rsidRPr="392D3DFA" w:rsidR="414617B2">
          <w:rPr>
            <w:rFonts w:ascii="Times New Roman" w:hAnsi="Times New Roman" w:cs="Times New Roman"/>
          </w:rPr>
          <w:t>)</w:t>
        </w:r>
      </w:ins>
      <w:r w:rsidRPr="392D3DFA">
        <w:rPr>
          <w:rStyle w:val="Puslapioinaosnuoroda"/>
          <w:rFonts w:ascii="Times New Roman" w:hAnsi="Times New Roman" w:cs="Times New Roman"/>
          <w:color w:val="000000" w:themeColor="text1" w:themeTint="FF" w:themeShade="FF"/>
        </w:rPr>
        <w:footnoteReference w:id="6940"/>
      </w:r>
      <w:ins w:author="Vartotojas svečias" w:date="2026-03-27T10:22:43.756Z" w16du:dateUtc="2026-03-27T10:22:43.756Z" w:id="115914891">
        <w:r w:rsidRPr="392D3DFA" w:rsidR="414617B2">
          <w:rPr>
            <w:rFonts w:ascii="Times New Roman" w:hAnsi="Times New Roman" w:cs="Times New Roman"/>
          </w:rPr>
          <w:t xml:space="preserve"> . Mokymo kursas suteikia pradedantiesiems duomenų tvarkytojams, siekiant įgyti praktinių įgūdžių mokslinių tyrimų duomenų valdymo (RDM) srityje, taikant FAIR principus, atsižvelgiant į etikos ir teisinius reikalavimus bei įgyvendinti atvirojo mokslo geriausią praktiką ir įgyti praktinių žinių dirbant su su realiais atvejų tyrimais.</w:t>
        </w:r>
      </w:ins>
    </w:p>
    <w:p w:rsidR="767277D5" w:rsidP="392D3DFA" w:rsidRDefault="767277D5" w14:paraId="5F6984E4" w14:textId="77777777">
      <w:pPr>
        <w:rPr>
          <w:ins w:author="Vartotojas svečias" w:date="2026-03-27T10:22:43.756Z" w16du:dateUtc="2026-03-27T10:22:43.756Z" w:id="1691674278"/>
          <w:rFonts w:ascii="Times New Roman" w:hAnsi="Times New Roman" w:cs="Times New Roman"/>
        </w:rPr>
      </w:pPr>
    </w:p>
    <w:p w:rsidR="767277D5" w:rsidP="392D3DFA" w:rsidRDefault="767277D5" w14:paraId="13760CD8" w14:textId="77777777">
      <w:pPr>
        <w:rPr>
          <w:ins w:author="Vartotojas svečias" w:date="2026-03-27T10:22:43.757Z" w16du:dateUtc="2026-03-27T10:22:43.757Z" w:id="494466425"/>
          <w:rFonts w:ascii="Times New Roman" w:hAnsi="Times New Roman" w:cs="Times New Roman"/>
          <w:b w:val="1"/>
          <w:bCs w:val="1"/>
        </w:rPr>
      </w:pPr>
      <w:ins w:author="Vartotojas svečias" w:date="2026-03-27T10:22:43.757Z" w16du:dateUtc="2026-03-27T10:22:43.757Z" w:id="400582480">
        <w:r w:rsidRPr="392D3DFA" w:rsidR="414617B2">
          <w:rPr>
            <w:rFonts w:ascii="Times New Roman" w:hAnsi="Times New Roman" w:cs="Times New Roman"/>
            <w:b w:val="1"/>
            <w:bCs w:val="1"/>
          </w:rPr>
          <w:t>EOSC Data Steward Training</w:t>
        </w:r>
      </w:ins>
      <w:r w:rsidRPr="392D3DFA">
        <w:rPr>
          <w:rStyle w:val="Puslapioinaosnuoroda"/>
          <w:rFonts w:ascii="Times New Roman" w:hAnsi="Times New Roman" w:cs="Times New Roman"/>
          <w:b w:val="1"/>
          <w:bCs w:val="1"/>
          <w:color w:val="000000" w:themeColor="text1" w:themeTint="FF" w:themeShade="FF"/>
        </w:rPr>
        <w:footnoteReference w:id="8397"/>
      </w:r>
    </w:p>
    <w:p w:rsidR="767277D5" w:rsidP="392D3DFA" w:rsidRDefault="767277D5" w14:paraId="1067F3E2" w14:textId="04AB7B15">
      <w:pPr>
        <w:ind w:firstLine="567"/>
        <w:rPr>
          <w:ins w:author="Vartotojas svečias" w:date="2026-03-27T10:22:43.758Z" w16du:dateUtc="2026-03-27T10:22:43.758Z" w:id="1417638541"/>
          <w:rFonts w:ascii="Times New Roman" w:hAnsi="Times New Roman" w:cs="Times New Roman"/>
        </w:rPr>
      </w:pPr>
      <w:ins w:author="Vartotojas svečias" w:date="2026-03-27T10:22:43.757Z" w16du:dateUtc="2026-03-27T10:22:43.757Z" w:id="1124694659">
        <w:r w:rsidRPr="392D3DFA" w:rsidR="414617B2">
          <w:rPr>
            <w:rFonts w:ascii="Times New Roman" w:hAnsi="Times New Roman" w:cs="Times New Roman"/>
          </w:rPr>
          <w:t>Internetinio kurso tikslas – remti aukštojo mokslo įstaigų ir kitų mokslinius tyrimus atliekančių organizacijų darbuotojų duomenų tvarkymo įgūdžių ugdymą. Kursas apima šias temas: įvadas į FAIR principus, MTD valdymą ir AM; įrankiai FAIR principų žinioms vertinti; atsakingų ir atvirų mokslinių tyrimų supratimas; duomenų valdymo planavimas; duomenų valdymo paslaugų teikimo lygių vertinimas ir planavimas. Tikslinė auditorija: aukštojo mokslo ar mokslinių tyrimų įstaigose duomenų valdymo srityje dirbantys specialistai arba asmenys, turintys mokslinių tyrimų patirties ir svarstantys galimybę pereiti į duomenų valdymo sritį.</w:t>
        </w:r>
      </w:ins>
    </w:p>
    <w:p w:rsidR="767277D5" w:rsidP="392D3DFA" w:rsidRDefault="767277D5" w14:paraId="0C22B34C" w14:textId="77777777">
      <w:pPr>
        <w:ind w:firstLine="567"/>
        <w:rPr>
          <w:ins w:author="Vartotojas svečias" w:date="2026-03-27T10:22:43.758Z" w16du:dateUtc="2026-03-27T10:22:43.758Z" w:id="822957988"/>
          <w:rFonts w:ascii="Times New Roman" w:hAnsi="Times New Roman" w:cs="Times New Roman"/>
        </w:rPr>
      </w:pPr>
    </w:p>
    <w:p w:rsidR="767277D5" w:rsidP="392D3DFA" w:rsidRDefault="767277D5" w14:paraId="58A94C9E" w14:textId="77777777">
      <w:pPr>
        <w:rPr>
          <w:ins w:author="Vartotojas svečias" w:date="2026-03-27T10:22:43.758Z" w16du:dateUtc="2026-03-27T10:22:43.758Z" w:id="862743227"/>
          <w:rFonts w:ascii="Times New Roman" w:hAnsi="Times New Roman" w:cs="Times New Roman"/>
          <w:b w:val="1"/>
          <w:bCs w:val="1"/>
        </w:rPr>
      </w:pPr>
      <w:ins w:author="Vartotojas svečias" w:date="2026-03-27T10:22:43.758Z" w16du:dateUtc="2026-03-27T10:22:43.758Z" w:id="1478447575">
        <w:r w:rsidRPr="392D3DFA" w:rsidR="414617B2">
          <w:rPr>
            <w:rFonts w:ascii="Times New Roman" w:hAnsi="Times New Roman" w:cs="Times New Roman"/>
            <w:b w:val="1"/>
            <w:bCs w:val="1"/>
          </w:rPr>
          <w:t>PATTERN projekto mokymai „FAIR Research Data Management: A deeper dive into putting FAIR RDM into practice“</w:t>
        </w:r>
      </w:ins>
      <w:r w:rsidRPr="392D3DFA">
        <w:rPr>
          <w:rStyle w:val="Puslapioinaosnuoroda"/>
          <w:rFonts w:ascii="Times New Roman" w:hAnsi="Times New Roman" w:cs="Times New Roman"/>
          <w:b w:val="1"/>
          <w:bCs w:val="1"/>
          <w:color w:val="000000" w:themeColor="text1" w:themeTint="FF" w:themeShade="FF"/>
        </w:rPr>
        <w:footnoteReference w:id="13091"/>
      </w:r>
    </w:p>
    <w:p w:rsidR="767277D5" w:rsidP="392D3DFA" w:rsidRDefault="767277D5" w14:paraId="18DA7FA8" w14:textId="77777777">
      <w:pPr>
        <w:ind w:firstLine="567"/>
        <w:rPr>
          <w:ins w:author="Vartotojas svečias" w:date="2026-03-27T10:22:43.759Z" w16du:dateUtc="2026-03-27T10:22:43.759Z" w:id="1908804903"/>
          <w:rFonts w:ascii="Times New Roman" w:hAnsi="Times New Roman" w:cs="Times New Roman"/>
        </w:rPr>
      </w:pPr>
      <w:ins w:author="Vartotojas svečias" w:date="2026-03-27T10:22:43.759Z" w16du:dateUtc="2026-03-27T10:22:43.759Z" w:id="896848267">
        <w:r w:rsidRPr="392D3DFA" w:rsidR="414617B2">
          <w:rPr>
            <w:rFonts w:ascii="Times New Roman" w:hAnsi="Times New Roman" w:cs="Times New Roman"/>
          </w:rPr>
          <w:t>PATTERN projekto mokymai nėra ilgalaikė kvalifikacijos kėlimo programa. Tai intensyvus, praktika grįstas mokymų formatas, skirtas jau turintiems bazinių žinių apie FAIR ir mokslo duomenų valdymą specialistams, norintiems įgyti praktinių žinių:</w:t>
        </w:r>
      </w:ins>
    </w:p>
    <w:p w:rsidR="767277D5" w:rsidP="392D3DFA" w:rsidRDefault="767277D5" w14:paraId="03600FFA" w14:textId="5575D9D3">
      <w:pPr>
        <w:rPr>
          <w:ins w:author="Vartotojas svečias" w:date="2026-03-27T10:22:43.759Z" w16du:dateUtc="2026-03-27T10:22:43.759Z" w:id="1038195946"/>
          <w:rFonts w:ascii="Times New Roman" w:hAnsi="Times New Roman" w:cs="Times New Roman"/>
        </w:rPr>
      </w:pPr>
      <w:ins w:author="Vartotojas svečias" w:date="2026-03-27T10:22:43.759Z" w16du:dateUtc="2026-03-27T10:22:43.759Z" w:id="1914776369">
        <w:r w:rsidRPr="392D3DFA" w:rsidR="414617B2">
          <w:rPr>
            <w:rFonts w:ascii="Times New Roman" w:hAnsi="Times New Roman" w:cs="Times New Roman"/>
          </w:rPr>
          <w:t>pereiti nuo teorinio FAIR supratimo prie praktinio taikymo, sustiprinti institucinės ir projektinės duomenų stiuardo veiklos kompetencijas, išmokti spręsti konkrečius, realius duomenų valdymo atvejus.</w:t>
        </w:r>
      </w:ins>
    </w:p>
    <w:p w:rsidR="767277D5" w:rsidP="392D3DFA" w:rsidRDefault="767277D5" w14:paraId="48EEF545" w14:textId="102A6813">
      <w:pPr>
        <w:ind w:firstLine="567"/>
        <w:rPr>
          <w:ins w:author="Vartotojas svečias" w:date="2026-03-27T10:38:59.273Z" w16du:dateUtc="2026-03-27T10:38:59.273Z" w:id="198500624"/>
          <w:rFonts w:ascii="Times New Roman" w:hAnsi="Times New Roman" w:cs="Times New Roman"/>
        </w:rPr>
      </w:pPr>
    </w:p>
    <w:p w:rsidR="767277D5" w:rsidP="392D3DFA" w:rsidRDefault="767277D5" w14:paraId="560D7359" w14:textId="48318ACF">
      <w:pPr>
        <w:rPr>
          <w:ins w:author="Vartotojas svečias" w:date="2026-03-27T10:39:00.825Z" w16du:dateUtc="2026-03-27T10:39:00.825Z" w:id="307794731"/>
          <w:rFonts w:ascii="Times New Roman" w:hAnsi="Times New Roman" w:cs="Times New Roman"/>
          <w:b w:val="1"/>
          <w:bCs w:val="1"/>
          <w:lang w:val="es-ES"/>
        </w:rPr>
      </w:pPr>
      <w:ins w:author="Vartotojas svečias" w:date="2026-03-27T10:39:00.824Z" w16du:dateUtc="2026-03-27T10:39:00.824Z" w:id="1323654186">
        <w:r w:rsidRPr="392D3DFA" w:rsidR="4F590F1B">
          <w:rPr>
            <w:rFonts w:ascii="Times New Roman" w:hAnsi="Times New Roman" w:cs="Times New Roman"/>
            <w:b w:val="1"/>
            <w:bCs w:val="1"/>
          </w:rPr>
          <w:t xml:space="preserve">Duomenų valdymo ir tvarkymo specialistams skirta metodinė medžiaga </w:t>
        </w:r>
      </w:ins>
    </w:p>
    <w:p w:rsidR="767277D5" w:rsidP="392D3DFA" w:rsidRDefault="767277D5" w14:paraId="44D671CA" w14:textId="2015B885">
      <w:pPr>
        <w:ind w:firstLine="567"/>
        <w:rPr>
          <w:ins w:author="Vartotojas svečias" w:date="2026-03-27T10:39:00.827Z" w16du:dateUtc="2026-03-27T10:39:00.827Z" w:id="1043722090"/>
          <w:rFonts w:ascii="Times New Roman" w:hAnsi="Times New Roman" w:cs="Times New Roman"/>
          <w:lang w:val="es-ES"/>
        </w:rPr>
      </w:pPr>
      <w:ins w:author="Vartotojas svečias" w:date="2026-03-27T10:39:00.826Z" w16du:dateUtc="2026-03-27T10:39:00.826Z" w:id="263149803">
        <w:r w:rsidRPr="392D3DFA" w:rsidR="4F590F1B">
          <w:rPr>
            <w:rFonts w:ascii="Times New Roman" w:hAnsi="Times New Roman" w:cs="Times New Roman"/>
            <w:lang w:val="es-ES"/>
          </w:rPr>
          <w:t xml:space="preserve">Greta </w:t>
        </w:r>
        <w:r w:rsidRPr="392D3DFA" w:rsidR="4F590F1B">
          <w:rPr>
            <w:rFonts w:ascii="Times New Roman" w:hAnsi="Times New Roman" w:cs="Times New Roman"/>
          </w:rPr>
          <w:t>formalių programų, egzistuoja nemažai tarptautinių projektų ar konsorciumų parengtos metodinės medžiagos, kuria galima naudotis savarankiškai tobulinant mokslo duomenų tvarkysenos ar valdysenos kompetencijas. Du ES programos „Horizontas 2020“ finansuoti FOSTER projektai paliko nemažą įvairius atvirojo mokslo aspektus, tame tarpe ir duomenų valdymą, paliečiančios metodinės medžiagos biblioteką</w:t>
        </w:r>
      </w:ins>
      <w:r w:rsidRPr="392D3DFA">
        <w:rPr>
          <w:rStyle w:val="Puslapioinaosnuoroda"/>
          <w:rFonts w:ascii="Times New Roman" w:hAnsi="Times New Roman" w:cs="Times New Roman"/>
          <w:color w:val="000000" w:themeColor="text1" w:themeTint="FF" w:themeShade="FF"/>
        </w:rPr>
        <w:footnoteReference w:id="5379"/>
      </w:r>
      <w:ins w:author="Vartotojas svečias" w:date="2026-03-27T10:39:00.827Z" w16du:dateUtc="2026-03-27T10:39:00.827Z" w:id="1852343580">
        <w:r w:rsidRPr="392D3DFA" w:rsidR="4F590F1B">
          <w:rPr>
            <w:rFonts w:ascii="Times New Roman" w:hAnsi="Times New Roman" w:cs="Times New Roman"/>
            <w:lang w:val="es-ES"/>
          </w:rPr>
          <w:t xml:space="preserve">. </w:t>
        </w:r>
        <w:r w:rsidRPr="392D3DFA" w:rsidR="4F590F1B">
          <w:rPr>
            <w:rFonts w:ascii="Times New Roman" w:hAnsi="Times New Roman" w:cs="Times New Roman"/>
          </w:rPr>
          <w:t>Mokslo duomenų valdymo srities metodinės medžiagos sukaupė ir dar vienas „Horizonto 2020“ projektas: FAIRsFAIR</w:t>
        </w:r>
      </w:ins>
      <w:r w:rsidRPr="392D3DFA">
        <w:rPr>
          <w:rStyle w:val="Puslapioinaosnuoroda"/>
          <w:rFonts w:ascii="Times New Roman" w:hAnsi="Times New Roman" w:cs="Times New Roman"/>
          <w:color w:val="000000" w:themeColor="text1" w:themeTint="FF" w:themeShade="FF"/>
        </w:rPr>
        <w:footnoteReference w:id="29744"/>
      </w:r>
      <w:ins w:author="Vartotojas svečias" w:date="2026-03-27T10:39:00.827Z" w16du:dateUtc="2026-03-27T10:39:00.827Z" w:id="1633099280">
        <w:r w:rsidRPr="392D3DFA" w:rsidR="4F590F1B">
          <w:rPr>
            <w:rFonts w:ascii="Times New Roman" w:hAnsi="Times New Roman" w:cs="Times New Roman"/>
            <w:lang w:val="es-ES"/>
          </w:rPr>
          <w:t xml:space="preserve">. </w:t>
        </w:r>
        <w:r w:rsidRPr="392D3DFA" w:rsidR="4F590F1B">
          <w:rPr>
            <w:rFonts w:ascii="Times New Roman" w:hAnsi="Times New Roman" w:cs="Times New Roman"/>
          </w:rPr>
          <w:t>Verta atkreipti dėmesį į šio kartu su EOSC Synergy projektu 2022 m. Moodle platformoje parengtus nuotolinius duomenų stiuardų mokymus</w:t>
        </w:r>
      </w:ins>
      <w:r w:rsidRPr="392D3DFA">
        <w:rPr>
          <w:rStyle w:val="Puslapioinaosnuoroda"/>
          <w:rFonts w:ascii="Times New Roman" w:hAnsi="Times New Roman" w:cs="Times New Roman"/>
          <w:color w:val="000000" w:themeColor="text1" w:themeTint="FF" w:themeShade="FF"/>
        </w:rPr>
        <w:footnoteReference w:id="8167"/>
      </w:r>
      <w:ins w:author="Vartotojas svečias" w:date="2026-03-27T10:39:00.827Z" w16du:dateUtc="2026-03-27T10:39:00.827Z" w:id="1250027797">
        <w:r w:rsidRPr="392D3DFA" w:rsidR="4F590F1B">
          <w:rPr>
            <w:rFonts w:ascii="Times New Roman" w:hAnsi="Times New Roman" w:cs="Times New Roman"/>
            <w:lang w:val="es-ES"/>
          </w:rPr>
          <w:t xml:space="preserve">. </w:t>
        </w:r>
      </w:ins>
    </w:p>
    <w:p w:rsidR="767277D5" w:rsidP="392D3DFA" w:rsidRDefault="767277D5" w14:paraId="1CE13C0D" w14:textId="58524032">
      <w:pPr>
        <w:ind w:firstLine="709"/>
        <w:rPr>
          <w:ins w:author="Vartotojas svečias" w:date="2026-03-27T10:39:00.829Z" w16du:dateUtc="2026-03-27T10:39:00.829Z" w:id="413659453"/>
          <w:rFonts w:ascii="Times New Roman" w:hAnsi="Times New Roman" w:cs="Times New Roman"/>
          <w:lang w:val="es-ES"/>
        </w:rPr>
      </w:pPr>
      <w:ins w:author="Vartotojas svečias" w:date="2026-03-27T10:39:00.828Z" w16du:dateUtc="2026-03-27T10:39:00.828Z" w:id="353227132">
        <w:r w:rsidRPr="392D3DFA" w:rsidR="4F590F1B">
          <w:rPr>
            <w:rFonts w:ascii="Times New Roman" w:hAnsi="Times New Roman" w:cs="Times New Roman"/>
            <w:lang w:val="es-ES"/>
          </w:rPr>
          <w:t>MTD</w:t>
        </w:r>
        <w:r w:rsidRPr="392D3DFA" w:rsidR="4F590F1B">
          <w:rPr>
            <w:rFonts w:ascii="Times New Roman" w:hAnsi="Times New Roman" w:cs="Times New Roman"/>
          </w:rPr>
          <w:t xml:space="preserve"> valdymu besirūpinanti organizacija </w:t>
        </w:r>
        <w:r w:rsidRPr="392D3DFA" w:rsidR="4F590F1B">
          <w:rPr>
            <w:rFonts w:ascii="Times New Roman" w:hAnsi="Times New Roman" w:cs="Times New Roman"/>
            <w:i w:val="1"/>
            <w:iCs w:val="1"/>
            <w:lang w:val="es-ES"/>
          </w:rPr>
          <w:t>Research</w:t>
        </w:r>
        <w:r w:rsidRPr="392D3DFA" w:rsidR="4F590F1B">
          <w:rPr>
            <w:rFonts w:ascii="Times New Roman" w:hAnsi="Times New Roman" w:cs="Times New Roman"/>
            <w:i w:val="1"/>
            <w:iCs w:val="1"/>
          </w:rPr>
          <w:t xml:space="preserve"> Data Alliance</w:t>
        </w:r>
        <w:r w:rsidRPr="392D3DFA" w:rsidR="4F590F1B">
          <w:rPr>
            <w:rFonts w:ascii="Times New Roman" w:hAnsi="Times New Roman" w:cs="Times New Roman"/>
            <w:lang w:val="es-ES"/>
          </w:rPr>
          <w:t xml:space="preserve"> (RDA) </w:t>
        </w:r>
        <w:r w:rsidRPr="392D3DFA" w:rsidR="4F590F1B">
          <w:rPr>
            <w:rFonts w:ascii="Times New Roman" w:hAnsi="Times New Roman" w:cs="Times New Roman"/>
          </w:rPr>
          <w:t>taip pat yra sukaupusi nemažai metodinės medžiagos</w:t>
        </w:r>
      </w:ins>
      <w:r w:rsidRPr="392D3DFA">
        <w:rPr>
          <w:rStyle w:val="Puslapioinaosnuoroda"/>
          <w:rFonts w:ascii="Times New Roman" w:hAnsi="Times New Roman" w:cs="Times New Roman"/>
          <w:color w:val="000000" w:themeColor="text1" w:themeTint="FF" w:themeShade="FF"/>
        </w:rPr>
        <w:footnoteReference w:id="23781"/>
      </w:r>
      <w:ins w:author="Vartotojas svečias" w:date="2026-03-27T10:39:00.829Z" w16du:dateUtc="2026-03-27T10:39:00.829Z" w:id="1393566952">
        <w:r w:rsidRPr="392D3DFA" w:rsidR="4F590F1B">
          <w:rPr>
            <w:rFonts w:ascii="Times New Roman" w:hAnsi="Times New Roman" w:cs="Times New Roman"/>
            <w:lang w:val="es-ES"/>
          </w:rPr>
          <w:t xml:space="preserve">. Be </w:t>
        </w:r>
        <w:r w:rsidRPr="392D3DFA" w:rsidR="4F590F1B">
          <w:rPr>
            <w:rFonts w:ascii="Times New Roman" w:hAnsi="Times New Roman" w:cs="Times New Roman"/>
          </w:rPr>
          <w:t>to, ši organizacija kasmet pasiūlo įvairios tematikos ir sudėtingumo nuotolinių mokymų mokslo duomenų valdysenai ir (ar) tvarkysenai aktualiomis temomis</w:t>
        </w:r>
      </w:ins>
      <w:r w:rsidRPr="392D3DFA">
        <w:rPr>
          <w:rStyle w:val="Puslapioinaosnuoroda"/>
          <w:rFonts w:ascii="Times New Roman" w:hAnsi="Times New Roman" w:cs="Times New Roman"/>
          <w:color w:val="000000" w:themeColor="text1" w:themeTint="FF" w:themeShade="FF"/>
        </w:rPr>
        <w:footnoteReference w:id="6807"/>
      </w:r>
      <w:ins w:author="Vartotojas svečias" w:date="2026-03-27T10:39:00.829Z" w16du:dateUtc="2026-03-27T10:39:00.829Z" w:id="861037097">
        <w:r w:rsidRPr="392D3DFA" w:rsidR="4F590F1B">
          <w:rPr>
            <w:rFonts w:ascii="Times New Roman" w:hAnsi="Times New Roman" w:cs="Times New Roman"/>
            <w:lang w:val="es-ES"/>
          </w:rPr>
          <w:t xml:space="preserve">. </w:t>
        </w:r>
      </w:ins>
    </w:p>
    <w:p w:rsidR="767277D5" w:rsidP="392D3DFA" w:rsidRDefault="767277D5" w14:paraId="5F25F0BA" w14:textId="77777777">
      <w:pPr>
        <w:ind w:firstLine="567"/>
        <w:rPr>
          <w:ins w:author="Vartotojas svečias" w:date="2026-03-27T10:39:00.832Z" w16du:dateUtc="2026-03-27T10:39:00.832Z" w:id="640802532"/>
          <w:rFonts w:ascii="Times New Roman" w:hAnsi="Times New Roman" w:cs="Times New Roman"/>
          <w:lang w:val="es-ES"/>
        </w:rPr>
      </w:pPr>
      <w:ins w:author="Vartotojas svečias" w:date="2026-03-27T10:39:00.83Z" w16du:dateUtc="2026-03-27T10:39:00.83Z" w:id="2112915898">
        <w:r w:rsidRPr="392D3DFA" w:rsidR="4F590F1B">
          <w:rPr>
            <w:rFonts w:ascii="Times New Roman" w:hAnsi="Times New Roman" w:cs="Times New Roman"/>
            <w:lang w:val="es-ES"/>
          </w:rPr>
          <w:t>Specialiai</w:t>
        </w:r>
        <w:r w:rsidRPr="392D3DFA" w:rsidR="4F590F1B">
          <w:rPr>
            <w:rFonts w:ascii="Times New Roman" w:hAnsi="Times New Roman" w:cs="Times New Roman"/>
          </w:rPr>
          <w:t xml:space="preserve"> socialinių ir humanitarinių mokslų atstovams skirtą duomenų valdymo srities mokymo medžiagą siūlo </w:t>
        </w:r>
        <w:r w:rsidRPr="392D3DFA" w:rsidR="4F590F1B">
          <w:rPr>
            <w:rFonts w:ascii="Times New Roman" w:hAnsi="Times New Roman" w:cs="Times New Roman"/>
            <w:i w:val="1"/>
            <w:iCs w:val="1"/>
            <w:lang w:val="es-ES"/>
          </w:rPr>
          <w:t xml:space="preserve">Social </w:t>
        </w:r>
        <w:r w:rsidRPr="392D3DFA" w:rsidR="4F590F1B">
          <w:rPr>
            <w:rFonts w:ascii="Times New Roman" w:hAnsi="Times New Roman" w:cs="Times New Roman"/>
            <w:i w:val="1"/>
            <w:iCs w:val="1"/>
          </w:rPr>
          <w:t>Sciences and Humanities Open Cloud</w:t>
        </w:r>
        <w:r w:rsidRPr="392D3DFA" w:rsidR="4F590F1B">
          <w:rPr>
            <w:rFonts w:ascii="Times New Roman" w:hAnsi="Times New Roman" w:cs="Times New Roman"/>
            <w:lang w:val="es-ES"/>
          </w:rPr>
          <w:t xml:space="preserve"> (SSHOC) </w:t>
        </w:r>
        <w:r w:rsidRPr="392D3DFA" w:rsidR="4F590F1B">
          <w:rPr>
            <w:rFonts w:ascii="Times New Roman" w:hAnsi="Times New Roman" w:cs="Times New Roman"/>
          </w:rPr>
          <w:t>projektas</w:t>
        </w:r>
      </w:ins>
      <w:r w:rsidRPr="392D3DFA">
        <w:rPr>
          <w:rStyle w:val="Puslapioinaosnuoroda"/>
          <w:rFonts w:ascii="Times New Roman" w:hAnsi="Times New Roman" w:cs="Times New Roman"/>
          <w:color w:val="000000" w:themeColor="text1" w:themeTint="FF" w:themeShade="FF"/>
        </w:rPr>
        <w:footnoteReference w:id="15216"/>
      </w:r>
      <w:ins w:author="Vartotojas svečias" w:date="2026-03-27T10:39:00.831Z" w16du:dateUtc="2026-03-27T10:39:00.831Z" w:id="520290223">
        <w:r w:rsidRPr="392D3DFA" w:rsidR="4F590F1B">
          <w:rPr>
            <w:rFonts w:ascii="Times New Roman" w:hAnsi="Times New Roman" w:cs="Times New Roman"/>
            <w:lang w:val="es-ES"/>
          </w:rPr>
          <w:t xml:space="preserve">, </w:t>
        </w:r>
        <w:r w:rsidRPr="392D3DFA" w:rsidR="4F590F1B">
          <w:rPr>
            <w:rFonts w:ascii="Times New Roman" w:hAnsi="Times New Roman" w:cs="Times New Roman"/>
          </w:rPr>
          <w:t>taip pat Europos socialinių mokslų duomenų archyvų konsorciumas (CESSDA)</w:t>
        </w:r>
      </w:ins>
      <w:r w:rsidRPr="392D3DFA">
        <w:rPr>
          <w:rStyle w:val="Puslapioinaosnuoroda"/>
          <w:rFonts w:ascii="Times New Roman" w:hAnsi="Times New Roman" w:cs="Times New Roman"/>
          <w:color w:val="000000" w:themeColor="text1" w:themeTint="FF" w:themeShade="FF"/>
        </w:rPr>
        <w:footnoteReference w:id="9830"/>
      </w:r>
      <w:ins w:author="Vartotojas svečias" w:date="2026-03-27T10:39:00.831Z" w16du:dateUtc="2026-03-27T10:39:00.831Z" w:id="320488874">
        <w:r w:rsidRPr="392D3DFA" w:rsidR="4F590F1B">
          <w:rPr>
            <w:rFonts w:ascii="Times New Roman" w:hAnsi="Times New Roman" w:cs="Times New Roman"/>
            <w:lang w:val="es-ES"/>
          </w:rPr>
          <w:t xml:space="preserve">. </w:t>
        </w:r>
        <w:r w:rsidRPr="392D3DFA" w:rsidR="4F590F1B">
          <w:rPr>
            <w:rFonts w:ascii="Times New Roman" w:hAnsi="Times New Roman" w:cs="Times New Roman"/>
          </w:rPr>
          <w:t xml:space="preserve">Gyvybės </w:t>
        </w:r>
        <w:r w:rsidRPr="392D3DFA" w:rsidR="4F590F1B">
          <w:rPr>
            <w:rFonts w:ascii="Times New Roman" w:hAnsi="Times New Roman" w:cs="Times New Roman"/>
            <w:lang w:val="es-ES"/>
          </w:rPr>
          <w:t>mokslų</w:t>
        </w:r>
        <w:r w:rsidRPr="392D3DFA" w:rsidR="4F590F1B">
          <w:rPr>
            <w:rFonts w:ascii="Times New Roman" w:hAnsi="Times New Roman" w:cs="Times New Roman"/>
          </w:rPr>
          <w:t xml:space="preserve"> srities duomenų valdymo metodinės medžiagos yra sukaupęs tarptautinis konsorciumas ELIXIR</w:t>
        </w:r>
      </w:ins>
      <w:r w:rsidRPr="392D3DFA">
        <w:rPr>
          <w:rStyle w:val="Puslapioinaosnuoroda"/>
          <w:rFonts w:ascii="Times New Roman" w:hAnsi="Times New Roman" w:cs="Times New Roman"/>
          <w:color w:val="000000" w:themeColor="text1" w:themeTint="FF" w:themeShade="FF"/>
        </w:rPr>
        <w:footnoteReference w:id="30390"/>
      </w:r>
      <w:ins w:author="Vartotojas svečias" w:date="2026-03-27T10:39:00.832Z" w16du:dateUtc="2026-03-27T10:39:00.832Z" w:id="550898640">
        <w:r w:rsidRPr="392D3DFA" w:rsidR="4F590F1B">
          <w:rPr>
            <w:rFonts w:ascii="Times New Roman" w:hAnsi="Times New Roman" w:cs="Times New Roman"/>
            <w:lang w:val="es-ES"/>
          </w:rPr>
          <w:t xml:space="preserve">. </w:t>
        </w:r>
      </w:ins>
    </w:p>
    <w:p w:rsidR="767277D5" w:rsidP="392D3DFA" w:rsidRDefault="767277D5" w14:paraId="20A66162" w14:textId="77777777">
      <w:pPr>
        <w:ind w:firstLine="567"/>
        <w:rPr>
          <w:ins w:author="Vartotojas svečias" w:date="2026-03-27T10:39:00.832Z" w16du:dateUtc="2026-03-27T10:39:00.832Z" w:id="896537724"/>
          <w:rFonts w:ascii="Times New Roman" w:hAnsi="Times New Roman" w:cs="Times New Roman"/>
          <w:lang w:val="es-ES"/>
        </w:rPr>
      </w:pPr>
    </w:p>
    <w:p w:rsidR="767277D5" w:rsidP="392D3DFA" w:rsidRDefault="767277D5" w14:paraId="09D11401" w14:textId="5E08F97A">
      <w:pPr>
        <w:ind w:firstLine="567"/>
        <w:rPr>
          <w:ins w:author="Vartotojas svečias" w:date="2026-03-27T10:22:43.76Z" w16du:dateUtc="2026-03-27T10:22:43.76Z" w:id="1843362837"/>
          <w:rFonts w:ascii="Times New Roman" w:hAnsi="Times New Roman" w:cs="Times New Roman"/>
        </w:rPr>
      </w:pPr>
    </w:p>
    <w:p w:rsidR="767277D5" w:rsidP="767277D5" w:rsidRDefault="767277D5" w14:paraId="7F651496" w14:textId="70DAE6E4">
      <w:pPr>
        <w:rPr>
          <w:rFonts w:ascii="Times New Roman" w:hAnsi="Times New Roman" w:cs="Times New Roman"/>
        </w:rPr>
      </w:pPr>
    </w:p>
    <w:p w:rsidR="19F447DC" w:rsidP="000E013E" w:rsidRDefault="00280290" w14:paraId="1B9B4EB2" w14:textId="374D5C02">
      <w:pPr>
        <w:pStyle w:val="Antrat2"/>
        <w:rPr>
          <w:b/>
          <w:bCs/>
        </w:rPr>
      </w:pPr>
      <w:bookmarkStart w:name="_Toc225450999" w:id="469"/>
      <w:r>
        <w:rPr>
          <w:b/>
          <w:bCs/>
        </w:rPr>
        <w:t>3.3</w:t>
      </w:r>
      <w:r w:rsidR="000E013E">
        <w:rPr>
          <w:b/>
          <w:bCs/>
        </w:rPr>
        <w:t>.</w:t>
      </w:r>
      <w:r>
        <w:rPr>
          <w:b/>
          <w:bCs/>
        </w:rPr>
        <w:t xml:space="preserve"> </w:t>
      </w:r>
      <w:r w:rsidR="000E013E">
        <w:t>Atvirojo mokslo ir mokslinių tyrimų duomenų valdymas</w:t>
      </w:r>
      <w:r w:rsidRPr="2E260C7A" w:rsidR="18F552ED">
        <w:rPr>
          <w:b/>
          <w:bCs/>
        </w:rPr>
        <w:t xml:space="preserve"> Lietuvoje</w:t>
      </w:r>
      <w:bookmarkEnd w:id="469"/>
    </w:p>
    <w:p w:rsidR="00280290" w:rsidP="767277D5" w:rsidRDefault="00280290" w14:paraId="286F64B1" w14:textId="77777777">
      <w:pPr>
        <w:rPr>
          <w:rFonts w:ascii="Times New Roman" w:hAnsi="Times New Roman" w:cs="Times New Roman"/>
          <w:b/>
          <w:bCs/>
        </w:rPr>
      </w:pPr>
    </w:p>
    <w:p w:rsidR="19F447DC" w:rsidP="767277D5" w:rsidRDefault="19F447DC" w14:paraId="799A4681" w14:textId="3FE74D75">
      <w:pPr>
        <w:ind w:firstLine="567"/>
        <w:rPr>
          <w:rFonts w:ascii="Times New Roman" w:hAnsi="Times New Roman" w:cs="Times New Roman"/>
        </w:rPr>
      </w:pPr>
      <w:r w:rsidRPr="2E260C7A">
        <w:rPr>
          <w:rFonts w:ascii="Times New Roman" w:hAnsi="Times New Roman" w:cs="Times New Roman"/>
        </w:rPr>
        <w:t xml:space="preserve">Rengiant šią studiją vykdytos apklausos leidžia susidaryti </w:t>
      </w:r>
      <w:r w:rsidRPr="2E260C7A" w:rsidR="54341B98">
        <w:rPr>
          <w:rFonts w:ascii="Times New Roman" w:hAnsi="Times New Roman" w:cs="Times New Roman"/>
        </w:rPr>
        <w:t xml:space="preserve">įvairiapusį įspūdį apie AM ir MTD valdymo pagal FAIR principus </w:t>
      </w:r>
      <w:r w:rsidRPr="2E260C7A" w:rsidR="53D76970">
        <w:rPr>
          <w:rFonts w:ascii="Times New Roman" w:hAnsi="Times New Roman" w:cs="Times New Roman"/>
        </w:rPr>
        <w:t>kompetencijų situaciją</w:t>
      </w:r>
      <w:r w:rsidRPr="2E260C7A" w:rsidR="54341B98">
        <w:rPr>
          <w:rFonts w:ascii="Times New Roman" w:hAnsi="Times New Roman" w:cs="Times New Roman"/>
        </w:rPr>
        <w:t xml:space="preserve"> Lietuvoje. </w:t>
      </w:r>
      <w:r w:rsidRPr="2E260C7A" w:rsidR="5ECB2177">
        <w:rPr>
          <w:rFonts w:ascii="Times New Roman" w:hAnsi="Times New Roman" w:cs="Times New Roman"/>
        </w:rPr>
        <w:t>Iš vienos pusės</w:t>
      </w:r>
      <w:r w:rsidRPr="2E260C7A" w:rsidR="560CD2E6">
        <w:rPr>
          <w:rFonts w:ascii="Times New Roman" w:hAnsi="Times New Roman" w:cs="Times New Roman"/>
        </w:rPr>
        <w:t xml:space="preserve">, </w:t>
      </w:r>
      <w:r w:rsidRPr="2E260C7A" w:rsidR="606D9E0B">
        <w:rPr>
          <w:rFonts w:ascii="Times New Roman" w:hAnsi="Times New Roman" w:cs="Times New Roman"/>
        </w:rPr>
        <w:t>jos atskleidžia, kokių kompetencijų d</w:t>
      </w:r>
      <w:r w:rsidRPr="2E260C7A" w:rsidR="560CD2E6">
        <w:rPr>
          <w:rFonts w:ascii="Times New Roman" w:hAnsi="Times New Roman" w:cs="Times New Roman"/>
        </w:rPr>
        <w:t>ar trūksta</w:t>
      </w:r>
      <w:r w:rsidRPr="2E260C7A" w:rsidR="706193E6">
        <w:rPr>
          <w:rFonts w:ascii="Times New Roman" w:hAnsi="Times New Roman" w:cs="Times New Roman"/>
        </w:rPr>
        <w:t xml:space="preserve"> tyrėj</w:t>
      </w:r>
      <w:r w:rsidRPr="2E260C7A" w:rsidR="1F966877">
        <w:rPr>
          <w:rFonts w:ascii="Times New Roman" w:hAnsi="Times New Roman" w:cs="Times New Roman"/>
        </w:rPr>
        <w:t>ams</w:t>
      </w:r>
      <w:r w:rsidRPr="2E260C7A" w:rsidR="17D059AC">
        <w:rPr>
          <w:rFonts w:ascii="Times New Roman" w:hAnsi="Times New Roman" w:cs="Times New Roman"/>
        </w:rPr>
        <w:t>, jiems kylančius iššūkius</w:t>
      </w:r>
      <w:r w:rsidRPr="2E260C7A" w:rsidR="26760A04">
        <w:rPr>
          <w:rFonts w:ascii="Times New Roman" w:hAnsi="Times New Roman" w:cs="Times New Roman"/>
        </w:rPr>
        <w:t xml:space="preserve">, </w:t>
      </w:r>
      <w:r w:rsidRPr="2E260C7A" w:rsidR="200CE54B">
        <w:rPr>
          <w:rFonts w:ascii="Times New Roman" w:hAnsi="Times New Roman" w:cs="Times New Roman"/>
        </w:rPr>
        <w:t xml:space="preserve">jų </w:t>
      </w:r>
      <w:r w:rsidRPr="2E260C7A" w:rsidR="0C0988DA">
        <w:rPr>
          <w:rFonts w:ascii="Times New Roman" w:hAnsi="Times New Roman" w:cs="Times New Roman"/>
        </w:rPr>
        <w:t>institucinės pagalbos prieinamumo vertinimą ir lūkesčius paslaugoms</w:t>
      </w:r>
      <w:r w:rsidRPr="2E260C7A" w:rsidR="72580E4F">
        <w:rPr>
          <w:rFonts w:ascii="Times New Roman" w:hAnsi="Times New Roman" w:cs="Times New Roman"/>
        </w:rPr>
        <w:t xml:space="preserve">. </w:t>
      </w:r>
      <w:r w:rsidRPr="2E260C7A" w:rsidR="325F3288">
        <w:rPr>
          <w:rFonts w:ascii="Times New Roman" w:hAnsi="Times New Roman" w:cs="Times New Roman"/>
        </w:rPr>
        <w:t xml:space="preserve">Iš kitos pusės, galima susidaryti vaizdą apie </w:t>
      </w:r>
      <w:r w:rsidRPr="2E260C7A" w:rsidR="51486DD1">
        <w:rPr>
          <w:rFonts w:ascii="Times New Roman" w:hAnsi="Times New Roman" w:cs="Times New Roman"/>
        </w:rPr>
        <w:t>MSI tyrėjams šiuo metu siūlomą</w:t>
      </w:r>
      <w:r w:rsidRPr="2E260C7A" w:rsidR="17D059AC">
        <w:rPr>
          <w:rFonts w:ascii="Times New Roman" w:hAnsi="Times New Roman" w:cs="Times New Roman"/>
        </w:rPr>
        <w:t xml:space="preserve"> metodinę </w:t>
      </w:r>
      <w:r w:rsidRPr="2E260C7A" w:rsidR="40756836">
        <w:rPr>
          <w:rFonts w:ascii="Times New Roman" w:hAnsi="Times New Roman" w:cs="Times New Roman"/>
        </w:rPr>
        <w:t>bei</w:t>
      </w:r>
      <w:r w:rsidRPr="2E260C7A" w:rsidR="17D059AC">
        <w:rPr>
          <w:rFonts w:ascii="Times New Roman" w:hAnsi="Times New Roman" w:cs="Times New Roman"/>
        </w:rPr>
        <w:t xml:space="preserve"> praktinę pagalbą</w:t>
      </w:r>
      <w:r w:rsidRPr="2E260C7A" w:rsidR="7AD64D83">
        <w:rPr>
          <w:rFonts w:ascii="Times New Roman" w:hAnsi="Times New Roman" w:cs="Times New Roman"/>
        </w:rPr>
        <w:t xml:space="preserve"> </w:t>
      </w:r>
      <w:r w:rsidRPr="2E260C7A" w:rsidR="1A1D8A50">
        <w:rPr>
          <w:rFonts w:ascii="Times New Roman" w:hAnsi="Times New Roman" w:cs="Times New Roman"/>
        </w:rPr>
        <w:t>ir tai pagalbai teikti skiriamų žmogiškųjų išteklių apimtį bei pobūdį.</w:t>
      </w:r>
    </w:p>
    <w:p w:rsidR="767277D5" w:rsidP="767277D5" w:rsidRDefault="767277D5" w14:paraId="38AE56B6" w14:textId="04D61066">
      <w:pPr>
        <w:rPr>
          <w:rFonts w:ascii="Times New Roman" w:hAnsi="Times New Roman" w:cs="Times New Roman"/>
        </w:rPr>
      </w:pPr>
    </w:p>
    <w:p w:rsidR="789309EA" w:rsidP="767277D5" w:rsidRDefault="6D2FADA5" w14:paraId="45FBBBFD" w14:textId="1A288A0D">
      <w:pPr>
        <w:spacing w:after="160" w:line="276" w:lineRule="auto"/>
        <w:jc w:val="both"/>
      </w:pPr>
      <w:r w:rsidRPr="38088E41">
        <w:rPr>
          <w:rFonts w:ascii="Times New Roman" w:hAnsi="Times New Roman" w:eastAsia="Times New Roman" w:cs="Times New Roman"/>
          <w:i/>
          <w:iCs/>
        </w:rPr>
        <w:t>Sunkumai, su kuriais susiduria tyrėjai.</w:t>
      </w:r>
      <w:r w:rsidRPr="38088E41">
        <w:rPr>
          <w:rFonts w:ascii="Times New Roman" w:hAnsi="Times New Roman" w:eastAsia="Times New Roman" w:cs="Times New Roman"/>
        </w:rPr>
        <w:t xml:space="preserve"> Paklausus tyrėjų apie sunkumus, su kuriais jie susiduria tvarkant duomenis, kaip didžiausias trikdis buvo įvardintas laiko trūkumas, susijęs su dideliu darbo krūviu ir tai, kad duomenų tvarkymas nėra prioritetas. Šį trikdį įvardijo 16</w:t>
      </w:r>
      <w:r w:rsidRPr="38088E41" w:rsidR="08FB8D49">
        <w:rPr>
          <w:rFonts w:ascii="Times New Roman" w:hAnsi="Times New Roman" w:eastAsia="Times New Roman" w:cs="Times New Roman"/>
        </w:rPr>
        <w:t>0</w:t>
      </w:r>
      <w:r w:rsidRPr="38088E41">
        <w:rPr>
          <w:rFonts w:ascii="Times New Roman" w:hAnsi="Times New Roman" w:eastAsia="Times New Roman" w:cs="Times New Roman"/>
        </w:rPr>
        <w:t xml:space="preserve"> iš 232 apklaustų tyrėjų (</w:t>
      </w:r>
      <w:r w:rsidRPr="38088E41" w:rsidR="03ABA1DA">
        <w:rPr>
          <w:rFonts w:ascii="Times New Roman" w:hAnsi="Times New Roman" w:eastAsia="Times New Roman" w:cs="Times New Roman"/>
        </w:rPr>
        <w:t>68,97</w:t>
      </w:r>
      <w:r w:rsidRPr="38088E41">
        <w:rPr>
          <w:rFonts w:ascii="Times New Roman" w:hAnsi="Times New Roman" w:eastAsia="Times New Roman" w:cs="Times New Roman"/>
        </w:rPr>
        <w:t xml:space="preserve"> %). Kitas tyrėjų įvardintas trikdis susijęs su kompetencijų trūkumu</w:t>
      </w:r>
      <w:r w:rsidRPr="38088E41" w:rsidR="061407F5">
        <w:rPr>
          <w:rFonts w:ascii="Times New Roman" w:hAnsi="Times New Roman" w:eastAsia="Times New Roman" w:cs="Times New Roman"/>
        </w:rPr>
        <w:t>: jį</w:t>
      </w:r>
      <w:r w:rsidRPr="38088E41">
        <w:rPr>
          <w:rFonts w:ascii="Times New Roman" w:hAnsi="Times New Roman" w:eastAsia="Times New Roman" w:cs="Times New Roman"/>
        </w:rPr>
        <w:t xml:space="preserve"> įvardijo 104 iš 232 apklaustųjų (44,8 %). Panašus skaičius apklaustųjų kaip trikdį įvardijo neaiškius reikalavimus, kuriuos nurodo skirtingi finansuotojai</w:t>
      </w:r>
      <w:r w:rsidRPr="38088E41" w:rsidR="77788673">
        <w:rPr>
          <w:rFonts w:ascii="Times New Roman" w:hAnsi="Times New Roman" w:eastAsia="Times New Roman" w:cs="Times New Roman"/>
        </w:rPr>
        <w:t xml:space="preserve"> ar</w:t>
      </w:r>
      <w:r w:rsidRPr="38088E41">
        <w:rPr>
          <w:rFonts w:ascii="Times New Roman" w:hAnsi="Times New Roman" w:eastAsia="Times New Roman" w:cs="Times New Roman"/>
        </w:rPr>
        <w:t xml:space="preserve"> institucijų taisyklės, taip pat pasigendama su duomenų tvarkymu susijusių reikalavimų ir gairių. Šį sunkumą įvardijo 102 iš 232 (44 %) tyrėjų. Kaip sunkumus tvarkant duomenis tyrėjai</w:t>
      </w:r>
      <w:r w:rsidRPr="38088E41" w:rsidR="5BB5BC2F">
        <w:rPr>
          <w:rFonts w:ascii="Times New Roman" w:hAnsi="Times New Roman" w:eastAsia="Times New Roman" w:cs="Times New Roman"/>
        </w:rPr>
        <w:t xml:space="preserve"> taip pat</w:t>
      </w:r>
      <w:r w:rsidRPr="38088E41">
        <w:rPr>
          <w:rFonts w:ascii="Times New Roman" w:hAnsi="Times New Roman" w:eastAsia="Times New Roman" w:cs="Times New Roman"/>
        </w:rPr>
        <w:t xml:space="preserve"> įvardijo infrastruktūros (pvz., saugyklų, serverių, tinkamų sistemų) – nurodė 80 iš 232 (34,5 %) tyrėjų ir finansavimo trūkumą  (pvz., lėšų infrastruktūrai, licencijoms, specialistams) -  nurodė </w:t>
      </w:r>
      <w:commentRangeStart w:id="470"/>
      <w:r w:rsidRPr="38088E41">
        <w:rPr>
          <w:rFonts w:ascii="Times New Roman" w:hAnsi="Times New Roman" w:eastAsia="Times New Roman" w:cs="Times New Roman"/>
        </w:rPr>
        <w:t>77</w:t>
      </w:r>
      <w:commentRangeEnd w:id="470"/>
      <w:r w:rsidRPr="38088E41" w:rsidR="789309EA">
        <w:rPr>
          <w:rStyle w:val="Komentaronuoroda"/>
          <w:rFonts w:ascii="Times New Roman" w:hAnsi="Times New Roman" w:eastAsia="Times New Roman" w:cs="Times New Roman"/>
          <w:sz w:val="24"/>
          <w:szCs w:val="24"/>
        </w:rPr>
        <w:commentReference w:id="470"/>
      </w:r>
      <w:r w:rsidRPr="38088E41">
        <w:rPr>
          <w:rFonts w:ascii="Times New Roman" w:hAnsi="Times New Roman" w:eastAsia="Times New Roman" w:cs="Times New Roman"/>
        </w:rPr>
        <w:t xml:space="preserve"> iš 232 (33,2 %) tyrėjų.</w:t>
      </w:r>
    </w:p>
    <w:p w:rsidR="767277D5" w:rsidP="2E260C7A" w:rsidRDefault="767277D5" w14:paraId="21496A4E" w14:textId="1847B9EB">
      <w:pPr>
        <w:rPr>
          <w:rFonts w:ascii="Times New Roman" w:hAnsi="Times New Roman" w:cs="Times New Roman"/>
          <w:i/>
          <w:iCs/>
        </w:rPr>
      </w:pPr>
    </w:p>
    <w:p w:rsidR="1B18927A" w:rsidP="767277D5" w:rsidRDefault="461A5B82" w14:paraId="611633D4" w14:textId="17ADC0A7">
      <w:pPr>
        <w:rPr>
          <w:rFonts w:ascii="Times New Roman" w:hAnsi="Times New Roman" w:cs="Times New Roman"/>
        </w:rPr>
      </w:pPr>
      <w:r w:rsidRPr="38088E41">
        <w:rPr>
          <w:rFonts w:ascii="Times New Roman" w:hAnsi="Times New Roman" w:cs="Times New Roman"/>
          <w:i/>
          <w:iCs/>
        </w:rPr>
        <w:t>Tyrėjų turimos kompetencijos</w:t>
      </w:r>
      <w:r w:rsidRPr="38088E41">
        <w:rPr>
          <w:rFonts w:ascii="Times New Roman" w:hAnsi="Times New Roman" w:cs="Times New Roman"/>
        </w:rPr>
        <w:t xml:space="preserve">. </w:t>
      </w:r>
      <w:r w:rsidRPr="38088E41" w:rsidR="487CB1CE">
        <w:rPr>
          <w:rFonts w:ascii="Times New Roman" w:hAnsi="Times New Roman" w:eastAsia="Times New Roman" w:cs="Times New Roman"/>
        </w:rPr>
        <w:t>Paprašyti nurodyti</w:t>
      </w:r>
      <w:r w:rsidRPr="38088E41" w:rsidR="3C03E1F0">
        <w:rPr>
          <w:rFonts w:ascii="Times New Roman" w:hAnsi="Times New Roman" w:eastAsia="Times New Roman" w:cs="Times New Roman"/>
        </w:rPr>
        <w:t xml:space="preserve"> savo</w:t>
      </w:r>
      <w:r w:rsidRPr="38088E41" w:rsidR="167B62F5">
        <w:rPr>
          <w:rFonts w:ascii="Times New Roman" w:hAnsi="Times New Roman" w:eastAsia="Times New Roman" w:cs="Times New Roman"/>
        </w:rPr>
        <w:t xml:space="preserve"> duomenų valdymo kompetencij</w:t>
      </w:r>
      <w:r w:rsidRPr="38088E41" w:rsidR="5E228A79">
        <w:rPr>
          <w:rFonts w:ascii="Times New Roman" w:hAnsi="Times New Roman" w:eastAsia="Times New Roman" w:cs="Times New Roman"/>
        </w:rPr>
        <w:t>ų spragas</w:t>
      </w:r>
      <w:r w:rsidRPr="38088E41" w:rsidR="167B62F5">
        <w:rPr>
          <w:rFonts w:ascii="Times New Roman" w:hAnsi="Times New Roman" w:eastAsia="Times New Roman" w:cs="Times New Roman"/>
        </w:rPr>
        <w:t xml:space="preserve"> tyrėjai </w:t>
      </w:r>
      <w:r w:rsidRPr="38088E41" w:rsidR="7426D80D">
        <w:rPr>
          <w:rFonts w:ascii="Times New Roman" w:hAnsi="Times New Roman" w:eastAsia="Times New Roman" w:cs="Times New Roman"/>
        </w:rPr>
        <w:t>nurodė</w:t>
      </w:r>
      <w:r w:rsidRPr="38088E41" w:rsidR="167B62F5">
        <w:rPr>
          <w:rFonts w:ascii="Times New Roman" w:hAnsi="Times New Roman" w:eastAsia="Times New Roman" w:cs="Times New Roman"/>
        </w:rPr>
        <w:t>, kad jiems reikėtų įgyti arba tobulinti kompetencijas susijusias su duomenų valdymu ir valdysena. Poreikį įgyti šias kompetencijas įvardijo 143 iš 232 (61,6</w:t>
      </w:r>
      <w:r w:rsidRPr="38088E41" w:rsidR="36D8A977">
        <w:rPr>
          <w:rFonts w:ascii="Times New Roman" w:hAnsi="Times New Roman" w:eastAsia="Times New Roman" w:cs="Times New Roman"/>
        </w:rPr>
        <w:t>4</w:t>
      </w:r>
      <w:r w:rsidRPr="38088E41" w:rsidR="167B62F5">
        <w:rPr>
          <w:rFonts w:ascii="Times New Roman" w:hAnsi="Times New Roman" w:eastAsia="Times New Roman" w:cs="Times New Roman"/>
        </w:rPr>
        <w:t xml:space="preserve"> %) tyrėjų. Tyrėjai taip pat jaučia poreikį įgyti kompetencijas, susijusias su DI naudojimu – 121 iš 232 (52,1</w:t>
      </w:r>
      <w:r w:rsidRPr="38088E41" w:rsidR="64D5E128">
        <w:rPr>
          <w:rFonts w:ascii="Times New Roman" w:hAnsi="Times New Roman" w:eastAsia="Times New Roman" w:cs="Times New Roman"/>
        </w:rPr>
        <w:t>6</w:t>
      </w:r>
      <w:r w:rsidRPr="38088E41" w:rsidR="167B62F5">
        <w:rPr>
          <w:rFonts w:ascii="Times New Roman" w:hAnsi="Times New Roman" w:eastAsia="Times New Roman" w:cs="Times New Roman"/>
        </w:rPr>
        <w:t xml:space="preserve"> %). Aktualios kompetencijos yra susiję su duomenų ir informacijos saug</w:t>
      </w:r>
      <w:r w:rsidRPr="38088E41" w:rsidR="774E8A54">
        <w:rPr>
          <w:rFonts w:ascii="Times New Roman" w:hAnsi="Times New Roman" w:eastAsia="Times New Roman" w:cs="Times New Roman"/>
        </w:rPr>
        <w:t>u</w:t>
      </w:r>
      <w:r w:rsidRPr="38088E41" w:rsidR="167B62F5">
        <w:rPr>
          <w:rFonts w:ascii="Times New Roman" w:hAnsi="Times New Roman" w:eastAsia="Times New Roman" w:cs="Times New Roman"/>
        </w:rPr>
        <w:t xml:space="preserve">mu, jų poreikį nurodė 106 iš 232 (45, </w:t>
      </w:r>
      <w:r w:rsidRPr="38088E41" w:rsidR="2B578165">
        <w:rPr>
          <w:rFonts w:ascii="Times New Roman" w:hAnsi="Times New Roman" w:eastAsia="Times New Roman" w:cs="Times New Roman"/>
        </w:rPr>
        <w:t>69</w:t>
      </w:r>
      <w:r w:rsidRPr="38088E41" w:rsidR="167B62F5">
        <w:rPr>
          <w:rFonts w:ascii="Times New Roman" w:hAnsi="Times New Roman" w:eastAsia="Times New Roman" w:cs="Times New Roman"/>
        </w:rPr>
        <w:t xml:space="preserve"> %) apklaustųjų. Taip pat reikalingos kompetencijos, susiję su duomenų valdymo ir naudojimo teisiniais aspektais, nurodė 93 iš 232 (40,</w:t>
      </w:r>
      <w:r w:rsidRPr="38088E41" w:rsidR="1108A1C3">
        <w:rPr>
          <w:rFonts w:ascii="Times New Roman" w:hAnsi="Times New Roman" w:eastAsia="Times New Roman" w:cs="Times New Roman"/>
        </w:rPr>
        <w:t>09</w:t>
      </w:r>
      <w:r w:rsidRPr="38088E41" w:rsidR="167B62F5">
        <w:rPr>
          <w:rFonts w:ascii="Times New Roman" w:hAnsi="Times New Roman" w:eastAsia="Times New Roman" w:cs="Times New Roman"/>
        </w:rPr>
        <w:t xml:space="preserve"> %) tyrėjų. Aktualios kompetencijos, susiję su kibernetiniu saugumu (74 iš 232, 31,9</w:t>
      </w:r>
      <w:r w:rsidRPr="38088E41" w:rsidR="00E00F5B">
        <w:rPr>
          <w:rFonts w:ascii="Times New Roman" w:hAnsi="Times New Roman" w:eastAsia="Times New Roman" w:cs="Times New Roman"/>
        </w:rPr>
        <w:t>0</w:t>
      </w:r>
      <w:r w:rsidRPr="38088E41" w:rsidR="167B62F5">
        <w:rPr>
          <w:rFonts w:ascii="Times New Roman" w:hAnsi="Times New Roman" w:eastAsia="Times New Roman" w:cs="Times New Roman"/>
        </w:rPr>
        <w:t xml:space="preserve"> % tyrėjų), etiniais klausimais (61 iš 232, 26,</w:t>
      </w:r>
      <w:r w:rsidRPr="38088E41" w:rsidR="1CB7C1DA">
        <w:rPr>
          <w:rFonts w:ascii="Times New Roman" w:hAnsi="Times New Roman" w:eastAsia="Times New Roman" w:cs="Times New Roman"/>
        </w:rPr>
        <w:t>29</w:t>
      </w:r>
      <w:r w:rsidRPr="38088E41" w:rsidR="167B62F5">
        <w:rPr>
          <w:rFonts w:ascii="Times New Roman" w:hAnsi="Times New Roman" w:eastAsia="Times New Roman" w:cs="Times New Roman"/>
        </w:rPr>
        <w:t xml:space="preserve"> % tyrėjų), duomenų kuravimu (58 iš 232, 25 % tyrėjų). Tik keletas apklau</w:t>
      </w:r>
      <w:r w:rsidRPr="38088E41" w:rsidR="32330AC5">
        <w:rPr>
          <w:rFonts w:ascii="Times New Roman" w:hAnsi="Times New Roman" w:eastAsia="Times New Roman" w:cs="Times New Roman"/>
        </w:rPr>
        <w:t>s</w:t>
      </w:r>
      <w:r w:rsidRPr="38088E41" w:rsidR="167B62F5">
        <w:rPr>
          <w:rFonts w:ascii="Times New Roman" w:hAnsi="Times New Roman" w:eastAsia="Times New Roman" w:cs="Times New Roman"/>
        </w:rPr>
        <w:t>tųjų mano, kad jie turi reikalingas kompetencijas ir mokymai jiems nėra svarbūs, tai įvardijo 1</w:t>
      </w:r>
      <w:r w:rsidRPr="38088E41" w:rsidR="73BCADF3">
        <w:rPr>
          <w:rFonts w:ascii="Times New Roman" w:hAnsi="Times New Roman" w:eastAsia="Times New Roman" w:cs="Times New Roman"/>
        </w:rPr>
        <w:t>7</w:t>
      </w:r>
      <w:r w:rsidRPr="38088E41" w:rsidR="167B62F5">
        <w:rPr>
          <w:rFonts w:ascii="Times New Roman" w:hAnsi="Times New Roman" w:eastAsia="Times New Roman" w:cs="Times New Roman"/>
        </w:rPr>
        <w:t xml:space="preserve"> apklaustųjų (</w:t>
      </w:r>
      <w:r w:rsidRPr="38088E41" w:rsidR="1D11C1D4">
        <w:rPr>
          <w:rFonts w:ascii="Times New Roman" w:hAnsi="Times New Roman" w:eastAsia="Times New Roman" w:cs="Times New Roman"/>
        </w:rPr>
        <w:t>7,33</w:t>
      </w:r>
      <w:r w:rsidRPr="38088E41" w:rsidR="167B62F5">
        <w:rPr>
          <w:rFonts w:ascii="Times New Roman" w:hAnsi="Times New Roman" w:eastAsia="Times New Roman" w:cs="Times New Roman"/>
        </w:rPr>
        <w:t xml:space="preserve"> %). Vienas tyrėjas atsakė, kad </w:t>
      </w:r>
      <w:r w:rsidRPr="38088E41" w:rsidR="167B62F5">
        <w:rPr>
          <w:rFonts w:ascii="Times New Roman" w:hAnsi="Times New Roman" w:eastAsia="Times New Roman" w:cs="Times New Roman"/>
        </w:rPr>
        <w:t>geriausia, kad tuo užsiimtų kompetentingas žmogus, tuomet tyrėjui liktų daugiau laiko duomenų gavimui ir apdorojimui.</w:t>
      </w:r>
    </w:p>
    <w:p w:rsidR="767277D5" w:rsidP="767277D5" w:rsidRDefault="767277D5" w14:paraId="791FA787" w14:textId="4A1805E8">
      <w:pPr>
        <w:rPr>
          <w:rFonts w:ascii="Times New Roman" w:hAnsi="Times New Roman" w:eastAsia="Times New Roman" w:cs="Times New Roman"/>
        </w:rPr>
      </w:pPr>
    </w:p>
    <w:p w:rsidR="2E8B0A92" w:rsidP="767277D5" w:rsidRDefault="672C897D" w14:paraId="02CEB607" w14:textId="58B05D34">
      <w:pPr>
        <w:spacing w:after="160" w:line="276" w:lineRule="auto"/>
        <w:jc w:val="both"/>
        <w:rPr>
          <w:rFonts w:ascii="Times New Roman" w:hAnsi="Times New Roman" w:eastAsia="Times New Roman" w:cs="Times New Roman"/>
        </w:rPr>
      </w:pPr>
      <w:r w:rsidRPr="38088E41">
        <w:rPr>
          <w:rFonts w:ascii="Times New Roman" w:hAnsi="Times New Roman" w:eastAsia="Times New Roman" w:cs="Times New Roman"/>
          <w:i/>
          <w:iCs/>
        </w:rPr>
        <w:t>Situacijos institucijose vertinimas.</w:t>
      </w:r>
      <w:r w:rsidRPr="38088E41">
        <w:rPr>
          <w:rFonts w:ascii="Times New Roman" w:hAnsi="Times New Roman" w:eastAsia="Times New Roman" w:cs="Times New Roman"/>
        </w:rPr>
        <w:t xml:space="preserve"> Vertindami su duomenų valdymu ir tvarkymu susijusią situaciją institucijose tyrėjai nurodė, kad jose trūksta: duomenų valdymo kompetencijas ugdančių mokymų (</w:t>
      </w:r>
      <w:commentRangeStart w:id="471"/>
      <w:r w:rsidRPr="38088E41">
        <w:rPr>
          <w:rFonts w:ascii="Times New Roman" w:hAnsi="Times New Roman" w:eastAsia="Times New Roman" w:cs="Times New Roman"/>
        </w:rPr>
        <w:t>89</w:t>
      </w:r>
      <w:commentRangeEnd w:id="471"/>
      <w:r w:rsidRPr="38088E41" w:rsidR="2E8B0A92">
        <w:rPr>
          <w:rStyle w:val="Komentaronuoroda"/>
          <w:rFonts w:ascii="Times New Roman" w:hAnsi="Times New Roman" w:eastAsia="Times New Roman" w:cs="Times New Roman"/>
          <w:sz w:val="24"/>
          <w:szCs w:val="24"/>
        </w:rPr>
        <w:commentReference w:id="471"/>
      </w:r>
      <w:r w:rsidRPr="38088E41">
        <w:rPr>
          <w:rFonts w:ascii="Times New Roman" w:hAnsi="Times New Roman" w:eastAsia="Times New Roman" w:cs="Times New Roman"/>
        </w:rPr>
        <w:t xml:space="preserve"> iš 149 apklaustųjų, 59,7</w:t>
      </w:r>
      <w:r w:rsidRPr="38088E41" w:rsidR="72124DE7">
        <w:rPr>
          <w:rFonts w:ascii="Times New Roman" w:hAnsi="Times New Roman" w:eastAsia="Times New Roman" w:cs="Times New Roman"/>
        </w:rPr>
        <w:t>3</w:t>
      </w:r>
      <w:r w:rsidRPr="38088E41">
        <w:rPr>
          <w:rFonts w:ascii="Times New Roman" w:hAnsi="Times New Roman" w:eastAsia="Times New Roman" w:cs="Times New Roman"/>
        </w:rPr>
        <w:t xml:space="preserve"> %), infrastruktūros (serverių, saugyklų, tinklų) – įvardijo 73 iš 149 (4</w:t>
      </w:r>
      <w:r w:rsidRPr="38088E41" w:rsidR="01DDE727">
        <w:rPr>
          <w:rFonts w:ascii="Times New Roman" w:hAnsi="Times New Roman" w:eastAsia="Times New Roman" w:cs="Times New Roman"/>
        </w:rPr>
        <w:t>8,99</w:t>
      </w:r>
      <w:r w:rsidRPr="38088E41">
        <w:rPr>
          <w:rFonts w:ascii="Times New Roman" w:hAnsi="Times New Roman" w:eastAsia="Times New Roman" w:cs="Times New Roman"/>
        </w:rPr>
        <w:t xml:space="preserve"> %) apklausos dalyvių, žmogiškųjų išteklių (specialistų) – </w:t>
      </w:r>
      <w:commentRangeStart w:id="472"/>
      <w:r w:rsidRPr="38088E41">
        <w:rPr>
          <w:rFonts w:ascii="Times New Roman" w:hAnsi="Times New Roman" w:eastAsia="Times New Roman" w:cs="Times New Roman"/>
        </w:rPr>
        <w:t>63</w:t>
      </w:r>
      <w:commentRangeEnd w:id="472"/>
      <w:r w:rsidRPr="38088E41" w:rsidR="2E8B0A92">
        <w:rPr>
          <w:rStyle w:val="Komentaronuoroda"/>
          <w:rFonts w:ascii="Times New Roman" w:hAnsi="Times New Roman" w:eastAsia="Times New Roman" w:cs="Times New Roman"/>
          <w:sz w:val="24"/>
          <w:szCs w:val="24"/>
        </w:rPr>
        <w:commentReference w:id="472"/>
      </w:r>
      <w:r w:rsidRPr="38088E41">
        <w:rPr>
          <w:rFonts w:ascii="Times New Roman" w:hAnsi="Times New Roman" w:eastAsia="Times New Roman" w:cs="Times New Roman"/>
        </w:rPr>
        <w:t xml:space="preserve"> iš 149 (42,</w:t>
      </w:r>
      <w:r w:rsidRPr="38088E41" w:rsidR="153D099A">
        <w:rPr>
          <w:rFonts w:ascii="Times New Roman" w:hAnsi="Times New Roman" w:eastAsia="Times New Roman" w:cs="Times New Roman"/>
        </w:rPr>
        <w:t>28</w:t>
      </w:r>
      <w:r w:rsidRPr="38088E41">
        <w:rPr>
          <w:rFonts w:ascii="Times New Roman" w:hAnsi="Times New Roman" w:eastAsia="Times New Roman" w:cs="Times New Roman"/>
        </w:rPr>
        <w:t xml:space="preserve"> %), finansavimo – 52 iš 149 (34,</w:t>
      </w:r>
      <w:r w:rsidR="00E23BDF">
        <w:rPr>
          <w:rFonts w:ascii="Times New Roman" w:hAnsi="Times New Roman" w:eastAsia="Times New Roman" w:cs="Times New Roman"/>
        </w:rPr>
        <w:t>8</w:t>
      </w:r>
      <w:r w:rsidRPr="38088E41">
        <w:rPr>
          <w:rFonts w:ascii="Times New Roman" w:hAnsi="Times New Roman" w:eastAsia="Times New Roman" w:cs="Times New Roman"/>
        </w:rPr>
        <w:t xml:space="preserve">9 %), programinės įrangos – </w:t>
      </w:r>
      <w:commentRangeStart w:id="473"/>
      <w:r w:rsidRPr="38088E41">
        <w:rPr>
          <w:rFonts w:ascii="Times New Roman" w:hAnsi="Times New Roman" w:eastAsia="Times New Roman" w:cs="Times New Roman"/>
        </w:rPr>
        <w:t>51</w:t>
      </w:r>
      <w:commentRangeEnd w:id="473"/>
      <w:r w:rsidRPr="38088E41" w:rsidR="2E8B0A92">
        <w:rPr>
          <w:rStyle w:val="Komentaronuoroda"/>
          <w:rFonts w:ascii="Times New Roman" w:hAnsi="Times New Roman" w:eastAsia="Times New Roman" w:cs="Times New Roman"/>
          <w:sz w:val="24"/>
          <w:szCs w:val="24"/>
        </w:rPr>
        <w:commentReference w:id="473"/>
      </w:r>
      <w:r w:rsidRPr="38088E41">
        <w:rPr>
          <w:rFonts w:ascii="Times New Roman" w:hAnsi="Times New Roman" w:eastAsia="Times New Roman" w:cs="Times New Roman"/>
        </w:rPr>
        <w:t xml:space="preserve"> iš 149 (34,2</w:t>
      </w:r>
      <w:r w:rsidRPr="38088E41" w:rsidR="52563C9C">
        <w:rPr>
          <w:rFonts w:ascii="Times New Roman" w:hAnsi="Times New Roman" w:eastAsia="Times New Roman" w:cs="Times New Roman"/>
        </w:rPr>
        <w:t>2</w:t>
      </w:r>
      <w:r w:rsidRPr="38088E41">
        <w:rPr>
          <w:rFonts w:ascii="Times New Roman" w:hAnsi="Times New Roman" w:eastAsia="Times New Roman" w:cs="Times New Roman"/>
        </w:rPr>
        <w:t xml:space="preserve"> %). Dalis apklaustųjų taip pat įvardijo išorinio finansavimo trūkumą (pvz., ES projektų ir kt.) – </w:t>
      </w:r>
      <w:commentRangeStart w:id="474"/>
      <w:r w:rsidRPr="38088E41">
        <w:rPr>
          <w:rFonts w:ascii="Times New Roman" w:hAnsi="Times New Roman" w:eastAsia="Times New Roman" w:cs="Times New Roman"/>
        </w:rPr>
        <w:t xml:space="preserve">21 </w:t>
      </w:r>
      <w:commentRangeEnd w:id="474"/>
      <w:r w:rsidRPr="38088E41" w:rsidR="2E8B0A92">
        <w:rPr>
          <w:rStyle w:val="Komentaronuoroda"/>
          <w:rFonts w:ascii="Times New Roman" w:hAnsi="Times New Roman" w:eastAsia="Times New Roman" w:cs="Times New Roman"/>
          <w:sz w:val="24"/>
          <w:szCs w:val="24"/>
        </w:rPr>
        <w:commentReference w:id="474"/>
      </w:r>
      <w:r w:rsidRPr="38088E41">
        <w:rPr>
          <w:rFonts w:ascii="Times New Roman" w:hAnsi="Times New Roman" w:eastAsia="Times New Roman" w:cs="Times New Roman"/>
        </w:rPr>
        <w:t>iš 149 (14,</w:t>
      </w:r>
      <w:r w:rsidRPr="38088E41" w:rsidR="390BF071">
        <w:rPr>
          <w:rFonts w:ascii="Times New Roman" w:hAnsi="Times New Roman" w:eastAsia="Times New Roman" w:cs="Times New Roman"/>
        </w:rPr>
        <w:t>09</w:t>
      </w:r>
      <w:r w:rsidRPr="38088E41">
        <w:rPr>
          <w:rFonts w:ascii="Times New Roman" w:hAnsi="Times New Roman" w:eastAsia="Times New Roman" w:cs="Times New Roman"/>
        </w:rPr>
        <w:t xml:space="preserve"> %) apklaustųjų. Tik keletas apklauso dalyvių mano, kad jiems šis klausimas nėra aktualus arba jie neinformuoti šiuo klausimu (po 1</w:t>
      </w:r>
      <w:r w:rsidRPr="38088E41" w:rsidR="0CC3C5E0">
        <w:rPr>
          <w:rFonts w:ascii="Times New Roman" w:hAnsi="Times New Roman" w:eastAsia="Times New Roman" w:cs="Times New Roman"/>
        </w:rPr>
        <w:t>3</w:t>
      </w:r>
      <w:r w:rsidRPr="38088E41">
        <w:rPr>
          <w:rFonts w:ascii="Times New Roman" w:hAnsi="Times New Roman" w:eastAsia="Times New Roman" w:cs="Times New Roman"/>
        </w:rPr>
        <w:t xml:space="preserve"> iš 149, </w:t>
      </w:r>
      <w:r w:rsidRPr="38088E41" w:rsidR="1384752F">
        <w:rPr>
          <w:rFonts w:ascii="Times New Roman" w:hAnsi="Times New Roman" w:eastAsia="Times New Roman" w:cs="Times New Roman"/>
        </w:rPr>
        <w:t>8,72</w:t>
      </w:r>
      <w:r w:rsidRPr="38088E41">
        <w:rPr>
          <w:rFonts w:ascii="Times New Roman" w:hAnsi="Times New Roman" w:eastAsia="Times New Roman" w:cs="Times New Roman"/>
        </w:rPr>
        <w:t xml:space="preserve"> %)</w:t>
      </w:r>
    </w:p>
    <w:p w:rsidR="2E8B0A92" w:rsidP="767277D5" w:rsidRDefault="672C897D" w14:paraId="7C977FF7" w14:textId="6DAFD6FC">
      <w:pPr>
        <w:spacing w:after="160" w:line="276" w:lineRule="auto"/>
        <w:jc w:val="both"/>
        <w:rPr>
          <w:rFonts w:ascii="Times New Roman" w:hAnsi="Times New Roman" w:eastAsia="Times New Roman" w:cs="Times New Roman"/>
        </w:rPr>
      </w:pPr>
      <w:r w:rsidRPr="38088E41">
        <w:rPr>
          <w:rFonts w:ascii="Times New Roman" w:hAnsi="Times New Roman" w:eastAsia="Times New Roman" w:cs="Times New Roman"/>
          <w:i/>
          <w:iCs/>
        </w:rPr>
        <w:t>Duomenų stiuardų paslaugų panauda ir poreikis.</w:t>
      </w:r>
      <w:r w:rsidRPr="38088E41" w:rsidR="73D6AB0A">
        <w:rPr>
          <w:rFonts w:ascii="Times New Roman" w:hAnsi="Times New Roman" w:eastAsia="Times New Roman" w:cs="Times New Roman"/>
        </w:rPr>
        <w:t xml:space="preserve"> Tik </w:t>
      </w:r>
      <w:r w:rsidRPr="38088E41" w:rsidR="16D599AE">
        <w:rPr>
          <w:rFonts w:ascii="Times New Roman" w:hAnsi="Times New Roman" w:eastAsia="Times New Roman" w:cs="Times New Roman"/>
        </w:rPr>
        <w:t>5 iš 232 (2,</w:t>
      </w:r>
      <w:r w:rsidRPr="38088E41" w:rsidR="023D1529">
        <w:rPr>
          <w:rFonts w:ascii="Times New Roman" w:hAnsi="Times New Roman" w:eastAsia="Times New Roman" w:cs="Times New Roman"/>
        </w:rPr>
        <w:t>16</w:t>
      </w:r>
      <w:r w:rsidRPr="38088E41" w:rsidR="16D599AE">
        <w:rPr>
          <w:rFonts w:ascii="Times New Roman" w:hAnsi="Times New Roman" w:eastAsia="Times New Roman" w:cs="Times New Roman"/>
        </w:rPr>
        <w:t xml:space="preserve">%) </w:t>
      </w:r>
      <w:r w:rsidRPr="38088E41" w:rsidR="73D6AB0A">
        <w:rPr>
          <w:rFonts w:ascii="Times New Roman" w:hAnsi="Times New Roman" w:eastAsia="Times New Roman" w:cs="Times New Roman"/>
        </w:rPr>
        <w:t>tyrėjų</w:t>
      </w:r>
      <w:r w:rsidRPr="38088E41" w:rsidR="5A68D791">
        <w:rPr>
          <w:rFonts w:ascii="Times New Roman" w:hAnsi="Times New Roman" w:eastAsia="Times New Roman" w:cs="Times New Roman"/>
        </w:rPr>
        <w:t xml:space="preserve"> nurodė, kad</w:t>
      </w:r>
      <w:r w:rsidRPr="38088E41" w:rsidR="73D6AB0A">
        <w:rPr>
          <w:rFonts w:ascii="Times New Roman" w:hAnsi="Times New Roman" w:eastAsia="Times New Roman" w:cs="Times New Roman"/>
        </w:rPr>
        <w:t xml:space="preserve"> naudojasi duomenų </w:t>
      </w:r>
      <w:r w:rsidRPr="38088E41" w:rsidR="056E4B6A">
        <w:rPr>
          <w:rFonts w:ascii="Times New Roman" w:hAnsi="Times New Roman" w:eastAsia="Times New Roman" w:cs="Times New Roman"/>
        </w:rPr>
        <w:t>stiuard</w:t>
      </w:r>
      <w:r w:rsidRPr="38088E41" w:rsidR="73D6AB0A">
        <w:rPr>
          <w:rFonts w:ascii="Times New Roman" w:hAnsi="Times New Roman" w:eastAsia="Times New Roman" w:cs="Times New Roman"/>
        </w:rPr>
        <w:t xml:space="preserve">ų paslaugomis. </w:t>
      </w:r>
      <w:r w:rsidRPr="38088E41" w:rsidR="7051DA58">
        <w:rPr>
          <w:rFonts w:ascii="Times New Roman" w:hAnsi="Times New Roman" w:eastAsia="Times New Roman" w:cs="Times New Roman"/>
        </w:rPr>
        <w:t>Tuo tarpu 168 iš 232 (72,4</w:t>
      </w:r>
      <w:r w:rsidRPr="38088E41" w:rsidR="2B52C778">
        <w:rPr>
          <w:rFonts w:ascii="Times New Roman" w:hAnsi="Times New Roman" w:eastAsia="Times New Roman" w:cs="Times New Roman"/>
        </w:rPr>
        <w:t>1</w:t>
      </w:r>
      <w:r w:rsidRPr="38088E41" w:rsidR="7051DA58">
        <w:rPr>
          <w:rFonts w:ascii="Times New Roman" w:hAnsi="Times New Roman" w:eastAsia="Times New Roman" w:cs="Times New Roman"/>
        </w:rPr>
        <w:t xml:space="preserve"> %) </w:t>
      </w:r>
      <w:r w:rsidRPr="38088E41" w:rsidR="73D6AB0A">
        <w:rPr>
          <w:rFonts w:ascii="Times New Roman" w:hAnsi="Times New Roman" w:eastAsia="Times New Roman" w:cs="Times New Roman"/>
        </w:rPr>
        <w:t xml:space="preserve">nurodė, kad jie </w:t>
      </w:r>
      <w:r w:rsidRPr="38088E41" w:rsidR="04625899">
        <w:rPr>
          <w:rFonts w:ascii="Times New Roman" w:hAnsi="Times New Roman" w:eastAsia="Times New Roman" w:cs="Times New Roman"/>
        </w:rPr>
        <w:t xml:space="preserve">tokiomis paslaugomis </w:t>
      </w:r>
      <w:r w:rsidRPr="38088E41" w:rsidR="73D6AB0A">
        <w:rPr>
          <w:rFonts w:ascii="Times New Roman" w:hAnsi="Times New Roman" w:eastAsia="Times New Roman" w:cs="Times New Roman"/>
        </w:rPr>
        <w:t xml:space="preserve">nesinaudoja. </w:t>
      </w:r>
      <w:r w:rsidRPr="38088E41" w:rsidR="61E21AEF">
        <w:rPr>
          <w:rFonts w:ascii="Times New Roman" w:hAnsi="Times New Roman" w:eastAsia="Times New Roman" w:cs="Times New Roman"/>
        </w:rPr>
        <w:t>Vis dėlto, k</w:t>
      </w:r>
      <w:r w:rsidRPr="38088E41" w:rsidR="73D6AB0A">
        <w:rPr>
          <w:rFonts w:ascii="Times New Roman" w:hAnsi="Times New Roman" w:eastAsia="Times New Roman" w:cs="Times New Roman"/>
        </w:rPr>
        <w:t xml:space="preserve">etvirtadalis apklausos dalyvių (58 iš 232, 25 %) </w:t>
      </w:r>
      <w:r w:rsidRPr="38088E41" w:rsidR="7C6FC4FC">
        <w:rPr>
          <w:rFonts w:ascii="Times New Roman" w:hAnsi="Times New Roman" w:eastAsia="Times New Roman" w:cs="Times New Roman"/>
        </w:rPr>
        <w:t xml:space="preserve">nurodė, kad </w:t>
      </w:r>
      <w:r w:rsidRPr="38088E41" w:rsidR="73D6AB0A">
        <w:rPr>
          <w:rFonts w:ascii="Times New Roman" w:hAnsi="Times New Roman" w:eastAsia="Times New Roman" w:cs="Times New Roman"/>
        </w:rPr>
        <w:t>naudotųsi duomenų vadybininkų paslaugomis, jeigu tokios galimybės būtų.</w:t>
      </w:r>
    </w:p>
    <w:p w:rsidR="45CBEB61" w:rsidP="767277D5" w:rsidRDefault="6EE5852F" w14:paraId="71489D72" w14:textId="53126EB4">
      <w:pPr>
        <w:spacing w:after="160" w:line="276" w:lineRule="auto"/>
        <w:jc w:val="both"/>
        <w:rPr>
          <w:rFonts w:ascii="Times New Roman" w:hAnsi="Times New Roman" w:eastAsia="Times New Roman" w:cs="Times New Roman"/>
        </w:rPr>
      </w:pPr>
      <w:commentRangeStart w:id="475"/>
      <w:r w:rsidRPr="38088E41">
        <w:rPr>
          <w:rFonts w:ascii="Times New Roman" w:hAnsi="Times New Roman" w:eastAsia="Times New Roman" w:cs="Times New Roman"/>
          <w:i/>
          <w:iCs/>
        </w:rPr>
        <w:t>MSI duomenų valdymui skiriami žmogiškieji ištekliai</w:t>
      </w:r>
      <w:r w:rsidRPr="38088E41">
        <w:rPr>
          <w:rFonts w:ascii="Times New Roman" w:hAnsi="Times New Roman" w:eastAsia="Times New Roman" w:cs="Times New Roman"/>
        </w:rPr>
        <w:t>. Institucijų ap</w:t>
      </w:r>
      <w:r w:rsidRPr="38088E41" w:rsidR="258AB946">
        <w:rPr>
          <w:rFonts w:ascii="Times New Roman" w:hAnsi="Times New Roman" w:eastAsia="Times New Roman" w:cs="Times New Roman"/>
        </w:rPr>
        <w:t xml:space="preserve">klausa parodė, kad </w:t>
      </w:r>
      <w:r w:rsidRPr="38088E41">
        <w:rPr>
          <w:rFonts w:ascii="Times New Roman" w:hAnsi="Times New Roman" w:eastAsia="Times New Roman" w:cs="Times New Roman"/>
          <w:color w:val="000000" w:themeColor="text1"/>
        </w:rPr>
        <w:t>jų pajėgumai šioje srityje labai skiriasi. Didieji universitetai turi dedikuotą personalą. KTU išsiskiria turėdamas apie 7,8 etato, paskirstytų tarp Bibliotekos, IT departamento ir LiDA centro. LSMU turi 3 etatus, VDU – 3 bibliotekos darbuotojus ir 2 atestuotus duomenų vadybininkus, o VU – 1 duomenų vadybininką ir MIDAS administratorių. Daugumoje kitų institucijų (pvz., NVI, LKI, GTC, LKA, KU) šioms funkcijoms skiriamos tik mažos etatų dalys (nuo 0,01 iki 0,3 etato) arba jos priskiriamos esamiems bibliotekos ir IT darbuotojams. Dalis institucijų (pvz., VGTU, LII, FTMC, SMK) nurodė neturinčios specialiai tam paskirto personalo.</w:t>
      </w:r>
      <w:commentRangeEnd w:id="475"/>
      <w:r w:rsidR="45CBEB61">
        <w:rPr>
          <w:rStyle w:val="Komentaronuoroda"/>
          <w:rFonts w:ascii="Times New Roman" w:hAnsi="Times New Roman" w:eastAsia="Times New Roman" w:cs="Times New Roman"/>
          <w:sz w:val="24"/>
          <w:szCs w:val="24"/>
        </w:rPr>
        <w:commentReference w:id="475"/>
      </w:r>
    </w:p>
    <w:p w:rsidR="19BDA251" w:rsidP="767277D5" w:rsidRDefault="1B3F2D43" w14:paraId="306A624D" w14:textId="3AC5C151">
      <w:pPr>
        <w:spacing w:after="160" w:line="276" w:lineRule="auto"/>
        <w:jc w:val="both"/>
        <w:rPr>
          <w:rFonts w:ascii="Times New Roman" w:hAnsi="Times New Roman" w:eastAsia="Times New Roman" w:cs="Times New Roman"/>
          <w:color w:val="000000" w:themeColor="text1"/>
        </w:rPr>
      </w:pPr>
      <w:r w:rsidRPr="38088E41">
        <w:rPr>
          <w:rFonts w:ascii="Times New Roman" w:hAnsi="Times New Roman" w:eastAsia="Times New Roman" w:cs="Times New Roman"/>
          <w:i/>
          <w:iCs/>
          <w:color w:val="000000" w:themeColor="text1"/>
        </w:rPr>
        <w:t xml:space="preserve">MSI siūlomi </w:t>
      </w:r>
      <w:commentRangeStart w:id="476"/>
      <w:r w:rsidRPr="38088E41">
        <w:rPr>
          <w:rFonts w:ascii="Times New Roman" w:hAnsi="Times New Roman" w:eastAsia="Times New Roman" w:cs="Times New Roman"/>
          <w:i/>
          <w:iCs/>
          <w:color w:val="000000" w:themeColor="text1"/>
        </w:rPr>
        <w:t>mokymai</w:t>
      </w:r>
      <w:commentRangeEnd w:id="476"/>
      <w:r w:rsidRPr="38088E41" w:rsidR="16330A42">
        <w:rPr>
          <w:rStyle w:val="Komentaronuoroda"/>
          <w:rFonts w:ascii="Times New Roman" w:hAnsi="Times New Roman" w:eastAsia="Times New Roman" w:cs="Times New Roman"/>
          <w:i/>
          <w:iCs/>
          <w:color w:val="000000" w:themeColor="text1"/>
          <w:sz w:val="24"/>
          <w:szCs w:val="24"/>
        </w:rPr>
        <w:commentReference w:id="476"/>
      </w:r>
      <w:r w:rsidRPr="38088E41">
        <w:rPr>
          <w:rFonts w:ascii="Times New Roman" w:hAnsi="Times New Roman" w:eastAsia="Times New Roman" w:cs="Times New Roman"/>
          <w:i/>
          <w:iCs/>
          <w:color w:val="000000" w:themeColor="text1"/>
        </w:rPr>
        <w:t xml:space="preserve"> ir </w:t>
      </w:r>
      <w:commentRangeStart w:id="477"/>
      <w:r w:rsidRPr="38088E41">
        <w:rPr>
          <w:rFonts w:ascii="Times New Roman" w:hAnsi="Times New Roman" w:eastAsia="Times New Roman" w:cs="Times New Roman"/>
          <w:i/>
          <w:iCs/>
          <w:color w:val="000000" w:themeColor="text1"/>
        </w:rPr>
        <w:t>informaciniai renginiai</w:t>
      </w:r>
      <w:commentRangeEnd w:id="477"/>
      <w:r w:rsidRPr="38088E41" w:rsidR="16330A42">
        <w:rPr>
          <w:rStyle w:val="Komentaronuoroda"/>
          <w:rFonts w:ascii="Times New Roman" w:hAnsi="Times New Roman" w:eastAsia="Times New Roman" w:cs="Times New Roman"/>
          <w:i/>
          <w:iCs/>
          <w:color w:val="000000" w:themeColor="text1"/>
          <w:sz w:val="24"/>
          <w:szCs w:val="24"/>
        </w:rPr>
        <w:commentReference w:id="477"/>
      </w:r>
      <w:r w:rsidRPr="38088E41">
        <w:rPr>
          <w:rFonts w:ascii="Times New Roman" w:hAnsi="Times New Roman" w:eastAsia="Times New Roman" w:cs="Times New Roman"/>
          <w:i/>
          <w:iCs/>
          <w:color w:val="000000" w:themeColor="text1"/>
        </w:rPr>
        <w:t xml:space="preserve"> duomenų valdymo tema.</w:t>
      </w:r>
      <w:r w:rsidRPr="38088E41">
        <w:rPr>
          <w:rFonts w:ascii="Times New Roman" w:hAnsi="Times New Roman" w:eastAsia="Times New Roman" w:cs="Times New Roman"/>
          <w:color w:val="000000" w:themeColor="text1"/>
        </w:rPr>
        <w:t xml:space="preserve"> Aktyviausi</w:t>
      </w:r>
      <w:r w:rsidRPr="38088E41" w:rsidR="26626301">
        <w:rPr>
          <w:rFonts w:ascii="Times New Roman" w:hAnsi="Times New Roman" w:eastAsia="Times New Roman" w:cs="Times New Roman"/>
          <w:color w:val="000000" w:themeColor="text1"/>
        </w:rPr>
        <w:t>a</w:t>
      </w:r>
      <w:r w:rsidRPr="38088E41">
        <w:rPr>
          <w:rFonts w:ascii="Times New Roman" w:hAnsi="Times New Roman" w:eastAsia="Times New Roman" w:cs="Times New Roman"/>
          <w:color w:val="000000" w:themeColor="text1"/>
        </w:rPr>
        <w:t xml:space="preserve"> veikl</w:t>
      </w:r>
      <w:r w:rsidRPr="38088E41" w:rsidR="068879BF">
        <w:rPr>
          <w:rFonts w:ascii="Times New Roman" w:hAnsi="Times New Roman" w:eastAsia="Times New Roman" w:cs="Times New Roman"/>
          <w:color w:val="000000" w:themeColor="text1"/>
        </w:rPr>
        <w:t>a pasižymi</w:t>
      </w:r>
      <w:r w:rsidRPr="38088E41">
        <w:rPr>
          <w:rFonts w:ascii="Times New Roman" w:hAnsi="Times New Roman" w:eastAsia="Times New Roman" w:cs="Times New Roman"/>
          <w:color w:val="000000" w:themeColor="text1"/>
        </w:rPr>
        <w:t xml:space="preserve"> KTU (mėnesiniai mokymai apie DMP rengimą, LiDA seminarai), VU (mokymai apie FAIR principus, MIDAS naudojimą), MRU (Zotero, etika, DMP) ir VDU. Kai kurios </w:t>
      </w:r>
      <w:r w:rsidRPr="38088E41" w:rsidR="241381DA">
        <w:rPr>
          <w:rFonts w:ascii="Times New Roman" w:hAnsi="Times New Roman" w:eastAsia="Times New Roman" w:cs="Times New Roman"/>
          <w:color w:val="000000" w:themeColor="text1"/>
        </w:rPr>
        <w:t>mažesnės aukštosios mokyklos</w:t>
      </w:r>
      <w:r w:rsidRPr="38088E41">
        <w:rPr>
          <w:rFonts w:ascii="Times New Roman" w:hAnsi="Times New Roman" w:eastAsia="Times New Roman" w:cs="Times New Roman"/>
          <w:color w:val="000000" w:themeColor="text1"/>
        </w:rPr>
        <w:t xml:space="preserve"> (pvz., VIKO, LKA) pačios mokymų neorganizuoja, bet skatina tyrėjus dalyvauti kitų įstaigų (pvz., KTU, LiDA) arba išoriniuose mokymuose.  D</w:t>
      </w:r>
      <w:r w:rsidRPr="38088E41" w:rsidR="24BBB790">
        <w:rPr>
          <w:rFonts w:ascii="Times New Roman" w:hAnsi="Times New Roman" w:eastAsia="Times New Roman" w:cs="Times New Roman"/>
          <w:color w:val="000000" w:themeColor="text1"/>
        </w:rPr>
        <w:t>idžioji dalis</w:t>
      </w:r>
      <w:r w:rsidRPr="38088E41">
        <w:rPr>
          <w:rFonts w:ascii="Times New Roman" w:hAnsi="Times New Roman" w:eastAsia="Times New Roman" w:cs="Times New Roman"/>
          <w:color w:val="000000" w:themeColor="text1"/>
        </w:rPr>
        <w:t xml:space="preserve"> tyrimų institutų (pvz., LSMC, FTMC, LII, GTC) šiuo metu mokymų nesiūlo.</w:t>
      </w:r>
      <w:r w:rsidRPr="38088E41" w:rsidR="16A262C9">
        <w:rPr>
          <w:rFonts w:ascii="Times New Roman" w:hAnsi="Times New Roman" w:eastAsia="Times New Roman" w:cs="Times New Roman"/>
          <w:color w:val="000000" w:themeColor="text1"/>
        </w:rPr>
        <w:t xml:space="preserve"> </w:t>
      </w:r>
      <w:r w:rsidRPr="38088E41" w:rsidR="1BE831BE">
        <w:rPr>
          <w:rFonts w:ascii="Times New Roman" w:hAnsi="Times New Roman" w:eastAsia="Times New Roman" w:cs="Times New Roman"/>
          <w:color w:val="000000" w:themeColor="text1"/>
        </w:rPr>
        <w:t xml:space="preserve">Kelios MSI nurodė, kad </w:t>
      </w:r>
      <w:r w:rsidRPr="38088E41" w:rsidR="16A262C9">
        <w:rPr>
          <w:rFonts w:ascii="Times New Roman" w:hAnsi="Times New Roman" w:eastAsia="Times New Roman" w:cs="Times New Roman"/>
          <w:color w:val="000000" w:themeColor="text1"/>
        </w:rPr>
        <w:t>duomenų valdym</w:t>
      </w:r>
      <w:r w:rsidRPr="38088E41" w:rsidR="5D6A2B02">
        <w:rPr>
          <w:rFonts w:ascii="Times New Roman" w:hAnsi="Times New Roman" w:eastAsia="Times New Roman" w:cs="Times New Roman"/>
          <w:color w:val="000000" w:themeColor="text1"/>
        </w:rPr>
        <w:t>o</w:t>
      </w:r>
      <w:r w:rsidRPr="38088E41" w:rsidR="16A262C9">
        <w:rPr>
          <w:rFonts w:ascii="Times New Roman" w:hAnsi="Times New Roman" w:eastAsia="Times New Roman" w:cs="Times New Roman"/>
          <w:color w:val="000000" w:themeColor="text1"/>
        </w:rPr>
        <w:t xml:space="preserve"> </w:t>
      </w:r>
      <w:r w:rsidRPr="38088E41" w:rsidR="37F046DC">
        <w:rPr>
          <w:rFonts w:ascii="Times New Roman" w:hAnsi="Times New Roman" w:eastAsia="Times New Roman" w:cs="Times New Roman"/>
          <w:color w:val="000000" w:themeColor="text1"/>
        </w:rPr>
        <w:t>mokymai</w:t>
      </w:r>
      <w:r w:rsidRPr="38088E41">
        <w:rPr>
          <w:rFonts w:ascii="Times New Roman" w:hAnsi="Times New Roman" w:eastAsia="Times New Roman" w:cs="Times New Roman"/>
          <w:color w:val="000000" w:themeColor="text1"/>
        </w:rPr>
        <w:t xml:space="preserve"> </w:t>
      </w:r>
      <w:r w:rsidRPr="38088E41" w:rsidR="1C1A2F10">
        <w:rPr>
          <w:rFonts w:ascii="Times New Roman" w:hAnsi="Times New Roman" w:eastAsia="Times New Roman" w:cs="Times New Roman"/>
          <w:color w:val="000000" w:themeColor="text1"/>
        </w:rPr>
        <w:t>integruojami</w:t>
      </w:r>
      <w:r w:rsidRPr="38088E41">
        <w:rPr>
          <w:rFonts w:ascii="Times New Roman" w:hAnsi="Times New Roman" w:eastAsia="Times New Roman" w:cs="Times New Roman"/>
          <w:color w:val="000000" w:themeColor="text1"/>
        </w:rPr>
        <w:t xml:space="preserve"> į doktorantūros studijas </w:t>
      </w:r>
      <w:r w:rsidRPr="38088E41" w:rsidR="04E33967">
        <w:rPr>
          <w:rFonts w:ascii="Times New Roman" w:hAnsi="Times New Roman" w:eastAsia="Times New Roman" w:cs="Times New Roman"/>
          <w:color w:val="000000" w:themeColor="text1"/>
        </w:rPr>
        <w:t>(</w:t>
      </w:r>
      <w:r w:rsidRPr="38088E41">
        <w:rPr>
          <w:rFonts w:ascii="Times New Roman" w:hAnsi="Times New Roman" w:eastAsia="Times New Roman" w:cs="Times New Roman"/>
          <w:color w:val="000000" w:themeColor="text1"/>
        </w:rPr>
        <w:t>KTU, MRU, VDU, VU ir Inovatyvios medicinos centr</w:t>
      </w:r>
      <w:r w:rsidRPr="38088E41" w:rsidR="67F56CAF">
        <w:rPr>
          <w:rFonts w:ascii="Times New Roman" w:hAnsi="Times New Roman" w:eastAsia="Times New Roman" w:cs="Times New Roman"/>
          <w:color w:val="000000" w:themeColor="text1"/>
        </w:rPr>
        <w:t xml:space="preserve">as), </w:t>
      </w:r>
      <w:r w:rsidRPr="38088E41">
        <w:rPr>
          <w:rFonts w:ascii="Times New Roman" w:hAnsi="Times New Roman" w:eastAsia="Times New Roman" w:cs="Times New Roman"/>
          <w:color w:val="000000" w:themeColor="text1"/>
        </w:rPr>
        <w:t>VDU doktorantams pirmaisiais studijų metais</w:t>
      </w:r>
      <w:r w:rsidRPr="38088E41" w:rsidR="6A772A1A">
        <w:rPr>
          <w:rFonts w:ascii="Times New Roman" w:hAnsi="Times New Roman" w:eastAsia="Times New Roman" w:cs="Times New Roman"/>
          <w:color w:val="000000" w:themeColor="text1"/>
        </w:rPr>
        <w:t xml:space="preserve"> privaloma parengti savo doktorantūros projekto DVP</w:t>
      </w:r>
      <w:r w:rsidRPr="38088E41">
        <w:rPr>
          <w:rFonts w:ascii="Times New Roman" w:hAnsi="Times New Roman" w:eastAsia="Times New Roman" w:cs="Times New Roman"/>
          <w:color w:val="000000" w:themeColor="text1"/>
        </w:rPr>
        <w:t>.  KTU yra integravęs MTD temas bakalaurus ir magistro studijų programose į įvairių fakultetų modulius (pvz., duomenų žurnalistiką, biomedicinos technologijų valdymą). SMK ir Panevėžio kolegija temas įtraukia į tyrimų metodologijos dalykus.</w:t>
      </w:r>
      <w:r w:rsidRPr="38088E41" w:rsidR="6800F6C1">
        <w:rPr>
          <w:rFonts w:ascii="Times New Roman" w:hAnsi="Times New Roman" w:eastAsia="Times New Roman" w:cs="Times New Roman"/>
          <w:color w:val="000000" w:themeColor="text1"/>
        </w:rPr>
        <w:t xml:space="preserve"> </w:t>
      </w:r>
      <w:r w:rsidRPr="38088E41" w:rsidR="43B40FF7">
        <w:rPr>
          <w:rFonts w:ascii="Times New Roman" w:hAnsi="Times New Roman" w:eastAsia="Times New Roman" w:cs="Times New Roman"/>
          <w:color w:val="000000" w:themeColor="text1"/>
        </w:rPr>
        <w:t xml:space="preserve">Šalia reguliariai siūlomų arba į studijų programas integruotų mokymų institucijos nurodė įvairius duomenų valdymo kompetencijų tobulinimui skirtus renginius: </w:t>
      </w:r>
      <w:r w:rsidRPr="38088E41" w:rsidR="6800F6C1">
        <w:rPr>
          <w:rFonts w:ascii="Times New Roman" w:hAnsi="Times New Roman" w:eastAsia="Times New Roman" w:cs="Times New Roman"/>
          <w:color w:val="000000" w:themeColor="text1"/>
        </w:rPr>
        <w:t>VU organizuoja „Duomenų dienas“, KTU – Atvirosios prieigos savaitės renginius ir LiDA duomenų radybos seminarus. SMK vykdo „ScienceHub“ susitikimus. Informacija platinama per vidinius naujienlaiškius (MRU, LKA) arba viešinant kitų institucijų renginius (VDU, KU).</w:t>
      </w:r>
    </w:p>
    <w:p w:rsidR="037C5E16" w:rsidP="767277D5" w:rsidRDefault="43258E3D" w14:paraId="3611DE2F" w14:textId="21FA47D4">
      <w:pPr>
        <w:spacing w:after="160" w:line="276" w:lineRule="auto"/>
        <w:jc w:val="both"/>
        <w:rPr>
          <w:rFonts w:ascii="Times New Roman" w:hAnsi="Times New Roman" w:eastAsia="Times New Roman" w:cs="Times New Roman"/>
        </w:rPr>
      </w:pPr>
      <w:commentRangeStart w:id="478"/>
      <w:r w:rsidRPr="38088E41">
        <w:rPr>
          <w:rFonts w:ascii="Times New Roman" w:hAnsi="Times New Roman" w:eastAsia="Times New Roman" w:cs="Times New Roman"/>
          <w:i/>
          <w:iCs/>
          <w:color w:val="000000" w:themeColor="text1"/>
        </w:rPr>
        <w:t xml:space="preserve">MSI teikiamos </w:t>
      </w:r>
      <w:r w:rsidRPr="38088E41" w:rsidR="4A5C9C02">
        <w:rPr>
          <w:rFonts w:ascii="Times New Roman" w:hAnsi="Times New Roman" w:eastAsia="Times New Roman" w:cs="Times New Roman"/>
          <w:i/>
          <w:iCs/>
          <w:color w:val="000000" w:themeColor="text1"/>
        </w:rPr>
        <w:t>konsultacijos</w:t>
      </w:r>
      <w:r w:rsidRPr="38088E41" w:rsidR="6683F430">
        <w:rPr>
          <w:rFonts w:ascii="Times New Roman" w:hAnsi="Times New Roman" w:eastAsia="Times New Roman" w:cs="Times New Roman"/>
          <w:i/>
          <w:iCs/>
          <w:color w:val="000000" w:themeColor="text1"/>
        </w:rPr>
        <w:t xml:space="preserve"> ir praktinė pagalba</w:t>
      </w:r>
      <w:commentRangeEnd w:id="478"/>
      <w:r w:rsidRPr="38088E41" w:rsidR="037C5E16">
        <w:rPr>
          <w:rStyle w:val="Komentaronuoroda"/>
          <w:rFonts w:ascii="Times New Roman" w:hAnsi="Times New Roman" w:eastAsia="Times New Roman" w:cs="Times New Roman"/>
          <w:color w:val="000000" w:themeColor="text1"/>
          <w:sz w:val="24"/>
          <w:szCs w:val="24"/>
        </w:rPr>
        <w:commentReference w:id="478"/>
      </w:r>
      <w:r w:rsidRPr="38088E41" w:rsidR="4A5C9C02">
        <w:rPr>
          <w:rFonts w:ascii="Times New Roman" w:hAnsi="Times New Roman" w:eastAsia="Times New Roman" w:cs="Times New Roman"/>
          <w:color w:val="000000" w:themeColor="text1"/>
        </w:rPr>
        <w:t xml:space="preserve">. </w:t>
      </w:r>
      <w:r w:rsidRPr="38088E41" w:rsidR="6CAD3DE4">
        <w:rPr>
          <w:rFonts w:ascii="Times New Roman" w:hAnsi="Times New Roman" w:eastAsia="Times New Roman" w:cs="Times New Roman"/>
          <w:color w:val="000000" w:themeColor="text1"/>
        </w:rPr>
        <w:t>Konsultacijas</w:t>
      </w:r>
      <w:r w:rsidRPr="38088E41" w:rsidR="4A5C9C02">
        <w:rPr>
          <w:rFonts w:ascii="Times New Roman" w:hAnsi="Times New Roman" w:eastAsia="Times New Roman" w:cs="Times New Roman"/>
          <w:color w:val="000000" w:themeColor="text1"/>
        </w:rPr>
        <w:t xml:space="preserve"> dažniausiai teikia bibliotekos (dėl DMP, metaduomenų, atvirosios prieigos), IT padaliniai (techniniai klausimai) ir etikos </w:t>
      </w:r>
      <w:r w:rsidRPr="38088E41" w:rsidR="4A5C9C02">
        <w:rPr>
          <w:rFonts w:ascii="Times New Roman" w:hAnsi="Times New Roman" w:eastAsia="Times New Roman" w:cs="Times New Roman"/>
          <w:color w:val="000000" w:themeColor="text1"/>
        </w:rPr>
        <w:t>komitetai. Konsultacijos beveik visur teikiamos pagal poreikį. KTU biblioteka konsultuoja nuolat ir rengia kasmėnesinius mokymus.</w:t>
      </w:r>
      <w:r w:rsidRPr="38088E41" w:rsidR="7A71E04B">
        <w:rPr>
          <w:rFonts w:ascii="Times New Roman" w:hAnsi="Times New Roman" w:eastAsia="Times New Roman" w:cs="Times New Roman"/>
          <w:color w:val="000000" w:themeColor="text1"/>
        </w:rPr>
        <w:t xml:space="preserve"> Paklausus apie praktinę pagalb</w:t>
      </w:r>
      <w:r w:rsidRPr="38088E41" w:rsidR="57FEA792">
        <w:rPr>
          <w:rFonts w:ascii="Times New Roman" w:hAnsi="Times New Roman" w:eastAsia="Times New Roman" w:cs="Times New Roman"/>
          <w:color w:val="000000" w:themeColor="text1"/>
        </w:rPr>
        <w:t>ą, n</w:t>
      </w:r>
      <w:r w:rsidRPr="38088E41" w:rsidR="7A71E04B">
        <w:rPr>
          <w:rFonts w:ascii="Times New Roman" w:hAnsi="Times New Roman" w:eastAsia="Times New Roman" w:cs="Times New Roman"/>
          <w:color w:val="000000" w:themeColor="text1"/>
        </w:rPr>
        <w:t xml:space="preserve">emažai institucijų (pvz., VIKO, LSMC, VILNIUS TECH, LIK) nurodė, kad </w:t>
      </w:r>
      <w:r w:rsidRPr="38088E41" w:rsidR="39728A9C">
        <w:rPr>
          <w:rFonts w:ascii="Times New Roman" w:hAnsi="Times New Roman" w:eastAsia="Times New Roman" w:cs="Times New Roman"/>
          <w:color w:val="000000" w:themeColor="text1"/>
        </w:rPr>
        <w:t>ji</w:t>
      </w:r>
      <w:r w:rsidRPr="38088E41" w:rsidR="7A71E04B">
        <w:rPr>
          <w:rFonts w:ascii="Times New Roman" w:hAnsi="Times New Roman" w:eastAsia="Times New Roman" w:cs="Times New Roman"/>
          <w:color w:val="000000" w:themeColor="text1"/>
        </w:rPr>
        <w:t xml:space="preserve"> kol kas neteikiama arba yra labai ribota. </w:t>
      </w:r>
      <w:r w:rsidRPr="38088E41" w:rsidR="230BF45A">
        <w:rPr>
          <w:rFonts w:ascii="Times New Roman" w:hAnsi="Times New Roman" w:eastAsia="Times New Roman" w:cs="Times New Roman"/>
          <w:color w:val="000000" w:themeColor="text1"/>
        </w:rPr>
        <w:t>Kaip d</w:t>
      </w:r>
      <w:r w:rsidRPr="38088E41" w:rsidR="7A71E04B">
        <w:rPr>
          <w:rFonts w:ascii="Times New Roman" w:hAnsi="Times New Roman" w:eastAsia="Times New Roman" w:cs="Times New Roman"/>
          <w:color w:val="000000" w:themeColor="text1"/>
        </w:rPr>
        <w:t xml:space="preserve">ažniausiai </w:t>
      </w:r>
      <w:r w:rsidRPr="38088E41" w:rsidR="15C04A0D">
        <w:rPr>
          <w:rFonts w:ascii="Times New Roman" w:hAnsi="Times New Roman" w:eastAsia="Times New Roman" w:cs="Times New Roman"/>
          <w:color w:val="000000" w:themeColor="text1"/>
        </w:rPr>
        <w:t>teikiamos</w:t>
      </w:r>
      <w:r w:rsidRPr="38088E41" w:rsidR="4C1551F8">
        <w:rPr>
          <w:rFonts w:ascii="Times New Roman" w:hAnsi="Times New Roman" w:eastAsia="Times New Roman" w:cs="Times New Roman"/>
          <w:color w:val="000000" w:themeColor="text1"/>
        </w:rPr>
        <w:t xml:space="preserve"> praktinės paslaugos nurodomas</w:t>
      </w:r>
      <w:r w:rsidRPr="38088E41" w:rsidR="7A71E04B">
        <w:rPr>
          <w:rFonts w:ascii="Times New Roman" w:hAnsi="Times New Roman" w:eastAsia="Times New Roman" w:cs="Times New Roman"/>
          <w:color w:val="000000" w:themeColor="text1"/>
        </w:rPr>
        <w:t xml:space="preserve"> duomenų saugojimas (pvz., FTMC Cloud, MRU, LIK techninė pagalba). VDU ir KTU </w:t>
      </w:r>
      <w:r w:rsidRPr="38088E41" w:rsidR="59915F6A">
        <w:rPr>
          <w:rFonts w:ascii="Times New Roman" w:hAnsi="Times New Roman" w:eastAsia="Times New Roman" w:cs="Times New Roman"/>
          <w:color w:val="000000" w:themeColor="text1"/>
        </w:rPr>
        <w:t xml:space="preserve">nurodė, kad </w:t>
      </w:r>
      <w:r w:rsidRPr="38088E41" w:rsidR="7A71E04B">
        <w:rPr>
          <w:rFonts w:ascii="Times New Roman" w:hAnsi="Times New Roman" w:eastAsia="Times New Roman" w:cs="Times New Roman"/>
          <w:color w:val="000000" w:themeColor="text1"/>
        </w:rPr>
        <w:t xml:space="preserve">padeda rengti metaduomenis, organizuoti prieigą ir stebėseną. </w:t>
      </w:r>
    </w:p>
    <w:p w:rsidR="56FE2E5A" w:rsidP="767277D5" w:rsidRDefault="56FE2E5A" w14:paraId="50AD32E4" w14:textId="4044FD15">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i/>
          <w:iCs/>
          <w:color w:val="000000" w:themeColor="text1"/>
        </w:rPr>
        <w:t>Įtaką duomenų valdymo praktikoms darantys veiksniai</w:t>
      </w:r>
      <w:r w:rsidRPr="2E260C7A">
        <w:rPr>
          <w:rFonts w:ascii="Times New Roman" w:hAnsi="Times New Roman" w:eastAsia="Times New Roman" w:cs="Times New Roman"/>
          <w:color w:val="000000" w:themeColor="text1"/>
        </w:rPr>
        <w:t>. Kaip didžiausią įtaką duomenų val</w:t>
      </w:r>
      <w:r w:rsidRPr="2E260C7A" w:rsidR="2B0A4537">
        <w:rPr>
          <w:rFonts w:ascii="Times New Roman" w:hAnsi="Times New Roman" w:eastAsia="Times New Roman" w:cs="Times New Roman"/>
          <w:color w:val="000000" w:themeColor="text1"/>
        </w:rPr>
        <w:t>dymo praktikoms turint</w:t>
      </w:r>
      <w:r w:rsidRPr="2E260C7A" w:rsidR="1305D62C">
        <w:rPr>
          <w:rFonts w:ascii="Times New Roman" w:hAnsi="Times New Roman" w:eastAsia="Times New Roman" w:cs="Times New Roman"/>
          <w:color w:val="000000" w:themeColor="text1"/>
        </w:rPr>
        <w:t>į</w:t>
      </w:r>
      <w:r w:rsidRPr="2E260C7A" w:rsidR="2B0A4537">
        <w:rPr>
          <w:rFonts w:ascii="Times New Roman" w:hAnsi="Times New Roman" w:eastAsia="Times New Roman" w:cs="Times New Roman"/>
          <w:color w:val="000000" w:themeColor="text1"/>
        </w:rPr>
        <w:t xml:space="preserve"> veiksn</w:t>
      </w:r>
      <w:r w:rsidRPr="2E260C7A" w:rsidR="1D0565CF">
        <w:rPr>
          <w:rFonts w:ascii="Times New Roman" w:hAnsi="Times New Roman" w:eastAsia="Times New Roman" w:cs="Times New Roman"/>
          <w:color w:val="000000" w:themeColor="text1"/>
        </w:rPr>
        <w:t>į</w:t>
      </w:r>
      <w:r w:rsidRPr="2E260C7A" w:rsidR="2B0A4537">
        <w:rPr>
          <w:rFonts w:ascii="Times New Roman" w:hAnsi="Times New Roman" w:eastAsia="Times New Roman" w:cs="Times New Roman"/>
          <w:color w:val="000000" w:themeColor="text1"/>
        </w:rPr>
        <w:t xml:space="preserve"> </w:t>
      </w:r>
      <w:r w:rsidRPr="2E260C7A" w:rsidR="2EAF7017">
        <w:rPr>
          <w:rFonts w:ascii="Times New Roman" w:hAnsi="Times New Roman" w:eastAsia="Times New Roman" w:cs="Times New Roman"/>
          <w:color w:val="000000" w:themeColor="text1"/>
        </w:rPr>
        <w:t>institucijos nurodo</w:t>
      </w:r>
      <w:r w:rsidRPr="2E260C7A" w:rsidR="2B0A4537">
        <w:rPr>
          <w:rFonts w:ascii="Times New Roman" w:hAnsi="Times New Roman" w:eastAsia="Times New Roman" w:cs="Times New Roman"/>
          <w:color w:val="000000" w:themeColor="text1"/>
        </w:rPr>
        <w:t xml:space="preserve"> i</w:t>
      </w:r>
      <w:r w:rsidRPr="2E260C7A">
        <w:rPr>
          <w:rFonts w:ascii="Times New Roman" w:hAnsi="Times New Roman" w:eastAsia="Times New Roman" w:cs="Times New Roman"/>
          <w:color w:val="000000" w:themeColor="text1"/>
        </w:rPr>
        <w:t>šorini</w:t>
      </w:r>
      <w:r w:rsidRPr="2E260C7A" w:rsidR="33141C6E">
        <w:rPr>
          <w:rFonts w:ascii="Times New Roman" w:hAnsi="Times New Roman" w:eastAsia="Times New Roman" w:cs="Times New Roman"/>
          <w:color w:val="000000" w:themeColor="text1"/>
        </w:rPr>
        <w:t>us</w:t>
      </w:r>
      <w:r w:rsidRPr="2E260C7A">
        <w:rPr>
          <w:rFonts w:ascii="Times New Roman" w:hAnsi="Times New Roman" w:eastAsia="Times New Roman" w:cs="Times New Roman"/>
          <w:color w:val="000000" w:themeColor="text1"/>
        </w:rPr>
        <w:t xml:space="preserve"> reikalavim</w:t>
      </w:r>
      <w:r w:rsidRPr="2E260C7A" w:rsidR="163E3ED9">
        <w:rPr>
          <w:rFonts w:ascii="Times New Roman" w:hAnsi="Times New Roman" w:eastAsia="Times New Roman" w:cs="Times New Roman"/>
          <w:color w:val="000000" w:themeColor="text1"/>
        </w:rPr>
        <w:t>us</w:t>
      </w:r>
      <w:r w:rsidRPr="2E260C7A" w:rsidR="44232618">
        <w:rPr>
          <w:rFonts w:ascii="Times New Roman" w:hAnsi="Times New Roman" w:eastAsia="Times New Roman" w:cs="Times New Roman"/>
          <w:color w:val="000000" w:themeColor="text1"/>
        </w:rPr>
        <w:t>:</w:t>
      </w:r>
      <w:r w:rsidRPr="2E260C7A">
        <w:rPr>
          <w:rFonts w:ascii="Times New Roman" w:hAnsi="Times New Roman" w:eastAsia="Times New Roman" w:cs="Times New Roman"/>
          <w:color w:val="000000" w:themeColor="text1"/>
        </w:rPr>
        <w:t xml:space="preserve"> dalyvavim</w:t>
      </w:r>
      <w:r w:rsidRPr="2E260C7A" w:rsidR="7DBA7076">
        <w:rPr>
          <w:rFonts w:ascii="Times New Roman" w:hAnsi="Times New Roman" w:eastAsia="Times New Roman" w:cs="Times New Roman"/>
          <w:color w:val="000000" w:themeColor="text1"/>
        </w:rPr>
        <w:t>ą</w:t>
      </w:r>
      <w:r w:rsidRPr="2E260C7A">
        <w:rPr>
          <w:rFonts w:ascii="Times New Roman" w:hAnsi="Times New Roman" w:eastAsia="Times New Roman" w:cs="Times New Roman"/>
          <w:color w:val="000000" w:themeColor="text1"/>
        </w:rPr>
        <w:t xml:space="preserve"> „Europos horizonto“, LMT projektuose, kur privaloma pateikti DMP ir laikytis FAIR principų</w:t>
      </w:r>
      <w:r w:rsidRPr="2E260C7A" w:rsidR="45777634">
        <w:rPr>
          <w:rFonts w:ascii="Times New Roman" w:hAnsi="Times New Roman" w:eastAsia="Times New Roman" w:cs="Times New Roman"/>
          <w:color w:val="000000" w:themeColor="text1"/>
        </w:rPr>
        <w:t xml:space="preserve"> ir n</w:t>
      </w:r>
      <w:r w:rsidRPr="2E260C7A">
        <w:rPr>
          <w:rFonts w:ascii="Times New Roman" w:hAnsi="Times New Roman" w:eastAsia="Times New Roman" w:cs="Times New Roman"/>
          <w:color w:val="000000" w:themeColor="text1"/>
        </w:rPr>
        <w:t>aryst</w:t>
      </w:r>
      <w:r w:rsidRPr="2E260C7A" w:rsidR="0AF42F36">
        <w:rPr>
          <w:rFonts w:ascii="Times New Roman" w:hAnsi="Times New Roman" w:eastAsia="Times New Roman" w:cs="Times New Roman"/>
          <w:color w:val="000000" w:themeColor="text1"/>
        </w:rPr>
        <w:t>ę</w:t>
      </w:r>
      <w:r w:rsidRPr="2E260C7A">
        <w:rPr>
          <w:rFonts w:ascii="Times New Roman" w:hAnsi="Times New Roman" w:eastAsia="Times New Roman" w:cs="Times New Roman"/>
          <w:color w:val="000000" w:themeColor="text1"/>
        </w:rPr>
        <w:t xml:space="preserve"> tarptautinėse struktūrose (CESSDA, EOSC, OpenAIRE)</w:t>
      </w:r>
      <w:r w:rsidRPr="2E260C7A" w:rsidR="4355125D">
        <w:rPr>
          <w:rFonts w:ascii="Times New Roman" w:hAnsi="Times New Roman" w:eastAsia="Times New Roman" w:cs="Times New Roman"/>
          <w:color w:val="000000" w:themeColor="text1"/>
        </w:rPr>
        <w:t>. Kaip įtakos veiksni</w:t>
      </w:r>
      <w:r w:rsidRPr="2E260C7A" w:rsidR="2360548C">
        <w:rPr>
          <w:rFonts w:ascii="Times New Roman" w:hAnsi="Times New Roman" w:eastAsia="Times New Roman" w:cs="Times New Roman"/>
          <w:color w:val="000000" w:themeColor="text1"/>
        </w:rPr>
        <w:t>us jos taip pat įvardija</w:t>
      </w:r>
      <w:r w:rsidRPr="2E260C7A">
        <w:rPr>
          <w:rFonts w:ascii="Times New Roman" w:hAnsi="Times New Roman" w:eastAsia="Times New Roman" w:cs="Times New Roman"/>
          <w:color w:val="000000" w:themeColor="text1"/>
        </w:rPr>
        <w:t xml:space="preserve"> institucijų vidaus strategij</w:t>
      </w:r>
      <w:r w:rsidRPr="2E260C7A" w:rsidR="5E4D6BAF">
        <w:rPr>
          <w:rFonts w:ascii="Times New Roman" w:hAnsi="Times New Roman" w:eastAsia="Times New Roman" w:cs="Times New Roman"/>
          <w:color w:val="000000" w:themeColor="text1"/>
        </w:rPr>
        <w:t>a</w:t>
      </w:r>
      <w:r w:rsidRPr="2E260C7A">
        <w:rPr>
          <w:rFonts w:ascii="Times New Roman" w:hAnsi="Times New Roman" w:eastAsia="Times New Roman" w:cs="Times New Roman"/>
          <w:color w:val="000000" w:themeColor="text1"/>
        </w:rPr>
        <w:t xml:space="preserve">s, </w:t>
      </w:r>
      <w:commentRangeStart w:id="479"/>
      <w:r w:rsidRPr="2E260C7A">
        <w:rPr>
          <w:rFonts w:ascii="Times New Roman" w:hAnsi="Times New Roman" w:eastAsia="Times New Roman" w:cs="Times New Roman"/>
          <w:color w:val="000000" w:themeColor="text1"/>
        </w:rPr>
        <w:t>finansavimo model</w:t>
      </w:r>
      <w:r w:rsidRPr="2E260C7A" w:rsidR="30314B05">
        <w:rPr>
          <w:rFonts w:ascii="Times New Roman" w:hAnsi="Times New Roman" w:eastAsia="Times New Roman" w:cs="Times New Roman"/>
          <w:color w:val="000000" w:themeColor="text1"/>
        </w:rPr>
        <w:t>ius</w:t>
      </w:r>
      <w:commentRangeEnd w:id="479"/>
      <w:r w:rsidRPr="2E260C7A">
        <w:rPr>
          <w:rStyle w:val="Komentaronuoroda"/>
          <w:rFonts w:ascii="Times New Roman" w:hAnsi="Times New Roman" w:eastAsia="Times New Roman" w:cs="Times New Roman"/>
          <w:color w:val="000000" w:themeColor="text1"/>
          <w:sz w:val="24"/>
          <w:szCs w:val="24"/>
        </w:rPr>
        <w:commentReference w:id="479"/>
      </w:r>
      <w:r w:rsidRPr="2E260C7A">
        <w:rPr>
          <w:rFonts w:ascii="Times New Roman" w:hAnsi="Times New Roman" w:eastAsia="Times New Roman" w:cs="Times New Roman"/>
          <w:color w:val="000000" w:themeColor="text1"/>
        </w:rPr>
        <w:t xml:space="preserve"> ir CoARA susitarimo įgyvendinim</w:t>
      </w:r>
      <w:r w:rsidRPr="2E260C7A" w:rsidR="73EA7094">
        <w:rPr>
          <w:rFonts w:ascii="Times New Roman" w:hAnsi="Times New Roman" w:eastAsia="Times New Roman" w:cs="Times New Roman"/>
          <w:color w:val="000000" w:themeColor="text1"/>
        </w:rPr>
        <w:t>ą.</w:t>
      </w:r>
    </w:p>
    <w:p w:rsidR="73EA7094" w:rsidP="767277D5" w:rsidRDefault="73EA7094" w14:paraId="4DDC6762" w14:textId="2F2AFD9F">
      <w:pPr>
        <w:spacing w:after="160" w:line="276" w:lineRule="auto"/>
        <w:jc w:val="both"/>
        <w:rPr>
          <w:rFonts w:ascii="Times New Roman" w:hAnsi="Times New Roman" w:eastAsia="Times New Roman" w:cs="Times New Roman"/>
        </w:rPr>
      </w:pPr>
      <w:commentRangeStart w:id="480"/>
      <w:r w:rsidRPr="2E260C7A">
        <w:rPr>
          <w:rFonts w:ascii="Times New Roman" w:hAnsi="Times New Roman" w:eastAsia="Times New Roman" w:cs="Times New Roman"/>
        </w:rPr>
        <w:t>Apibendrinant</w:t>
      </w:r>
      <w:commentRangeEnd w:id="480"/>
      <w:r w:rsidRPr="2E260C7A">
        <w:rPr>
          <w:rStyle w:val="Komentaronuoroda"/>
          <w:rFonts w:ascii="Times New Roman" w:hAnsi="Times New Roman" w:eastAsia="Times New Roman" w:cs="Times New Roman"/>
          <w:sz w:val="24"/>
          <w:szCs w:val="24"/>
        </w:rPr>
        <w:commentReference w:id="480"/>
      </w:r>
      <w:r w:rsidRPr="2E260C7A">
        <w:rPr>
          <w:rFonts w:ascii="Times New Roman" w:hAnsi="Times New Roman" w:eastAsia="Times New Roman" w:cs="Times New Roman"/>
        </w:rPr>
        <w:t xml:space="preserve"> tyrėjų apklausos ir institucijų pateiktus duomenis matyti, kad MTD valdymo praktikos Lietuvoje susiduria su reikšmingais iššūkiais tiek individualiu, tiek instituciniu lygmeniu. Kaip didžiausią kliūtį efektyviam duomenų valdymui tyrėjai dažniausiai įvardija laiko trūkumą, o šį iššūkį lemia didelis darbo krūvis ir tai, kad duomenų tvarkymas neretai nėra laikomas prioritetu. Kartu išryškėja ir kompetencijų stoka, neaiškūs ar fragmentuoti reikalavimai, kintantys priklausomai nuo finansuotojų, taip pat institucinių taisyklių nebuvimas arba jų nepakankamas aiškumas. Prie sunkumų prisideda ribota infrastruktūra ir nepakankamas finansavimas.</w:t>
      </w:r>
    </w:p>
    <w:p w:rsidR="73EA7094" w:rsidP="767277D5" w:rsidRDefault="73EA7094" w14:paraId="4116F4AD" w14:textId="142ECB1D">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rPr>
        <w:t xml:space="preserve">Dauguma tyrėjų pripažįsta poreikį tobulinti duomenų valdymo gebėjimus, ypač susijusius su MTD valdymu ir valdysena, </w:t>
      </w:r>
      <w:r w:rsidR="00E23BDF">
        <w:rPr>
          <w:rFonts w:ascii="Times New Roman" w:hAnsi="Times New Roman" w:eastAsia="Times New Roman" w:cs="Times New Roman"/>
        </w:rPr>
        <w:t>DI</w:t>
      </w:r>
      <w:r w:rsidRPr="2E260C7A">
        <w:rPr>
          <w:rFonts w:ascii="Times New Roman" w:hAnsi="Times New Roman" w:eastAsia="Times New Roman" w:cs="Times New Roman"/>
        </w:rPr>
        <w:t xml:space="preserve">, duomenų saugojimu, teisiniais aspektais, kibernetiniu saugumu, etika ir duomenų kuravimu. Tik labai nedidelė dalis tyrėjų mano, kad papildomi mokymai jiems nėra reikalingi, todėl galima teigti, kad kompetencijų ugdymo poreikis yra platus ir aiškiai identifikuotas. Duomenų </w:t>
      </w:r>
      <w:r w:rsidRPr="2E260C7A" w:rsidR="5A9D0CA6">
        <w:rPr>
          <w:rFonts w:ascii="Times New Roman" w:hAnsi="Times New Roman" w:eastAsia="Times New Roman" w:cs="Times New Roman"/>
        </w:rPr>
        <w:t>stiuardų</w:t>
      </w:r>
      <w:r w:rsidRPr="2E260C7A">
        <w:rPr>
          <w:rFonts w:ascii="Times New Roman" w:hAnsi="Times New Roman" w:eastAsia="Times New Roman" w:cs="Times New Roman"/>
        </w:rPr>
        <w:t xml:space="preserve"> paslaugomis šiuo metu naudojamasi retai, tačiau ketvirtadalis tyrėjų nurodo, kad naudotųsi tokia pagalba jai esant prieinamai, kas rodo šios funkcijos potencialią svarbą institucijose.</w:t>
      </w:r>
    </w:p>
    <w:p w:rsidR="73EA7094" w:rsidP="767277D5" w:rsidRDefault="73EA7094" w14:paraId="60F8D9A8" w14:textId="2DCC6947">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rPr>
        <w:t xml:space="preserve">Instituciniu lygmeniu duomenų valdymo pajėgumai yra labai nevienodi. Daugelis Lietuvos aukštųjų mokyklų ir mokslo institucijų MTD valdymo ir tvarkymo funkcijas vykdo decentralizuotai. Jas dažniausiai atlieka bibliotekų, IT padalinių, projektų administravimo ar etikos komitetų darbuotojai, o </w:t>
      </w:r>
      <w:r w:rsidRPr="2E260C7A" w:rsidR="77242ACC">
        <w:rPr>
          <w:rFonts w:ascii="Times New Roman" w:hAnsi="Times New Roman" w:eastAsia="Times New Roman" w:cs="Times New Roman"/>
        </w:rPr>
        <w:t xml:space="preserve">aiškiai identifikuojamos ir dedikuotos MTD valdymo specialistų pareigybės egzistuoja </w:t>
      </w:r>
      <w:r w:rsidRPr="2E260C7A" w:rsidR="26D5196D">
        <w:rPr>
          <w:rFonts w:ascii="Times New Roman" w:hAnsi="Times New Roman" w:eastAsia="Times New Roman" w:cs="Times New Roman"/>
        </w:rPr>
        <w:t>retai</w:t>
      </w:r>
      <w:r w:rsidRPr="2E260C7A">
        <w:rPr>
          <w:rFonts w:ascii="Times New Roman" w:hAnsi="Times New Roman" w:eastAsia="Times New Roman" w:cs="Times New Roman"/>
        </w:rPr>
        <w:t>. Didieji universitetai šioje srityje yra pažengę labiausiai – juose MTD funkcijas vykdo įvairių pareigybių specialistai, dirbantys daliniu arba pilnu etatu, daugiausia bibliotekose ir su mokslu ar IT susijusiuose padaliniuose. Tuo tarpu kolegijose ir mokslo institutuose dedikuotų MTD specialistų dažniausiai nėra, o šios funkcijos vykdomos fragmentiškai, derinant jas su kitomis pareigomis.</w:t>
      </w:r>
    </w:p>
    <w:p w:rsidR="73EA7094" w:rsidP="767277D5" w:rsidRDefault="73EA7094" w14:paraId="5C030CFA" w14:textId="52050F21">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rPr>
        <w:t xml:space="preserve">MTD valdymo mokymai Lietuvos aukštosiose mokyklose ir mokslo institucijose taip pat nėra sistemiškai išplėtoti. Tik nedidelė dalis institucijų siūlo formalizuotus, kreditais grįstus MTD valdymo kursus. Dažniausiai mokymai yra neformalūs arba fragmentiški, o MTD temos integruojamos netiesiogiai – per tyrimų metodologijos, tyrimų etikos, baigiamųjų darbų rengimo dalykus, ypač doktorantūros lygmeniu. Tyrėjų mokymuose aktyviausi yra keli </w:t>
      </w:r>
      <w:r w:rsidRPr="2E260C7A">
        <w:rPr>
          <w:rFonts w:ascii="Times New Roman" w:hAnsi="Times New Roman" w:eastAsia="Times New Roman" w:cs="Times New Roman"/>
        </w:rPr>
        <w:t>universitetai, tokie kaip KTU, VU, MRU ir VDU, tačiau dalis institucijų remiasi išoriniais mokymais arba jų visiškai nesiūlo.</w:t>
      </w:r>
    </w:p>
    <w:p w:rsidR="73EA7094" w:rsidP="767277D5" w:rsidRDefault="73EA7094" w14:paraId="2A4D77D1" w14:textId="593291D0">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rPr>
        <w:t>Bibliotekos institucijose atlieka esminį vaidmenį ugdant MTD valdymo kompetencijas: jos organizuoja mokymus ir seminarus, teikia individualias konsultacijas, konsultuoja dėl duomenų valdymo planų (DVP), FAIR principų taikymo, duomenų saugyklų ir atvirosios prieigos. Individuali ir praktinė pagalba daugumoje institucijų teikiama pagal poreikį, tačiau ji ne visur yra institucionalizuota ir dažnai priklauso nuo konkrečių specialistų kompetencijų. Ne visose institucijose aktyviai fiksuojamas tyrėjų poreikis tokioms konsultacijoms, o MTD valdymo atsakomybė dažnai paliekama pačių tyrėjų ar tyrimų grupių sprendimui.</w:t>
      </w:r>
    </w:p>
    <w:p w:rsidR="73EA7094" w:rsidP="767277D5" w:rsidRDefault="73EA7094" w14:paraId="396E0272" w14:textId="23EB8AD2">
      <w:pPr>
        <w:spacing w:after="160" w:line="276" w:lineRule="auto"/>
        <w:jc w:val="both"/>
        <w:rPr>
          <w:rFonts w:ascii="Times New Roman" w:hAnsi="Times New Roman" w:eastAsia="Times New Roman" w:cs="Times New Roman"/>
        </w:rPr>
      </w:pPr>
      <w:r w:rsidRPr="2E260C7A">
        <w:rPr>
          <w:rFonts w:ascii="Times New Roman" w:hAnsi="Times New Roman" w:eastAsia="Times New Roman" w:cs="Times New Roman"/>
        </w:rPr>
        <w:t>Galiausiai, MTD valdymo praktikoms Lietuvoje reikšmingą įtaką daro išoriniai veiksniai – projektų reikalavimai, tarptautinės narystės, institucijų strategijos ir finansavimo modeliai, kurie skatina laikytis duomenų valdymo planų ir FAIR principų. Tai lemia, kad MTD valdymo brandos lygis institucijose yra labai įvairus, o pažanga daugiausia priklauso nuo turimų žmogiškųjų išteklių, infrastruktūros ir institucinio prioritetizavimo.</w:t>
      </w:r>
    </w:p>
    <w:p w:rsidR="767277D5" w:rsidP="767277D5" w:rsidRDefault="767277D5" w14:paraId="72F54760" w14:textId="77765AF1">
      <w:pPr>
        <w:rPr>
          <w:rFonts w:ascii="Times New Roman" w:hAnsi="Times New Roman" w:eastAsia="Times New Roman" w:cs="Times New Roman"/>
        </w:rPr>
      </w:pPr>
    </w:p>
    <w:p w:rsidR="5F26920A" w:rsidP="767277D5" w:rsidRDefault="5F26920A" w14:paraId="2D61FBA9" w14:textId="0B82A118">
      <w:pPr>
        <w:rPr>
          <w:del w:author="Vartotojas svečias" w:date="2026-03-27T10:22:29.203Z" w16du:dateUtc="2026-03-27T10:22:29.203Z" w:id="568248417"/>
          <w:rFonts w:ascii="Times New Roman" w:hAnsi="Times New Roman" w:cs="Times New Roman"/>
          <w:b w:val="1"/>
          <w:bCs w:val="1"/>
        </w:rPr>
      </w:pPr>
      <w:commentRangeStart w:id="481"/>
      <w:commentRangeStart w:id="1750103619"/>
      <w:del w:author="Vartotojas svečias" w:date="2026-03-27T10:22:29.203Z" w16du:dateUtc="2026-03-27T10:22:29.203Z" w:id="1640534373">
        <w:r w:rsidRPr="392D3DFA" w:rsidDel="3F088C93">
          <w:rPr>
            <w:rFonts w:ascii="Times New Roman" w:hAnsi="Times New Roman" w:cs="Times New Roman"/>
            <w:b w:val="1"/>
            <w:bCs w:val="1"/>
          </w:rPr>
          <w:delText>Duomenų stiuardų rengimo galimybės</w:delText>
        </w:r>
      </w:del>
      <w:commentRangeEnd w:id="481"/>
      <w:r>
        <w:rPr>
          <w:rStyle w:val="CommentReference"/>
        </w:rPr>
        <w:commentReference w:id="481"/>
      </w:r>
      <w:commentRangeEnd w:id="1750103619"/>
      <w:r>
        <w:rPr>
          <w:rStyle w:val="CommentReference"/>
        </w:rPr>
        <w:commentReference w:id="1750103619"/>
      </w:r>
    </w:p>
    <w:p w:rsidRPr="00955FC3" w:rsidR="000E2A0D" w:rsidP="008C0AC0" w:rsidRDefault="61E17C7F" w14:paraId="5FB0FFA4" w14:textId="7304A650">
      <w:pPr>
        <w:ind w:firstLine="567"/>
        <w:rPr>
          <w:del w:author="Vartotojas svečias" w:date="2026-03-27T10:22:29.202Z" w16du:dateUtc="2026-03-27T10:22:29.202Z" w:id="726046202"/>
          <w:rFonts w:ascii="Times New Roman" w:hAnsi="Times New Roman" w:cs="Times New Roman"/>
          <w:lang w:val="es-ES"/>
        </w:rPr>
      </w:pPr>
      <w:del w:author="Vartotojas svečias" w:date="2026-03-27T10:22:29.203Z" w16du:dateUtc="2026-03-27T10:22:29.203Z" w:id="1785187236">
        <w:r w:rsidRPr="392D3DFA" w:rsidDel="52529E87">
          <w:rPr>
            <w:rFonts w:ascii="Times New Roman" w:hAnsi="Times New Roman" w:cs="Times New Roman"/>
          </w:rPr>
          <w:delText xml:space="preserve">Šiuo metu Lietuvoje nėra siūloma nė viena sertifikuotus </w:delText>
        </w:r>
        <w:r w:rsidRPr="392D3DFA" w:rsidDel="73A3FB8A">
          <w:rPr>
            <w:rFonts w:ascii="Times New Roman" w:hAnsi="Times New Roman" w:cs="Times New Roman"/>
          </w:rPr>
          <w:delText>duomenų stiuardus</w:delText>
        </w:r>
        <w:r w:rsidRPr="392D3DFA" w:rsidDel="52529E87">
          <w:rPr>
            <w:rFonts w:ascii="Times New Roman" w:hAnsi="Times New Roman" w:cs="Times New Roman"/>
          </w:rPr>
          <w:delText xml:space="preserve"> rengianti mokymo programa, taigi Lietuvos gyventojai, norintys įgyti tokią kvalifikaciją, priversti ją įgyti užsienio šalyse. Kitose Europos šalyse jau kurį laiką egzistuoja formalios, sertifikatą suteikiančios duomenų tvarkysenos specialistų, dar žinomų kaip „duomenų  stiuardai“ rengimo programos. Danija ir Nyderlandai netgi yra atlikę duomenų stiuardų rengimo nacionaliniu mastu  galimybių studijas </w:delText>
        </w:r>
      </w:del>
      <w:r w:rsidRPr="392D3DFA">
        <w:rPr>
          <w:rFonts w:ascii="Times New Roman" w:hAnsi="Times New Roman" w:cs="Times New Roman"/>
        </w:rPr>
        <w:fldChar w:fldCharType="begin"/>
      </w:r>
      <w:r w:rsidRPr="392D3DFA">
        <w:rPr>
          <w:rFonts w:ascii="Times New Roman" w:hAnsi="Times New Roman" w:cs="Times New Roman"/>
        </w:rPr>
        <w:instrText xml:space="preserve"> ADDIN ZOTERO_ITEM CSL_CITATION {"citationID":"Fp3TxlQw","properties":{"formattedCitation":"(Jetten et al., 2021; Wildgaard et al., 2020)","plainCitation":"(Jetten et al., 2021; Wildgaard et al., 2020)","noteIndex":0},"citationItems":[{"id":944,"uris":["http://zotero.org/users/10873074/items/IZ9R73Y6"],"itemData":{"id":944,"type":"report","abstract":"This is the end report of the NPOS-F project “Professionalising data stewardship”, part of the NPOS FAIR data programme line. This version [1.1] of the report has been formally accepted by the NPOS Steering Committee [February 11, 2021]\n\n\nAbout the NPOS F project: https://www.openscience.nl/en/projects/project-f-professionalising-data-stewardship-competences-training-and-education\n\n\nAuthors:\n\n\n\n\t\nMijke Jetten (Dutch Techcentre for Lifesciences, DTL)\n\t\nMarjan Grootveld (Data Archiving and Networked Services, DANS)\n\t\nAnnemie Mordant (Maastricht University)\n\t\nMascha Jansen (GO FAIR Foundation, GFF)\n\t\nMargreet Bloemers (ZonMw)\n\t\nMargriet Miedema (National Coordination Point Research Data Management, LCRDM)\n\t\nCelia van Gelder (Dutch Techcentre for Lifesciences, DTL)\n\n\n\nTitle: Professionalising data stewardship in the Netherlands: competences, training and education. Dutch Roadmap towards national implementation of FAIR data stewardship\n\n\nReference: Mijke Jetten, Marjan Grootveld, Annemie Mordant, Mascha Jansen, Margreet Bloemers, Margriet Miedema, &amp; Celia W.G. van Gelder. (2021). Professionalising data stewardship in the Netherlands. Competences, training and education. Dutch roadmap towards national implementation of FAIR data stewardship. Zenodo. https://doi.org/10.5281/zenodo.4320504\n\n\nUse, reproduction and distribution of the content of this report is permitted if provided with reference to this report.\n\n\nFor more information about the project, you may contact Mijke Jetten (mijke.jetten@dtls.nl).","language":"eng","note":"DOI: 10.5281/zenodo.4623713","publisher":"Zenodo","source":"Zenodo","title":"Professionalising data stewardship in the Netherlands. Competences, training and education. Dutch roadmap towards national implementation of FAIR data stewardship","URL":"https://zenodo.org/records/4623713","author":[{"family":"Jetten","given":"Mijke"},{"family":"Grootveld","given":"Marjan"},{"family":"Mordant","given":"Annemie"},{"family":"Jansen","given":"Mascha"},{"family":"Bloemers","given":"Margreet"},{"family":"Miedema","given":"Margriet"},{"family":"Van Gelder","given":"Celia W.G."}],"accessed":{"date-parts":[["2025",12,16]]},"issued":{"date-parts":[["2021",3,19]]}}},{"id":942,"uris":["http://zotero.org/users/10873074/items/RX7LTYGH"],"itemData":{"id":942,"type":"article-journal","abstract":"This report provides an analysis of current educations in data stewardship and an evaluation of the needs and expectations to the role of a Data Steward (DS) across the private and public sector. The aim is to inform future data stewardship educations in Denmark. Methods of analysis included a combination of quantitative and qualitative methods such as literature review, text mining, questionnaires, correlation analyses and interviews. All supporting materials produced throughout the report are found and freely available in the project community site.","DOI":"10.5281/zenodo.3609516","language":"en","source":"zenodo.org","title":"National Coordination of Data Steward Education in Denmark: Final report to the National Forum for Research Data Management (DM Forum)","title-short":"National Coordination of Data Steward Education in Denmark","URL":"https://zenodo.org/records/3609516","author":[{"family":"Wildgaard","given":"Lorna"},{"family":"Vlachos","given":"Evgenios"},{"family":"Nondal","given":"Lars"},{"family":"Larsen","given":"Asger Væring"},{"family":"Svendsen","given":"Michael"}],"accessed":{"date-parts":[["2025",12,16]]},"issued":{"date-parts":[["2020"]]}}}],"schema":"https://github.com/citation-style-language/schema/raw/master/csl-citation.json"} </w:instrText>
      </w:r>
      <w:r w:rsidRPr="392D3DFA">
        <w:rPr>
          <w:rFonts w:ascii="Times New Roman" w:hAnsi="Times New Roman" w:cs="Times New Roman"/>
        </w:rPr>
        <w:fldChar w:fldCharType="separate"/>
      </w:r>
      <w:del w:author="Vartotojas svečias" w:date="2026-03-27T10:22:29.203Z" w16du:dateUtc="2026-03-27T10:22:29.203Z" w:id="737609541">
        <w:r w:rsidRPr="392D3DFA" w:rsidDel="52529E87">
          <w:rPr>
            <w:rFonts w:ascii="Times New Roman" w:hAnsi="Times New Roman" w:cs="Times New Roman"/>
          </w:rPr>
          <w:delText>(Jetten et al., 2021 ir Wildgaard et al., 2020)</w:delText>
        </w:r>
      </w:del>
      <w:r w:rsidRPr="392D3DFA">
        <w:rPr>
          <w:rFonts w:ascii="Times New Roman" w:hAnsi="Times New Roman" w:cs="Times New Roman"/>
        </w:rPr>
        <w:fldChar w:fldCharType="end"/>
      </w:r>
      <w:del w:author="Vartotojas svečias" w:date="2026-03-27T10:22:29.203Z" w16du:dateUtc="2026-03-27T10:22:29.203Z" w:id="290746636">
        <w:r w:rsidRPr="392D3DFA" w:rsidDel="52529E87">
          <w:rPr>
            <w:rFonts w:ascii="Times New Roman" w:hAnsi="Times New Roman" w:cs="Times New Roman"/>
          </w:rPr>
          <w:delText xml:space="preserve">. Toliau apžvelgsime keletą užsienio šalyse siūlomų duomenų stiuardų rengimo programų. Visos šios programos vykdomos universitetų kaip dalinės studijos, organizuojamos hibridiniu būdu ir trunkančios du semestrus. Atskirų programų turinyje galima identifikuoti nemažai panašumų: visas jas sudaro moduliai, išdėstantys teisinius ir technologinius duomenų valdymo aspektus bei padedantys duomenų valdysenos ir tvarkysenos pagal atvirojo mokslo ir FAIR principus pagrindus. Nemažai programų baigiamos į projektu, orientuotu į praktinį mokymų metu įgytų įgūdžių pritaikymą. Vis dėlto esama ir turinio skirtumų, nes vienos programos yra orientuotos į bibliotekininkus, kitos į mokslininkus, trečios yra atviros įvairioms profesinėms grupėms. </w:delText>
        </w:r>
      </w:del>
    </w:p>
    <w:p w:rsidRPr="00955FC3" w:rsidR="008C0AC0" w:rsidP="008C0AC0" w:rsidRDefault="008C0AC0" w14:paraId="58102918" w14:textId="77777777">
      <w:pPr>
        <w:ind w:firstLine="567"/>
        <w:rPr>
          <w:del w:author="Vartotojas svečias" w:date="2026-03-27T10:22:29.202Z" w16du:dateUtc="2026-03-27T10:22:29.202Z" w:id="1449665768"/>
          <w:rFonts w:ascii="Times New Roman" w:hAnsi="Times New Roman" w:cs="Times New Roman"/>
          <w:lang w:val="es-ES"/>
        </w:rPr>
      </w:pPr>
    </w:p>
    <w:p w:rsidRPr="00955FC3" w:rsidR="000E2A0D" w:rsidP="392D3DFA" w:rsidRDefault="2B645589" w14:paraId="244C131E" w14:textId="77777777">
      <w:pPr>
        <w:rPr>
          <w:del w:author="Vartotojas svečias" w:date="2026-03-27T10:22:29.198Z" w16du:dateUtc="2026-03-27T10:22:29.198Z" w:id="1479303980"/>
          <w:rStyle w:val="Puslapioinaosnuoroda"/>
          <w:rFonts w:ascii="Times New Roman" w:hAnsi="Times New Roman" w:cs="Times New Roman"/>
          <w:color w:val="000000" w:themeColor="text1" w:themeTint="FF" w:themeShade="FF"/>
          <w:lang w:val="es-ES"/>
        </w:rPr>
      </w:pPr>
      <w:del w:author="Vartotojas svečias" w:date="2026-03-27T10:22:29.202Z" w16du:dateUtc="2026-03-27T10:22:29.202Z" w:id="351575795">
        <w:r w:rsidRPr="392D3DFA" w:rsidDel="2ACBBCCB">
          <w:rPr>
            <w:rFonts w:ascii="Times New Roman" w:hAnsi="Times New Roman" w:cs="Times New Roman"/>
            <w:b w:val="1"/>
            <w:bCs w:val="1"/>
            <w:lang w:val="es-ES"/>
          </w:rPr>
          <w:delText>Vienos universiteto duomenų stiuardų podiplominės studijos</w:delText>
        </w:r>
      </w:del>
    </w:p>
    <w:p w:rsidRPr="00955FC3" w:rsidR="000E2A0D" w:rsidP="008C0AC0" w:rsidRDefault="2B645589" w14:paraId="1586315B" w14:textId="77777777">
      <w:pPr>
        <w:ind w:firstLine="567"/>
        <w:rPr>
          <w:del w:author="Vartotojas svečias" w:date="2026-03-27T10:22:29.195Z" w16du:dateUtc="2026-03-27T10:22:29.195Z" w:id="342950228"/>
          <w:rFonts w:ascii="Times New Roman" w:hAnsi="Times New Roman" w:cs="Times New Roman"/>
          <w:lang w:val="es-ES"/>
        </w:rPr>
      </w:pPr>
      <w:del w:author="Vartotojas svečias" w:date="2026-03-27T10:22:29.195Z" w16du:dateUtc="2026-03-27T10:22:29.195Z" w:id="2080442398">
        <w:r w:rsidRPr="392D3DFA" w:rsidDel="2ACBBCCB">
          <w:rPr>
            <w:rFonts w:ascii="Times New Roman" w:hAnsi="Times New Roman" w:cs="Times New Roman"/>
            <w:lang w:val="es-ES"/>
          </w:rPr>
          <w:delText>Vieną seniausiai egzistuojančių duomenų stiuardų rengimo programų vykdo Vienos universitetas. Ši į studijas baigusius ir mokslinio darbo patirties turinčius asmenis bei universitetų neakademinius darbuotojus orientuota programa sukurta bendradarbiaujant su keliais kitais Austrijos universitetais. Kurso paskaitos vyksta anglų kalba, daugiausia nuotoliniu būdu (kontaktiniu būdu organizuojama tik įvadinė programos savaitė). Programos trukmė – du semestrai. Kontaktinės valandos išdėstytos blokais, po maždaug dvi pilnas darbo dienas kiekvieną mėnesį. Užbaigus kursą ir atlikus baigiamąjį projektinį darbą, išduodamas 15 ECTS kreditų</w:delText>
        </w:r>
        <w:r w:rsidRPr="392D3DFA" w:rsidDel="2ACBBCCB">
          <w:rPr>
            <w:rFonts w:ascii="Times New Roman" w:hAnsi="Times New Roman" w:cs="Times New Roman"/>
            <w:lang w:val="es-ES"/>
          </w:rPr>
          <w:delText xml:space="preserve"> vertės duomenų stiuardo sertifikatas. Programą sudaro penki moduliai, </w:delText>
        </w:r>
        <w:r w:rsidRPr="392D3DFA" w:rsidDel="2ACBBCCB">
          <w:rPr>
            <w:rFonts w:ascii="Times New Roman" w:hAnsi="Times New Roman" w:cs="Times New Roman"/>
            <w:lang w:val="es-ES"/>
          </w:rPr>
          <w:delText xml:space="preserve">kurie apima bendrus duomenų valdymo principus, FAIR principų taikymą, informacinių technologijų ir duomenų mokslo pagrindus ir duomenų valdymo paslaugų organizavimą. </w:delText>
        </w:r>
      </w:del>
    </w:p>
    <w:p w:rsidRPr="00955FC3" w:rsidR="008C0AC0" w:rsidP="008C0AC0" w:rsidRDefault="008C0AC0" w14:paraId="0DFC5818" w14:textId="77777777">
      <w:pPr>
        <w:ind w:firstLine="567"/>
        <w:rPr>
          <w:del w:author="Vartotojas svečias" w:date="2026-03-27T10:22:29.195Z" w16du:dateUtc="2026-03-27T10:22:29.195Z" w:id="1907012205"/>
          <w:rFonts w:ascii="Times New Roman" w:hAnsi="Times New Roman" w:cs="Times New Roman"/>
          <w:lang w:val="es-ES"/>
        </w:rPr>
      </w:pPr>
    </w:p>
    <w:p w:rsidRPr="00955FC3" w:rsidR="000E2A0D" w:rsidP="392D3DFA" w:rsidRDefault="2B645589" w14:paraId="58202029" w14:textId="77777777">
      <w:pPr>
        <w:rPr>
          <w:del w:author="Vartotojas svečias" w:date="2026-03-27T10:22:29.192Z" w16du:dateUtc="2026-03-27T10:22:29.192Z" w:id="856065286"/>
          <w:rStyle w:val="Puslapioinaosnuoroda"/>
          <w:rFonts w:ascii="Times New Roman" w:hAnsi="Times New Roman" w:cs="Times New Roman"/>
          <w:b w:val="1"/>
          <w:bCs w:val="1"/>
          <w:color w:val="000000" w:themeColor="text1" w:themeTint="FF" w:themeShade="FF"/>
          <w:lang w:val="es-ES"/>
        </w:rPr>
      </w:pPr>
      <w:del w:author="Vartotojas svečias" w:date="2026-03-27T10:22:29.194Z" w16du:dateUtc="2026-03-27T10:22:29.194Z" w:id="2111233284">
        <w:r w:rsidRPr="392D3DFA" w:rsidDel="2ACBBCCB">
          <w:rPr>
            <w:rFonts w:ascii="Times New Roman" w:hAnsi="Times New Roman" w:cs="Times New Roman"/>
            <w:b w:val="1"/>
            <w:bCs w:val="1"/>
            <w:lang w:val="es-ES"/>
          </w:rPr>
          <w:delText>Tamperės universiteto duomenų stiuardų kursai</w:delText>
        </w:r>
      </w:del>
    </w:p>
    <w:p w:rsidR="000E2A0D" w:rsidP="008C0AC0" w:rsidRDefault="000E2A0D" w14:paraId="637EB642" w14:textId="77777777">
      <w:pPr>
        <w:ind w:firstLine="567"/>
        <w:rPr>
          <w:del w:author="Vartotojas svečias" w:date="2026-03-27T10:22:29.192Z" w16du:dateUtc="2026-03-27T10:22:29.192Z" w:id="1962983660"/>
          <w:rFonts w:ascii="Times New Roman" w:hAnsi="Times New Roman" w:cs="Times New Roman"/>
        </w:rPr>
      </w:pPr>
      <w:del w:author="Vartotojas svečias" w:date="2026-03-27T10:22:29.192Z" w16du:dateUtc="2026-03-27T10:22:29.192Z" w:id="740592901">
        <w:r w:rsidRPr="392D3DFA" w:rsidDel="752C3EE5">
          <w:rPr>
            <w:rFonts w:ascii="Times New Roman" w:hAnsi="Times New Roman" w:cs="Times New Roman"/>
          </w:rPr>
          <w:delText xml:space="preserve">Tamperės universitetas siūlo į doktorantūros studentus ir jaunuosius mokslininkus orientuotus duomenų stiuardų kursus. Šių anglų kalba vykdomų kursų trukmė – 2 semestrai. Paskaitos, išskyrus du pirmuosius susitikimus vykstančius Tamperėje, vyksta  nuotoliniu būdu. Paskaitos išdėstytos blokais, kiekvieną mėnesį joms skiriant po kelias dienas arba apie 10 valandų. Programa suskirstyta į penkis modulius, kuriuose supažindinama su atvirojo mokslo principais, duomenų gyvavimo ciklu, duomenų valdymu pagal FAIR principus, pagrindiniais kompiuteriniais duomenų apdorojimo ir analizės metodais. Išklausius kursą ir atlikus baigiamąjį projektą išduodamas 15 ECTS kreditų vertės pažymėjimas. Taip pat egzistuoja galimybė išklausyti tik FAIR principams skirtą modulį ir už jį gauti 6 ECTS kreditų vertės pažymėjimą. </w:delText>
        </w:r>
      </w:del>
    </w:p>
    <w:p w:rsidRPr="00BB081A" w:rsidR="008C0AC0" w:rsidP="008C0AC0" w:rsidRDefault="008C0AC0" w14:paraId="4D272F67" w14:textId="77777777">
      <w:pPr>
        <w:ind w:firstLine="567"/>
        <w:rPr>
          <w:del w:author="Vartotojas svečias" w:date="2026-03-27T10:22:29.192Z" w16du:dateUtc="2026-03-27T10:22:29.192Z" w:id="165705065"/>
          <w:rFonts w:ascii="Times New Roman" w:hAnsi="Times New Roman" w:cs="Times New Roman"/>
        </w:rPr>
      </w:pPr>
    </w:p>
    <w:p w:rsidRPr="008C0AC0" w:rsidR="000E2A0D" w:rsidP="392D3DFA" w:rsidRDefault="2B645589" w14:paraId="0F22FB5D" w14:textId="77777777">
      <w:pPr>
        <w:rPr>
          <w:del w:author="Vartotojas svečias" w:date="2026-03-27T10:22:29.189Z" w16du:dateUtc="2026-03-27T10:22:29.189Z" w:id="1823185672"/>
          <w:rStyle w:val="Puslapioinaosnuoroda"/>
          <w:rFonts w:ascii="Times New Roman" w:hAnsi="Times New Roman" w:cs="Times New Roman"/>
          <w:b w:val="1"/>
          <w:bCs w:val="1"/>
          <w:color w:val="000000" w:themeColor="text1" w:themeTint="FF" w:themeShade="FF"/>
        </w:rPr>
      </w:pPr>
      <w:del w:author="Vartotojas svečias" w:date="2026-03-27T10:22:29.192Z" w16du:dateUtc="2026-03-27T10:22:29.192Z" w:id="2096973569">
        <w:r w:rsidRPr="392D3DFA" w:rsidDel="2ACBBCCB">
          <w:rPr>
            <w:rFonts w:ascii="Times New Roman" w:hAnsi="Times New Roman" w:cs="Times New Roman"/>
            <w:b w:val="1"/>
            <w:bCs w:val="1"/>
          </w:rPr>
          <w:delText>Kelno universiteto duomenų bibliotekininkų rengimo programa</w:delText>
        </w:r>
      </w:del>
    </w:p>
    <w:p w:rsidR="000E2A0D" w:rsidP="008C0AC0" w:rsidRDefault="000E2A0D" w14:paraId="4C11DC27" w14:textId="77777777">
      <w:pPr>
        <w:ind w:firstLine="567"/>
        <w:rPr>
          <w:del w:author="Vartotojas svečias" w:date="2026-03-27T10:22:29.188Z" w16du:dateUtc="2026-03-27T10:22:29.188Z" w:id="671009191"/>
          <w:rFonts w:ascii="Times New Roman" w:hAnsi="Times New Roman" w:cs="Times New Roman"/>
        </w:rPr>
      </w:pPr>
      <w:del w:author="Vartotojas svečias" w:date="2026-03-27T10:22:29.189Z" w16du:dateUtc="2026-03-27T10:22:29.189Z" w:id="2060910331">
        <w:r w:rsidRPr="392D3DFA" w:rsidDel="752C3EE5">
          <w:rPr>
            <w:rFonts w:ascii="Times New Roman" w:hAnsi="Times New Roman" w:cs="Times New Roman"/>
          </w:rPr>
          <w:delText xml:space="preserve">Kelno technikos universiteto siūloma duomenų valdymo kompetencijų ugdymo programa, orientuota į mokslinių bibliotekų darbuotojus, kuriose dažniausiai ir dirba su mokslinių tyrimų duomenų valdymu susijusias paslaugas teikiantys specialistai. Programos trukmė – du semestrai. Bendra kurso apimtis – 240 valandų išskirstytų į šešis vienos ar dviejų dienų blokus. Programa vykdoma vokiečių kalba, hibridiniu būdu, dalį paskaitų vykdant gyvai, o dalį nuotoliu. Užbaigus kursą ir atlikus baigiamąjį projektą, išduodamas pažymėjimas, kurio vertė 8 ECTS kreditai. Programa suskirstyta į šešis modulius, kurie orientuoti į praktines duomenų valdymo, analizės ir vizualizacijos žinias. Kadangi programa skirta bibliotekininkams, kurių ne visi gali turėti mokslinio darbo patirties, į kursą įtrauktas ir modulis, skirtas supažindinti  mokslinio darbo specifika. </w:delText>
        </w:r>
      </w:del>
    </w:p>
    <w:p w:rsidRPr="00BB081A" w:rsidR="008C0AC0" w:rsidP="008C0AC0" w:rsidRDefault="008C0AC0" w14:paraId="39C1209D" w14:textId="77777777">
      <w:pPr>
        <w:ind w:firstLine="567"/>
        <w:rPr>
          <w:del w:author="Vartotojas svečias" w:date="2026-03-27T10:22:29.188Z" w16du:dateUtc="2026-03-27T10:22:29.188Z" w:id="1298190516"/>
          <w:rFonts w:ascii="Times New Roman" w:hAnsi="Times New Roman" w:cs="Times New Roman"/>
        </w:rPr>
      </w:pPr>
    </w:p>
    <w:p w:rsidRPr="00955FC3" w:rsidR="000E2A0D" w:rsidP="392D3DFA" w:rsidRDefault="2B645589" w14:paraId="643794F0" w14:textId="77777777">
      <w:pPr>
        <w:rPr>
          <w:del w:author="Vartotojas svečias" w:date="2026-03-27T10:22:29.185Z" w16du:dateUtc="2026-03-27T10:22:29.185Z" w:id="402923355"/>
          <w:rStyle w:val="Puslapioinaosnuoroda"/>
          <w:rFonts w:ascii="Times New Roman" w:hAnsi="Times New Roman" w:cs="Times New Roman"/>
          <w:b w:val="1"/>
          <w:bCs w:val="1"/>
          <w:color w:val="000000" w:themeColor="text1" w:themeTint="FF" w:themeShade="FF"/>
          <w:lang w:val="es-ES"/>
        </w:rPr>
      </w:pPr>
      <w:del w:author="Vartotojas svečias" w:date="2026-03-27T10:22:29.188Z" w16du:dateUtc="2026-03-27T10:22:29.188Z" w:id="553609289">
        <w:r w:rsidRPr="392D3DFA" w:rsidDel="2ACBBCCB">
          <w:rPr>
            <w:rFonts w:ascii="Times New Roman" w:hAnsi="Times New Roman" w:cs="Times New Roman"/>
            <w:b w:val="1"/>
            <w:bCs w:val="1"/>
            <w:lang w:val="es-ES"/>
          </w:rPr>
          <w:delText>Graco universiteto duomenų stiuardų kursai</w:delText>
        </w:r>
      </w:del>
    </w:p>
    <w:p w:rsidRPr="00955FC3" w:rsidR="000E2A0D" w:rsidP="008C0AC0" w:rsidRDefault="000E2A0D" w14:paraId="4359B40C" w14:textId="77777777">
      <w:pPr>
        <w:ind w:firstLine="567"/>
        <w:rPr>
          <w:del w:author="Vartotojas svečias" w:date="2026-03-27T10:22:29.185Z" w16du:dateUtc="2026-03-27T10:22:29.185Z" w:id="1751933941"/>
          <w:rFonts w:ascii="Times New Roman" w:hAnsi="Times New Roman" w:cs="Times New Roman"/>
          <w:lang w:val="es-ES"/>
        </w:rPr>
      </w:pPr>
      <w:del w:author="Vartotojas svečias" w:date="2026-03-27T10:22:29.185Z" w16du:dateUtc="2026-03-27T10:22:29.185Z" w:id="216012889">
        <w:r w:rsidRPr="392D3DFA" w:rsidDel="752C3EE5">
          <w:rPr>
            <w:rFonts w:ascii="Times New Roman" w:hAnsi="Times New Roman" w:cs="Times New Roman"/>
          </w:rPr>
          <w:delText xml:space="preserve">Graco universitetas siūlo duomenų stiuardų rengimo kursą, orientuotą į mokslininkams pagalbą teikiančius specialistus. Kursų trukmė – du semestrai. Kursą sudaro trys trijų dienų trukmės kontaktinio dėstymo blokai ir pora nuotolinių paskaitų kiekvieną savaitę. Paskaitos vyksta vokiečių kalba. Užbaigus kursus išduodamas 16 ECTS kreditų vertės duomenų stiuardo pažymėjimas. Programos medžiaga suskirstyta į keturis modulius. Ji apima bendruosius duomenų valdymo principus ir bazines duomenų stiuardams reikalingas informacinių technologijų žinias. </w:delText>
        </w:r>
      </w:del>
    </w:p>
    <w:p w:rsidRPr="00955FC3" w:rsidR="008C0AC0" w:rsidP="008C0AC0" w:rsidRDefault="008C0AC0" w14:paraId="2BA51A83" w14:textId="77777777">
      <w:pPr>
        <w:ind w:firstLine="567"/>
        <w:rPr>
          <w:del w:author="Vartotojas svečias" w:date="2026-03-27T10:22:29.185Z" w16du:dateUtc="2026-03-27T10:22:29.185Z" w:id="957124532"/>
          <w:rFonts w:ascii="Times New Roman" w:hAnsi="Times New Roman" w:cs="Times New Roman"/>
          <w:lang w:val="es-ES"/>
        </w:rPr>
      </w:pPr>
    </w:p>
    <w:p w:rsidRPr="00955FC3" w:rsidR="000E2A0D" w:rsidP="5458FC99" w:rsidRDefault="5440B08E" w14:paraId="0348F91C" w14:textId="4F1F7879">
      <w:pPr>
        <w:rPr>
          <w:del w:author="Vartotojas svečias" w:date="2026-03-27T10:22:29.185Z" w16du:dateUtc="2026-03-27T10:22:29.185Z" w:id="642320972"/>
          <w:rFonts w:ascii="Times New Roman" w:hAnsi="Times New Roman" w:cs="Times New Roman"/>
          <w:b w:val="1"/>
          <w:bCs w:val="1"/>
          <w:lang w:val="es-ES"/>
        </w:rPr>
      </w:pPr>
      <w:del w:author="Vartotojas svečias" w:date="2026-03-27T10:22:29.185Z" w16du:dateUtc="2026-03-27T10:22:29.185Z" w:id="1167254275">
        <w:r w:rsidRPr="392D3DFA" w:rsidDel="62526E78">
          <w:rPr>
            <w:rFonts w:ascii="Times New Roman" w:hAnsi="Times New Roman" w:cs="Times New Roman"/>
            <w:b w:val="1"/>
            <w:bCs w:val="1"/>
          </w:rPr>
          <w:delText>Neformalaus ugdymo duomenų valdymo ir tvarkymo specialistų mokymai</w:delText>
        </w:r>
      </w:del>
    </w:p>
    <w:p w:rsidRPr="00955FC3" w:rsidR="000E2A0D" w:rsidP="008C0AC0" w:rsidRDefault="1344806A" w14:paraId="218950AF" w14:textId="2015B885">
      <w:pPr>
        <w:ind w:firstLine="567"/>
        <w:rPr>
          <w:del w:author="Vartotojas svečias" w:date="2026-03-27T10:22:29.173Z" w16du:dateUtc="2026-03-27T10:22:29.173Z" w:id="184195827"/>
          <w:rFonts w:ascii="Times New Roman" w:hAnsi="Times New Roman" w:cs="Times New Roman"/>
          <w:lang w:val="es-ES"/>
        </w:rPr>
      </w:pPr>
      <w:del w:author="Vartotojas svečias" w:date="2026-03-27T10:22:29.173Z" w16du:dateUtc="2026-03-27T10:22:29.173Z" w:id="987530820">
        <w:r w:rsidRPr="392D3DFA" w:rsidDel="4600F8E0">
          <w:rPr>
            <w:rFonts w:ascii="Times New Roman" w:hAnsi="Times New Roman" w:cs="Times New Roman"/>
            <w:lang w:val="es-ES"/>
          </w:rPr>
          <w:delText xml:space="preserve">Greta </w:delText>
        </w:r>
        <w:r w:rsidRPr="392D3DFA" w:rsidDel="4600F8E0">
          <w:rPr>
            <w:rFonts w:ascii="Times New Roman" w:hAnsi="Times New Roman" w:cs="Times New Roman"/>
          </w:rPr>
          <w:delText xml:space="preserve">formalių programų, egzistuoja nemažai tarptautinių projektų ar konsorciumų parengtos metodinės medžiagos, kuria galima naudotis savarankiškai tobulinant mokslo duomenų tvarkysenos ar valdysenos kompetencijas. Du </w:delText>
        </w:r>
        <w:r w:rsidRPr="392D3DFA" w:rsidDel="14E71023">
          <w:rPr>
            <w:rFonts w:ascii="Times New Roman" w:hAnsi="Times New Roman" w:cs="Times New Roman"/>
          </w:rPr>
          <w:delText>ES</w:delText>
        </w:r>
        <w:r w:rsidRPr="392D3DFA" w:rsidDel="4600F8E0">
          <w:rPr>
            <w:rFonts w:ascii="Times New Roman" w:hAnsi="Times New Roman" w:cs="Times New Roman"/>
          </w:rPr>
          <w:delText xml:space="preserve"> programos </w:delText>
        </w:r>
        <w:r w:rsidRPr="392D3DFA" w:rsidDel="14E71023">
          <w:rPr>
            <w:rFonts w:ascii="Times New Roman" w:hAnsi="Times New Roman" w:cs="Times New Roman"/>
          </w:rPr>
          <w:delText>„</w:delText>
        </w:r>
        <w:r w:rsidRPr="392D3DFA" w:rsidDel="4600F8E0">
          <w:rPr>
            <w:rFonts w:ascii="Times New Roman" w:hAnsi="Times New Roman" w:cs="Times New Roman"/>
          </w:rPr>
          <w:delText>Horizontas 2020</w:delText>
        </w:r>
        <w:r w:rsidRPr="392D3DFA" w:rsidDel="14E71023">
          <w:rPr>
            <w:rFonts w:ascii="Times New Roman" w:hAnsi="Times New Roman" w:cs="Times New Roman"/>
          </w:rPr>
          <w:delText>“</w:delText>
        </w:r>
        <w:r w:rsidRPr="392D3DFA" w:rsidDel="4600F8E0">
          <w:rPr>
            <w:rFonts w:ascii="Times New Roman" w:hAnsi="Times New Roman" w:cs="Times New Roman"/>
          </w:rPr>
          <w:delText xml:space="preserve"> finansuoti FOSTER projektai paliko nemažą įvairius atvirojo mokslo aspektus, tame tarpe ir duomenų valdymą, paliečiančios metodinės medžiagos biblioteką</w:delText>
        </w:r>
        <w:r w:rsidRPr="392D3DFA" w:rsidDel="4600F8E0">
          <w:rPr>
            <w:rFonts w:ascii="Times New Roman" w:hAnsi="Times New Roman" w:cs="Times New Roman"/>
            <w:lang w:val="es-ES"/>
          </w:rPr>
          <w:delText xml:space="preserve">. </w:delText>
        </w:r>
        <w:r w:rsidRPr="392D3DFA" w:rsidDel="4600F8E0">
          <w:rPr>
            <w:rFonts w:ascii="Times New Roman" w:hAnsi="Times New Roman" w:cs="Times New Roman"/>
          </w:rPr>
          <w:delText xml:space="preserve">Mokslo duomenų valdymo srities metodinės medžiagos sukaupė ir dar vienas </w:delText>
        </w:r>
        <w:r w:rsidRPr="392D3DFA" w:rsidDel="14E71023">
          <w:rPr>
            <w:rFonts w:ascii="Times New Roman" w:hAnsi="Times New Roman" w:cs="Times New Roman"/>
          </w:rPr>
          <w:delText>„</w:delText>
        </w:r>
        <w:r w:rsidRPr="392D3DFA" w:rsidDel="4600F8E0">
          <w:rPr>
            <w:rFonts w:ascii="Times New Roman" w:hAnsi="Times New Roman" w:cs="Times New Roman"/>
          </w:rPr>
          <w:delText>Horizonto 2020</w:delText>
        </w:r>
        <w:r w:rsidRPr="392D3DFA" w:rsidDel="14E71023">
          <w:rPr>
            <w:rFonts w:ascii="Times New Roman" w:hAnsi="Times New Roman" w:cs="Times New Roman"/>
          </w:rPr>
          <w:delText>“</w:delText>
        </w:r>
        <w:r w:rsidRPr="392D3DFA" w:rsidDel="4600F8E0">
          <w:rPr>
            <w:rFonts w:ascii="Times New Roman" w:hAnsi="Times New Roman" w:cs="Times New Roman"/>
          </w:rPr>
          <w:delText xml:space="preserve"> projektas: </w:delText>
        </w:r>
        <w:r w:rsidRPr="392D3DFA" w:rsidDel="4600F8E0">
          <w:rPr>
            <w:rFonts w:ascii="Times New Roman" w:hAnsi="Times New Roman" w:cs="Times New Roman"/>
          </w:rPr>
          <w:delText>FAIRsFAIR</w:delText>
        </w:r>
        <w:r w:rsidRPr="392D3DFA" w:rsidDel="4600F8E0">
          <w:rPr>
            <w:rFonts w:ascii="Times New Roman" w:hAnsi="Times New Roman" w:cs="Times New Roman"/>
            <w:lang w:val="es-ES"/>
          </w:rPr>
          <w:delText xml:space="preserve">. </w:delText>
        </w:r>
        <w:r w:rsidRPr="392D3DFA" w:rsidDel="4600F8E0">
          <w:rPr>
            <w:rFonts w:ascii="Times New Roman" w:hAnsi="Times New Roman" w:cs="Times New Roman"/>
          </w:rPr>
          <w:delText>Verta atkreipti dėmesį į šio kartu su EOSC Synergy projektu 2022 m. Moodle platformoje parengtus nuotolinius duomenų stiuardų mokymus</w:delText>
        </w:r>
        <w:r w:rsidRPr="392D3DFA" w:rsidDel="4600F8E0">
          <w:rPr>
            <w:rFonts w:ascii="Times New Roman" w:hAnsi="Times New Roman" w:cs="Times New Roman"/>
            <w:lang w:val="es-ES"/>
          </w:rPr>
          <w:delText xml:space="preserve">. </w:delText>
        </w:r>
      </w:del>
    </w:p>
    <w:p w:rsidRPr="00955FC3" w:rsidR="000E2A0D" w:rsidP="008C0AC0" w:rsidRDefault="00E23BDF" w14:paraId="2BE9152E" w14:textId="58524032">
      <w:pPr>
        <w:ind w:firstLine="709"/>
        <w:rPr>
          <w:del w:author="Vartotojas svečias" w:date="2026-03-27T10:22:29.166Z" w16du:dateUtc="2026-03-27T10:22:29.166Z" w:id="1666326612"/>
          <w:rFonts w:ascii="Times New Roman" w:hAnsi="Times New Roman" w:cs="Times New Roman"/>
          <w:lang w:val="es-ES"/>
        </w:rPr>
      </w:pPr>
      <w:del w:author="Vartotojas svečias" w:date="2026-03-27T10:22:29.166Z" w16du:dateUtc="2026-03-27T10:22:29.166Z" w:id="681568878">
        <w:r w:rsidRPr="392D3DFA" w:rsidDel="14E71023">
          <w:rPr>
            <w:rFonts w:ascii="Times New Roman" w:hAnsi="Times New Roman" w:cs="Times New Roman"/>
            <w:lang w:val="es-ES"/>
          </w:rPr>
          <w:delText>MTD</w:delText>
        </w:r>
        <w:r w:rsidRPr="392D3DFA" w:rsidDel="4600F8E0">
          <w:rPr>
            <w:rFonts w:ascii="Times New Roman" w:hAnsi="Times New Roman" w:cs="Times New Roman"/>
          </w:rPr>
          <w:delText xml:space="preserve"> valdymu besirūpinanti organizacija </w:delText>
        </w:r>
        <w:r w:rsidRPr="392D3DFA" w:rsidDel="4600F8E0">
          <w:rPr>
            <w:rFonts w:ascii="Times New Roman" w:hAnsi="Times New Roman" w:cs="Times New Roman"/>
            <w:i w:val="1"/>
            <w:iCs w:val="1"/>
            <w:lang w:val="es-ES"/>
          </w:rPr>
          <w:delText>Research</w:delText>
        </w:r>
        <w:r w:rsidRPr="392D3DFA" w:rsidDel="4600F8E0">
          <w:rPr>
            <w:rFonts w:ascii="Times New Roman" w:hAnsi="Times New Roman" w:cs="Times New Roman"/>
            <w:i w:val="1"/>
            <w:iCs w:val="1"/>
          </w:rPr>
          <w:delText xml:space="preserve"> Data Alliance</w:delText>
        </w:r>
        <w:r w:rsidRPr="392D3DFA" w:rsidDel="4600F8E0">
          <w:rPr>
            <w:rFonts w:ascii="Times New Roman" w:hAnsi="Times New Roman" w:cs="Times New Roman"/>
            <w:lang w:val="es-ES"/>
          </w:rPr>
          <w:delText xml:space="preserve"> (RDA) </w:delText>
        </w:r>
        <w:r w:rsidRPr="392D3DFA" w:rsidDel="4600F8E0">
          <w:rPr>
            <w:rFonts w:ascii="Times New Roman" w:hAnsi="Times New Roman" w:cs="Times New Roman"/>
          </w:rPr>
          <w:delText>taip pat yra sukaupusi nemažai metodinės medžiagos</w:delText>
        </w:r>
        <w:r w:rsidRPr="392D3DFA" w:rsidDel="4600F8E0">
          <w:rPr>
            <w:rFonts w:ascii="Times New Roman" w:hAnsi="Times New Roman" w:cs="Times New Roman"/>
            <w:lang w:val="es-ES"/>
          </w:rPr>
          <w:delText xml:space="preserve">. Be </w:delText>
        </w:r>
        <w:r w:rsidRPr="392D3DFA" w:rsidDel="4600F8E0">
          <w:rPr>
            <w:rFonts w:ascii="Times New Roman" w:hAnsi="Times New Roman" w:cs="Times New Roman"/>
          </w:rPr>
          <w:delText>to, ši organizacija kasmet pasiūlo įvairios tematikos ir sudėtingumo nuotolinių mokymų mokslo duomenų valdysenai ir (ar) tvarkysenai aktualiomis temomis</w:delText>
        </w:r>
        <w:r w:rsidRPr="392D3DFA" w:rsidDel="4600F8E0">
          <w:rPr>
            <w:rFonts w:ascii="Times New Roman" w:hAnsi="Times New Roman" w:cs="Times New Roman"/>
            <w:lang w:val="es-ES"/>
          </w:rPr>
          <w:delText xml:space="preserve">. </w:delText>
        </w:r>
      </w:del>
    </w:p>
    <w:p w:rsidRPr="00955FC3" w:rsidR="000E2A0D" w:rsidP="008C0AC0" w:rsidRDefault="1344806A" w14:paraId="27DE5AC2" w14:textId="77777777">
      <w:pPr>
        <w:ind w:firstLine="567"/>
        <w:rPr>
          <w:del w:author="Vartotojas svečias" w:date="2026-03-27T10:22:29.153Z" w16du:dateUtc="2026-03-27T10:22:29.153Z" w:id="148258897"/>
          <w:rFonts w:ascii="Times New Roman" w:hAnsi="Times New Roman" w:cs="Times New Roman"/>
          <w:lang w:val="es-ES"/>
        </w:rPr>
      </w:pPr>
      <w:del w:author="Vartotojas svečias" w:date="2026-03-27T10:22:29.154Z" w16du:dateUtc="2026-03-27T10:22:29.154Z" w:id="1433209702">
        <w:r w:rsidRPr="392D3DFA" w:rsidDel="4600F8E0">
          <w:rPr>
            <w:rFonts w:ascii="Times New Roman" w:hAnsi="Times New Roman" w:cs="Times New Roman"/>
            <w:lang w:val="es-ES"/>
          </w:rPr>
          <w:delText>Specialiai</w:delText>
        </w:r>
        <w:r w:rsidRPr="392D3DFA" w:rsidDel="4600F8E0">
          <w:rPr>
            <w:rFonts w:ascii="Times New Roman" w:hAnsi="Times New Roman" w:cs="Times New Roman"/>
          </w:rPr>
          <w:delText xml:space="preserve"> socialinių ir humanitarinių mokslų atstovams skirtą duomenų valdymo srities mokymo medžiagą siūlo </w:delText>
        </w:r>
        <w:r w:rsidRPr="392D3DFA" w:rsidDel="4600F8E0">
          <w:rPr>
            <w:rFonts w:ascii="Times New Roman" w:hAnsi="Times New Roman" w:cs="Times New Roman"/>
            <w:i w:val="1"/>
            <w:iCs w:val="1"/>
            <w:lang w:val="es-ES"/>
          </w:rPr>
          <w:delText xml:space="preserve">Social </w:delText>
        </w:r>
        <w:r w:rsidRPr="392D3DFA" w:rsidDel="4600F8E0">
          <w:rPr>
            <w:rFonts w:ascii="Times New Roman" w:hAnsi="Times New Roman" w:cs="Times New Roman"/>
            <w:i w:val="1"/>
            <w:iCs w:val="1"/>
          </w:rPr>
          <w:delText>Sciences and Humanities Open Cloud</w:delText>
        </w:r>
        <w:r w:rsidRPr="392D3DFA" w:rsidDel="4600F8E0">
          <w:rPr>
            <w:rFonts w:ascii="Times New Roman" w:hAnsi="Times New Roman" w:cs="Times New Roman"/>
            <w:lang w:val="es-ES"/>
          </w:rPr>
          <w:delText xml:space="preserve"> (SSHOC) </w:delText>
        </w:r>
        <w:r w:rsidRPr="392D3DFA" w:rsidDel="4600F8E0">
          <w:rPr>
            <w:rFonts w:ascii="Times New Roman" w:hAnsi="Times New Roman" w:cs="Times New Roman"/>
          </w:rPr>
          <w:delText>projektas</w:delText>
        </w:r>
        <w:r w:rsidRPr="392D3DFA" w:rsidDel="4600F8E0">
          <w:rPr>
            <w:rFonts w:ascii="Times New Roman" w:hAnsi="Times New Roman" w:cs="Times New Roman"/>
            <w:lang w:val="es-ES"/>
          </w:rPr>
          <w:delText xml:space="preserve">, </w:delText>
        </w:r>
        <w:r w:rsidRPr="392D3DFA" w:rsidDel="4600F8E0">
          <w:rPr>
            <w:rFonts w:ascii="Times New Roman" w:hAnsi="Times New Roman" w:cs="Times New Roman"/>
          </w:rPr>
          <w:delText>taip pat Europos socialinių mokslų duomenų archyvų konsorciumas (CESSDA)</w:delText>
        </w:r>
        <w:r w:rsidRPr="392D3DFA" w:rsidDel="4600F8E0">
          <w:rPr>
            <w:rFonts w:ascii="Times New Roman" w:hAnsi="Times New Roman" w:cs="Times New Roman"/>
            <w:lang w:val="es-ES"/>
          </w:rPr>
          <w:delText xml:space="preserve">. </w:delText>
        </w:r>
        <w:r w:rsidRPr="392D3DFA" w:rsidDel="4600F8E0">
          <w:rPr>
            <w:rFonts w:ascii="Times New Roman" w:hAnsi="Times New Roman" w:cs="Times New Roman"/>
          </w:rPr>
          <w:delText xml:space="preserve">Gyvybės </w:delText>
        </w:r>
        <w:r w:rsidRPr="392D3DFA" w:rsidDel="4600F8E0">
          <w:rPr>
            <w:rFonts w:ascii="Times New Roman" w:hAnsi="Times New Roman" w:cs="Times New Roman"/>
            <w:lang w:val="es-ES"/>
          </w:rPr>
          <w:delText>mokslų</w:delText>
        </w:r>
        <w:r w:rsidRPr="392D3DFA" w:rsidDel="4600F8E0">
          <w:rPr>
            <w:rFonts w:ascii="Times New Roman" w:hAnsi="Times New Roman" w:cs="Times New Roman"/>
          </w:rPr>
          <w:delText xml:space="preserve"> srities duomenų valdymo metodinės medžiagos yra sukaupęs tarptautinis konsorciumas ELIXIR</w:delText>
        </w:r>
        <w:r w:rsidRPr="392D3DFA" w:rsidDel="4600F8E0">
          <w:rPr>
            <w:rFonts w:ascii="Times New Roman" w:hAnsi="Times New Roman" w:cs="Times New Roman"/>
            <w:lang w:val="es-ES"/>
          </w:rPr>
          <w:delText xml:space="preserve">. </w:delText>
        </w:r>
      </w:del>
    </w:p>
    <w:p w:rsidRPr="00955FC3" w:rsidR="008C0AC0" w:rsidP="008C0AC0" w:rsidRDefault="008C0AC0" w14:paraId="47AC4912" w14:textId="77777777">
      <w:pPr>
        <w:ind w:firstLine="567"/>
        <w:rPr>
          <w:del w:author="Vartotojas svečias" w:date="2026-03-27T10:22:29.153Z" w16du:dateUtc="2026-03-27T10:22:29.153Z" w:id="2015975643"/>
          <w:rFonts w:ascii="Times New Roman" w:hAnsi="Times New Roman" w:cs="Times New Roman"/>
          <w:lang w:val="es-ES"/>
        </w:rPr>
      </w:pPr>
    </w:p>
    <w:p w:rsidRPr="008C0AC0" w:rsidR="000E2A0D" w:rsidP="007A6193" w:rsidRDefault="000E2A0D" w14:paraId="184C7E2D" w14:textId="77777777">
      <w:pPr>
        <w:rPr>
          <w:del w:author="Vartotojas svečias" w:date="2026-03-27T10:22:29.153Z" w16du:dateUtc="2026-03-27T10:22:29.153Z" w:id="2073687291"/>
          <w:rFonts w:ascii="Times New Roman" w:hAnsi="Times New Roman" w:cs="Times New Roman"/>
          <w:b w:val="1"/>
          <w:bCs w:val="1"/>
        </w:rPr>
      </w:pPr>
      <w:del w:author="Vartotojas svečias" w:date="2026-03-27T10:22:29.153Z" w16du:dateUtc="2026-03-27T10:22:29.153Z" w:id="987958612">
        <w:r w:rsidRPr="392D3DFA" w:rsidDel="752C3EE5">
          <w:rPr>
            <w:rFonts w:ascii="Times New Roman" w:hAnsi="Times New Roman" w:cs="Times New Roman"/>
            <w:b w:val="1"/>
            <w:bCs w:val="1"/>
          </w:rPr>
          <w:delText>Neformalių mokymo kursų pavyzdžiai</w:delText>
        </w:r>
      </w:del>
    </w:p>
    <w:p w:rsidRPr="00BB081A" w:rsidR="000E2A0D" w:rsidP="392D3DFA" w:rsidRDefault="000E2A0D" w14:paraId="49913294" w14:textId="77777777">
      <w:pPr>
        <w:rPr>
          <w:del w:author="Vartotojas svečias" w:date="2026-03-27T10:22:29.152Z" w16du:dateUtc="2026-03-27T10:22:29.152Z" w:id="1208134687"/>
          <w:rFonts w:ascii="Times New Roman" w:hAnsi="Times New Roman" w:cs="Times New Roman"/>
          <w:i w:val="1"/>
          <w:iCs w:val="1"/>
        </w:rPr>
      </w:pPr>
      <w:del w:author="Vartotojas svečias" w:date="2026-03-27T10:22:29.152Z" w16du:dateUtc="2026-03-27T10:22:29.152Z" w:id="2134335824">
        <w:r w:rsidRPr="392D3DFA" w:rsidDel="752C3EE5">
          <w:rPr>
            <w:rFonts w:ascii="Times New Roman" w:hAnsi="Times New Roman" w:cs="Times New Roman"/>
            <w:i w:val="1"/>
            <w:iCs w:val="1"/>
          </w:rPr>
          <w:delText xml:space="preserve">OpenAIRE – FAIR RDM Bootcamp for Data Stewards </w:delText>
        </w:r>
      </w:del>
    </w:p>
    <w:p w:rsidR="000E2A0D" w:rsidP="007A6193" w:rsidRDefault="2B645589" w14:paraId="624E3460" w14:textId="77777777">
      <w:pPr>
        <w:rPr>
          <w:del w:author="Vartotojas svečias" w:date="2026-03-27T10:22:29.143Z" w16du:dateUtc="2026-03-27T10:22:29.143Z" w:id="849557143"/>
          <w:rFonts w:ascii="Times New Roman" w:hAnsi="Times New Roman" w:cs="Times New Roman"/>
        </w:rPr>
      </w:pPr>
      <w:del w:author="Vartotojas svečias" w:date="2026-03-27T10:22:29.144Z" w16du:dateUtc="2026-03-27T10:22:29.144Z" w:id="1923527123">
        <w:r w:rsidRPr="392D3DFA" w:rsidDel="2ACBBCCB">
          <w:rPr>
            <w:rFonts w:ascii="Times New Roman" w:hAnsi="Times New Roman" w:cs="Times New Roman"/>
          </w:rPr>
          <w:delText>Intensyvus 4 dienų FAIR RDM mokymų kursas (</w:delText>
        </w:r>
        <w:r w:rsidRPr="392D3DFA" w:rsidDel="2ACBBCCB">
          <w:rPr>
            <w:rStyle w:val="Emfaz"/>
            <w:rFonts w:ascii="Times New Roman" w:hAnsi="Times New Roman" w:cs="Times New Roman"/>
            <w:color w:val="000000" w:themeColor="text1" w:themeTint="FF" w:themeShade="FF"/>
          </w:rPr>
          <w:delText>Bootcamp for Data Stewards</w:delText>
        </w:r>
        <w:r w:rsidRPr="392D3DFA" w:rsidDel="2ACBBCCB">
          <w:rPr>
            <w:rFonts w:ascii="Times New Roman" w:hAnsi="Times New Roman" w:cs="Times New Roman"/>
          </w:rPr>
          <w:delText>)</w:delText>
        </w:r>
        <w:r w:rsidRPr="392D3DFA" w:rsidDel="2ACBBCCB">
          <w:rPr>
            <w:rFonts w:ascii="Times New Roman" w:hAnsi="Times New Roman" w:cs="Times New Roman"/>
          </w:rPr>
          <w:delText>, kurio tikslas yra praktinis FAIR principų taikymas ir duomenų stiuardo vaidmens gilinimas. Mokymuose naudojamas OpenPlato platformoje prieinamas nuotolinis mokymo kursas „Mokslinių tyrimų duomenų valdymas duomenų vadybininkams“ (</w:delText>
        </w:r>
        <w:r w:rsidRPr="392D3DFA" w:rsidDel="2ACBBCCB">
          <w:rPr>
            <w:rStyle w:val="Emfaz"/>
            <w:rFonts w:ascii="Times New Roman" w:hAnsi="Times New Roman" w:cs="Times New Roman"/>
            <w:color w:val="000000" w:themeColor="text1" w:themeTint="FF" w:themeShade="FF"/>
          </w:rPr>
          <w:delText>Research Data Management for Data Stewards</w:delText>
        </w:r>
        <w:r w:rsidRPr="392D3DFA" w:rsidDel="2ACBBCCB">
          <w:rPr>
            <w:rFonts w:ascii="Times New Roman" w:hAnsi="Times New Roman" w:cs="Times New Roman"/>
          </w:rPr>
          <w:delText>)</w:delText>
        </w:r>
        <w:r w:rsidRPr="392D3DFA" w:rsidDel="2ACBBCCB">
          <w:rPr>
            <w:rFonts w:ascii="Times New Roman" w:hAnsi="Times New Roman" w:cs="Times New Roman"/>
          </w:rPr>
          <w:delText xml:space="preserve"> . Mokymo kursas suteikia pradedantiesiems duomenų tvarkytojams, siekiant įgyti praktinių įgūdžių mokslinių tyrimų duomenų valdymo (RDM) srityje, taikant FAIR principus, atsižvelgiant į etikos ir teisinius reikalavimus bei įgyvendinti atvirojo mokslo geriausią praktiką ir įgyti praktinių žinių dirbant su su realiais atvejų tyrimais.</w:delText>
        </w:r>
      </w:del>
    </w:p>
    <w:p w:rsidRPr="00BB081A" w:rsidR="008C0AC0" w:rsidP="007A6193" w:rsidRDefault="008C0AC0" w14:paraId="2D578C0D" w14:textId="77777777">
      <w:pPr>
        <w:rPr>
          <w:del w:author="Vartotojas svečias" w:date="2026-03-27T10:22:29.143Z" w16du:dateUtc="2026-03-27T10:22:29.143Z" w:id="241717999"/>
          <w:rFonts w:ascii="Times New Roman" w:hAnsi="Times New Roman" w:cs="Times New Roman"/>
        </w:rPr>
      </w:pPr>
    </w:p>
    <w:p w:rsidRPr="008C0AC0" w:rsidR="000E2A0D" w:rsidP="392D3DFA" w:rsidRDefault="2B645589" w14:paraId="6D3C3431" w14:textId="77777777">
      <w:pPr>
        <w:rPr>
          <w:del w:author="Vartotojas svečias" w:date="2026-03-27T10:22:29.139Z" w16du:dateUtc="2026-03-27T10:22:29.139Z" w:id="665611003"/>
          <w:rStyle w:val="Puslapioinaosnuoroda"/>
          <w:rFonts w:ascii="Times New Roman" w:hAnsi="Times New Roman" w:cs="Times New Roman"/>
          <w:b w:val="1"/>
          <w:bCs w:val="1"/>
          <w:color w:val="000000" w:themeColor="text1" w:themeTint="FF" w:themeShade="FF"/>
        </w:rPr>
      </w:pPr>
      <w:del w:author="Vartotojas svečias" w:date="2026-03-27T10:22:29.143Z" w16du:dateUtc="2026-03-27T10:22:29.143Z" w:id="176686788">
        <w:r w:rsidRPr="392D3DFA" w:rsidDel="2ACBBCCB">
          <w:rPr>
            <w:rFonts w:ascii="Times New Roman" w:hAnsi="Times New Roman" w:cs="Times New Roman"/>
            <w:b w:val="1"/>
            <w:bCs w:val="1"/>
          </w:rPr>
          <w:delText>EOSC Data Steward Training</w:delText>
        </w:r>
      </w:del>
    </w:p>
    <w:p w:rsidR="000E2A0D" w:rsidP="008C0AC0" w:rsidRDefault="000E2A0D" w14:paraId="39AB3C87" w14:textId="04AB7B15">
      <w:pPr>
        <w:ind w:firstLine="567"/>
        <w:rPr>
          <w:del w:author="Vartotojas svečias" w:date="2026-03-27T10:22:29.138Z" w16du:dateUtc="2026-03-27T10:22:29.138Z" w:id="707031931"/>
          <w:rFonts w:ascii="Times New Roman" w:hAnsi="Times New Roman" w:cs="Times New Roman"/>
        </w:rPr>
      </w:pPr>
      <w:del w:author="Vartotojas svečias" w:date="2026-03-27T10:22:29.139Z" w16du:dateUtc="2026-03-27T10:22:29.139Z" w:id="1333820195">
        <w:r w:rsidRPr="392D3DFA" w:rsidDel="752C3EE5">
          <w:rPr>
            <w:rFonts w:ascii="Times New Roman" w:hAnsi="Times New Roman" w:cs="Times New Roman"/>
          </w:rPr>
          <w:delText xml:space="preserve">Internetinio kurso tikslas – remti aukštojo mokslo įstaigų ir kitų mokslinius tyrimus atliekančių organizacijų darbuotojų duomenų tvarkymo įgūdžių ugdymą. Kursas apima šias temas: įvadas į FAIR principus, </w:delText>
        </w:r>
        <w:r w:rsidRPr="392D3DFA" w:rsidDel="55E0D77A">
          <w:rPr>
            <w:rFonts w:ascii="Times New Roman" w:hAnsi="Times New Roman" w:cs="Times New Roman"/>
          </w:rPr>
          <w:delText>MTD</w:delText>
        </w:r>
        <w:r w:rsidRPr="392D3DFA" w:rsidDel="752C3EE5">
          <w:rPr>
            <w:rFonts w:ascii="Times New Roman" w:hAnsi="Times New Roman" w:cs="Times New Roman"/>
          </w:rPr>
          <w:delText xml:space="preserve"> valdymą ir </w:delText>
        </w:r>
        <w:r w:rsidRPr="392D3DFA" w:rsidDel="55E0D77A">
          <w:rPr>
            <w:rFonts w:ascii="Times New Roman" w:hAnsi="Times New Roman" w:cs="Times New Roman"/>
          </w:rPr>
          <w:delText>AM</w:delText>
        </w:r>
        <w:r w:rsidRPr="392D3DFA" w:rsidDel="752C3EE5">
          <w:rPr>
            <w:rFonts w:ascii="Times New Roman" w:hAnsi="Times New Roman" w:cs="Times New Roman"/>
          </w:rPr>
          <w:delText xml:space="preserve">; įrankiai FAIR principų žinioms vertinti; atsakingų ir atvirų mokslinių tyrimų supratimas; duomenų valdymo planavimas; </w:delText>
        </w:r>
        <w:r w:rsidRPr="392D3DFA" w:rsidDel="55E0D77A">
          <w:rPr>
            <w:rFonts w:ascii="Times New Roman" w:hAnsi="Times New Roman" w:cs="Times New Roman"/>
          </w:rPr>
          <w:delText>duomenų valdymo</w:delText>
        </w:r>
        <w:r w:rsidRPr="392D3DFA" w:rsidDel="752C3EE5">
          <w:rPr>
            <w:rFonts w:ascii="Times New Roman" w:hAnsi="Times New Roman" w:cs="Times New Roman"/>
          </w:rPr>
          <w:delText xml:space="preserve"> paslaugų teikimo lygių vertinimas ir planavimas. Tikslinė auditorija: aukštojo mokslo ar mokslinių tyrimų įstaigose duomenų valdymo srityje dirbantys specialistai arba asmenys, turintys mokslinių tyrimų patirties ir svarstantys galimybę pereiti į duomenų valdymo sritį.</w:delText>
        </w:r>
      </w:del>
    </w:p>
    <w:p w:rsidRPr="00BB081A" w:rsidR="008C0AC0" w:rsidP="008C0AC0" w:rsidRDefault="008C0AC0" w14:paraId="3C20EACD" w14:textId="77777777">
      <w:pPr>
        <w:ind w:firstLine="567"/>
        <w:rPr>
          <w:del w:author="Vartotojas svečias" w:date="2026-03-27T10:22:29.138Z" w16du:dateUtc="2026-03-27T10:22:29.138Z" w:id="177413827"/>
          <w:rFonts w:ascii="Times New Roman" w:hAnsi="Times New Roman" w:cs="Times New Roman"/>
        </w:rPr>
      </w:pPr>
    </w:p>
    <w:p w:rsidRPr="008C0AC0" w:rsidR="000E2A0D" w:rsidP="392D3DFA" w:rsidRDefault="2B645589" w14:paraId="793DE320" w14:textId="77777777">
      <w:pPr>
        <w:rPr>
          <w:del w:author="Vartotojas svečias" w:date="2026-03-27T10:22:29.127Z" w16du:dateUtc="2026-03-27T10:22:29.127Z" w:id="1671719964"/>
          <w:rStyle w:val="Puslapioinaosnuoroda"/>
          <w:rFonts w:ascii="Times New Roman" w:hAnsi="Times New Roman" w:cs="Times New Roman"/>
          <w:b w:val="1"/>
          <w:bCs w:val="1"/>
          <w:color w:val="000000" w:themeColor="text1" w:themeTint="FF" w:themeShade="FF"/>
        </w:rPr>
      </w:pPr>
      <w:del w:author="Vartotojas svečias" w:date="2026-03-27T10:22:29.138Z" w16du:dateUtc="2026-03-27T10:22:29.138Z" w:id="2060781560">
        <w:r w:rsidRPr="392D3DFA" w:rsidDel="2ACBBCCB">
          <w:rPr>
            <w:rFonts w:ascii="Times New Roman" w:hAnsi="Times New Roman" w:cs="Times New Roman"/>
            <w:b w:val="1"/>
            <w:bCs w:val="1"/>
          </w:rPr>
          <w:delText>PATTERN projekto mokymai „FAIR Research Data Management: A deeper dive into putting FAIR RDM into practice“</w:delText>
        </w:r>
      </w:del>
    </w:p>
    <w:p w:rsidRPr="00BB081A" w:rsidR="000E2A0D" w:rsidP="008C0AC0" w:rsidRDefault="000E2A0D" w14:paraId="563F4BE5" w14:textId="77777777">
      <w:pPr>
        <w:ind w:firstLine="567"/>
        <w:rPr>
          <w:del w:author="Vartotojas svečias" w:date="2026-03-27T10:22:29.127Z" w16du:dateUtc="2026-03-27T10:22:29.127Z" w:id="1720499289"/>
          <w:rFonts w:ascii="Times New Roman" w:hAnsi="Times New Roman" w:cs="Times New Roman"/>
        </w:rPr>
      </w:pPr>
      <w:del w:author="Vartotojas svečias" w:date="2026-03-27T10:22:29.127Z" w16du:dateUtc="2026-03-27T10:22:29.127Z" w:id="840156524">
        <w:r w:rsidRPr="392D3DFA" w:rsidDel="752C3EE5">
          <w:rPr>
            <w:rFonts w:ascii="Times New Roman" w:hAnsi="Times New Roman" w:cs="Times New Roman"/>
          </w:rPr>
          <w:delText>PATTERN projekto mokymai nėra ilgalaikė kvalifikacijos kėlimo programa. Tai intensyvus, praktika grįstas mokymų formatas, skirtas jau turintiems bazinių žinių apie FAIR ir mokslo duomenų valdymą specialistams, norintiems įgyti praktinių žinių:</w:delText>
        </w:r>
      </w:del>
    </w:p>
    <w:p w:rsidRPr="00BB081A" w:rsidR="000E2A0D" w:rsidP="007A6193" w:rsidRDefault="000E2A0D" w14:paraId="056D1248" w14:textId="5575D9D3">
      <w:pPr>
        <w:rPr>
          <w:del w:author="Vartotojas svečias" w:date="2026-03-27T10:22:29.127Z" w16du:dateUtc="2026-03-27T10:22:29.127Z" w:id="677453784"/>
          <w:rFonts w:ascii="Times New Roman" w:hAnsi="Times New Roman" w:cs="Times New Roman"/>
        </w:rPr>
      </w:pPr>
      <w:del w:author="Vartotojas svečias" w:date="2026-03-27T10:22:29.127Z" w16du:dateUtc="2026-03-27T10:22:29.127Z" w:id="310098625">
        <w:r w:rsidRPr="392D3DFA" w:rsidDel="752C3EE5">
          <w:rPr>
            <w:rFonts w:ascii="Times New Roman" w:hAnsi="Times New Roman" w:cs="Times New Roman"/>
          </w:rPr>
          <w:delText>pereiti nuo teorinio FAIR supratimo prie praktinio taikymo,</w:delText>
        </w:r>
        <w:r w:rsidRPr="392D3DFA" w:rsidDel="474660C9">
          <w:rPr>
            <w:rFonts w:ascii="Times New Roman" w:hAnsi="Times New Roman" w:cs="Times New Roman"/>
          </w:rPr>
          <w:delText xml:space="preserve"> </w:delText>
        </w:r>
        <w:r w:rsidRPr="392D3DFA" w:rsidDel="752C3EE5">
          <w:rPr>
            <w:rFonts w:ascii="Times New Roman" w:hAnsi="Times New Roman" w:cs="Times New Roman"/>
          </w:rPr>
          <w:delText>sustiprinti institucinės ir projektinės duomenų stiuardo veiklos kompetencijas,</w:delText>
        </w:r>
        <w:r w:rsidRPr="392D3DFA" w:rsidDel="474660C9">
          <w:rPr>
            <w:rFonts w:ascii="Times New Roman" w:hAnsi="Times New Roman" w:cs="Times New Roman"/>
          </w:rPr>
          <w:delText xml:space="preserve"> </w:delText>
        </w:r>
        <w:r w:rsidRPr="392D3DFA" w:rsidDel="752C3EE5">
          <w:rPr>
            <w:rFonts w:ascii="Times New Roman" w:hAnsi="Times New Roman" w:cs="Times New Roman"/>
          </w:rPr>
          <w:delText>išmokti spręsti konkrečius, realius duomenų valdymo atvejus.</w:delText>
        </w:r>
      </w:del>
    </w:p>
    <w:p w:rsidR="000E2A0D" w:rsidP="008C0AC0" w:rsidRDefault="000E2A0D" w14:paraId="4462F56D" w14:textId="77777777">
      <w:pPr>
        <w:ind w:firstLine="567"/>
        <w:rPr>
          <w:del w:author="Vartotojas svečias" w:date="2026-03-27T10:22:29.125Z" w16du:dateUtc="2026-03-27T10:22:29.125Z" w:id="1492420626"/>
          <w:rFonts w:ascii="Times New Roman" w:hAnsi="Times New Roman" w:cs="Times New Roman"/>
        </w:rPr>
      </w:pPr>
      <w:del w:author="Vartotojas svečias" w:date="2026-03-27T10:22:29.127Z" w16du:dateUtc="2026-03-27T10:22:29.127Z" w:id="1877694279">
        <w:r w:rsidRPr="392D3DFA" w:rsidDel="752C3EE5">
          <w:rPr>
            <w:rFonts w:ascii="Times New Roman" w:hAnsi="Times New Roman" w:cs="Times New Roman"/>
          </w:rPr>
          <w:delText xml:space="preserve">Neformalaus ugdymo kursai </w:delText>
        </w:r>
        <w:r w:rsidRPr="392D3DFA" w:rsidDel="752C3EE5">
          <w:rPr>
            <w:rFonts w:ascii="Times New Roman" w:hAnsi="Times New Roman" w:cs="Times New Roman"/>
            <w:b w:val="1"/>
            <w:bCs w:val="1"/>
          </w:rPr>
          <w:delText>papildo</w:delText>
        </w:r>
        <w:r w:rsidRPr="392D3DFA" w:rsidDel="752C3EE5">
          <w:rPr>
            <w:rFonts w:ascii="Times New Roman" w:hAnsi="Times New Roman" w:cs="Times New Roman"/>
          </w:rPr>
          <w:delText xml:space="preserve">, bet </w:delText>
        </w:r>
        <w:r w:rsidRPr="392D3DFA" w:rsidDel="752C3EE5">
          <w:rPr>
            <w:rFonts w:ascii="Times New Roman" w:hAnsi="Times New Roman" w:cs="Times New Roman"/>
            <w:b w:val="1"/>
            <w:bCs w:val="1"/>
          </w:rPr>
          <w:delText>nepakeičia</w:delText>
        </w:r>
        <w:r w:rsidRPr="392D3DFA" w:rsidDel="752C3EE5">
          <w:rPr>
            <w:rFonts w:ascii="Times New Roman" w:hAnsi="Times New Roman" w:cs="Times New Roman"/>
          </w:rPr>
          <w:delText xml:space="preserve"> formalaus ugdymo programų. Jie gerai dera kaip praktinis tęsinys po formalių studijų ar kvalifikacijos gilinimo etapas jau dirbantiems duomenų valdymo ir tvarkymo specialistais.</w:delText>
        </w:r>
      </w:del>
    </w:p>
    <w:p w:rsidRPr="00BB081A" w:rsidR="008C0AC0" w:rsidP="008C0AC0" w:rsidRDefault="008C0AC0" w14:paraId="36B00058" w14:textId="77777777">
      <w:pPr>
        <w:ind w:firstLine="567"/>
        <w:rPr>
          <w:rFonts w:ascii="Times New Roman" w:hAnsi="Times New Roman" w:cs="Times New Roman"/>
        </w:rPr>
      </w:pPr>
    </w:p>
    <w:p w:rsidRPr="00BB081A" w:rsidR="000E2A0D" w:rsidP="000E013E" w:rsidRDefault="000E013E" w14:paraId="236E22F4" w14:textId="44CF4125">
      <w:pPr>
        <w:pStyle w:val="Antrat2"/>
        <w:rPr>
          <w:i/>
          <w:iCs/>
        </w:rPr>
      </w:pPr>
      <w:bookmarkStart w:name="_Toc225451000" w:id="482"/>
      <w:r>
        <w:t>3.4.</w:t>
      </w:r>
      <w:r w:rsidR="00601348">
        <w:t xml:space="preserve"> Apibendrinimas</w:t>
      </w:r>
      <w:r w:rsidR="000E2A0D">
        <w:t xml:space="preserve"> ir rekomendacijos</w:t>
      </w:r>
      <w:bookmarkEnd w:id="482"/>
    </w:p>
    <w:p w:rsidR="000E2A0D" w:rsidP="007A6193" w:rsidRDefault="2B645589" w14:paraId="533FA1A3" w14:textId="77777777">
      <w:pPr>
        <w:rPr>
          <w:rFonts w:ascii="Times New Roman" w:hAnsi="Times New Roman" w:cs="Times New Roman"/>
        </w:rPr>
      </w:pPr>
      <w:r w:rsidRPr="00BB081A">
        <w:rPr>
          <w:rFonts w:ascii="Times New Roman" w:hAnsi="Times New Roman" w:cs="Times New Roman"/>
        </w:rPr>
        <w:t xml:space="preserve">Nors įvairiuose Europos universitetuose egzistuojančios mokymo programos suteikia galimybę atskiriems specialistams iš Lietuvos įgyti duomenų stiuardų kvalifikaciją, to nepakanka norint nacionaliniu mastu užtikrinti nuoseklų duomenų stiuardų rengimą. Užsienyje organizuojamos programos dažniausiai kainuoja kelis tūkstančius eurų vienam dalyviui, be to, jos neatsižvelgia į Lietuvoje vyraujančią mokslo duomenų ekosistemą, infrastruktūrą ir su mokslo duomenimis susijusį teisinį reguliavimą. Rekomenduojama Lietuvoje įsteigti vietinei situacijai pritaikytą duomenų stiuardų mokymo programą, kurią parengtų ir dėstytų užsienio programose sertifikatus įgiję lektoriai ir (arba) kviestiniai užsienio lektoriai. Rengiant programą gali būti naudingos įžvalgos, sukauptos Danijos ir Nyderlandų parengtose duomenų stiuardų rengimo nacionaliniu mastu temai skirtose studijose </w:t>
      </w:r>
      <w:r w:rsidRPr="00BB081A" w:rsidR="000E2A0D">
        <w:rPr>
          <w:rFonts w:ascii="Times New Roman" w:hAnsi="Times New Roman" w:cs="Times New Roman"/>
        </w:rPr>
        <w:fldChar w:fldCharType="begin"/>
      </w:r>
      <w:r w:rsidRPr="00BB081A" w:rsidR="000E2A0D">
        <w:rPr>
          <w:rFonts w:ascii="Times New Roman" w:hAnsi="Times New Roman" w:cs="Times New Roman"/>
        </w:rPr>
        <w:instrText xml:space="preserve"> ADDIN ZOTERO_ITEM CSL_CITATION {"citationID":"Fp3TxlQw","properties":{"formattedCitation":"(Jetten et al., 2021; Wildgaard et al., 2020)","plainCitation":"(Jetten et al., 2021; Wildgaard et al., 2020)","noteIndex":0},"citationItems":[{"id":944,"uris":["http://zotero.org/users/10873074/items/IZ9R73Y6"],"itemData":{"id":944,"type":"report","abstract":"This is the end report of the NPOS-F project “Professionalising data stewardship”, part of the NPOS FAIR data programme line. This version [1.1] of the report has been formally accepted by the NPOS Steering Committee [February 11, 2021]\n\n\nAbout the NPOS F project: https://www.openscience.nl/en/projects/project-f-professionalising-data-stewardship-competences-training-and-education\n\n\nAuthors:\n\n\n\n\t\nMijke Jetten (Dutch Techcentre for Lifesciences, DTL)\n\t\nMarjan Grootveld (Data Archiving and Networked Services, DANS)\n\t\nAnnemie Mordant (Maastricht University)\n\t\nMascha Jansen (GO FAIR Foundation, GFF)\n\t\nMargreet Bloemers (ZonMw)\n\t\nMargriet Miedema (National Coordination Point Research Data Management, LCRDM)\n\t\nCelia van Gelder (Dutch Techcentre for Lifesciences, DTL)\n\n\n\nTitle: Professionalising data stewardship in the Netherlands: competences, training and education. Dutch Roadmap towards national implementation of FAIR data stewardship\n\n\nReference: Mijke Jetten, Marjan Grootveld, Annemie Mordant, Mascha Jansen, Margreet Bloemers, Margriet Miedema, &amp; Celia W.G. van Gelder. (2021). Professionalising data stewardship in the Netherlands. Competences, training and education. Dutch roadmap towards national implementation of FAIR data stewardship. Zenodo. https://doi.org/10.5281/zenodo.4320504\n\n\nUse, reproduction and distribution of the content of this report is permitted if provided with reference to this report.\n\n\nFor more information about the project, you may contact Mijke Jetten (mijke.jetten@dtls.nl).","language":"eng","note":"DOI: 10.5281/zenodo.4623713","publisher":"Zenodo","source":"Zenodo","title":"Professionalising data stewardship in the Netherlands. Competences, training and education. Dutch roadmap towards national implementation of FAIR data stewardship","URL":"https://zenodo.org/records/4623713","author":[{"family":"Jetten","given":"Mijke"},{"family":"Grootveld","given":"Marjan"},{"family":"Mordant","given":"Annemie"},{"family":"Jansen","given":"Mascha"},{"family":"Bloemers","given":"Margreet"},{"family":"Miedema","given":"Margriet"},{"family":"Van Gelder","given":"Celia W.G."}],"accessed":{"date-parts":[["2025",12,16]]},"issued":{"date-parts":[["2021",3,19]]}}},{"id":942,"uris":["http://zotero.org/users/10873074/items/RX7LTYGH"],"itemData":{"id":942,"type":"article-journal","abstract":"This report provides an analysis of current educations in data stewardship and an evaluation of the needs and expectations to the role of a Data Steward (DS) across the private and public sector. The aim is to inform future data stewardship educations in Denmark. Methods of analysis included a combination of quantitative and qualitative methods such as literature review, text mining, questionnaires, correlation analyses and interviews. All supporting materials produced throughout the report are found and freely available in the project community site.","DOI":"10.5281/zenodo.3609516","language":"en","source":"zenodo.org","title":"National Coordination of Data Steward Education in Denmark: Final report to the National Forum for Research Data Management (DM Forum)","title-short":"National Coordination of Data Steward Education in Denmark","URL":"https://zenodo.org/records/3609516","author":[{"family":"Wildgaard","given":"Lorna"},{"family":"Vlachos","given":"Evgenios"},{"family":"Nondal","given":"Lars"},{"family":"Larsen","given":"Asger Væring"},{"family":"Svendsen","given":"Michael"}],"accessed":{"date-parts":[["2025",12,16]]},"issued":{"date-parts":[["2020"]]}}}],"schema":"https://github.com/citation-style-language/schema/raw/master/csl-citation.json"} </w:instrText>
      </w:r>
      <w:r w:rsidRPr="00BB081A" w:rsidR="000E2A0D">
        <w:rPr>
          <w:rFonts w:ascii="Times New Roman" w:hAnsi="Times New Roman" w:cs="Times New Roman"/>
        </w:rPr>
        <w:fldChar w:fldCharType="separate"/>
      </w:r>
      <w:r w:rsidRPr="00BB081A">
        <w:rPr>
          <w:rFonts w:ascii="Times New Roman" w:hAnsi="Times New Roman" w:cs="Times New Roman"/>
        </w:rPr>
        <w:t>(Jetten et al., 2021 ir Wildgaard et al., 2020)</w:t>
      </w:r>
      <w:r w:rsidRPr="00BB081A" w:rsidR="000E2A0D">
        <w:rPr>
          <w:rFonts w:ascii="Times New Roman" w:hAnsi="Times New Roman" w:cs="Times New Roman"/>
        </w:rPr>
        <w:fldChar w:fldCharType="end"/>
      </w:r>
      <w:r w:rsidRPr="00BB081A">
        <w:rPr>
          <w:rFonts w:ascii="Times New Roman" w:hAnsi="Times New Roman" w:cs="Times New Roman"/>
        </w:rPr>
        <w:t>. Taip pat galima atsižvelgti į Latvijos, kuri pradėjo duomenų stiuardų rengimui skirtą nacionalinio masto projektą</w:t>
      </w:r>
      <w:r w:rsidRPr="00BB081A" w:rsidR="000E2A0D">
        <w:rPr>
          <w:rFonts w:ascii="Times New Roman" w:hAnsi="Times New Roman" w:cs="Times New Roman"/>
        </w:rPr>
        <w:footnoteReference w:id="49"/>
      </w:r>
      <w:r w:rsidRPr="00BB081A">
        <w:rPr>
          <w:rFonts w:ascii="Times New Roman" w:hAnsi="Times New Roman" w:cs="Times New Roman"/>
        </w:rPr>
        <w:t>, patirtimi.</w:t>
      </w:r>
    </w:p>
    <w:p w:rsidR="008C0AC0" w:rsidP="007A6193" w:rsidRDefault="008C0AC0" w14:paraId="2E3BBD7F" w14:textId="77777777">
      <w:pPr>
        <w:rPr>
          <w:rFonts w:ascii="Times New Roman" w:hAnsi="Times New Roman" w:cs="Times New Roman"/>
        </w:rPr>
      </w:pPr>
    </w:p>
    <w:p w:rsidRPr="00BB081A" w:rsidR="008C0AC0" w:rsidP="007A6193" w:rsidRDefault="008C0AC0" w14:paraId="1B24AFED" w14:textId="77777777">
      <w:pPr>
        <w:rPr>
          <w:rFonts w:ascii="Times New Roman" w:hAnsi="Times New Roman" w:cs="Times New Roman"/>
        </w:rPr>
      </w:pPr>
    </w:p>
    <w:p w:rsidRPr="00BB081A" w:rsidR="00EA4D0C" w:rsidP="00024F82" w:rsidRDefault="00280290" w14:paraId="527E4D39" w14:textId="731AB83E">
      <w:pPr>
        <w:pStyle w:val="Antrat1"/>
      </w:pPr>
      <w:bookmarkStart w:name="_Toc225451001" w:id="483"/>
      <w:r>
        <w:t>5</w:t>
      </w:r>
      <w:r w:rsidR="00EA4D0C">
        <w:t xml:space="preserve">. Galimi scenarijai </w:t>
      </w:r>
      <w:r w:rsidR="003646D4">
        <w:t xml:space="preserve">ir </w:t>
      </w:r>
      <w:r w:rsidR="00EA4D0C">
        <w:t>SWOT analizė</w:t>
      </w:r>
      <w:bookmarkEnd w:id="483"/>
    </w:p>
    <w:p w:rsidR="008C30B6" w:rsidP="007A6193" w:rsidRDefault="008C30B6" w14:paraId="3B6B0675" w14:textId="77777777">
      <w:pPr>
        <w:rPr>
          <w:rFonts w:ascii="Times New Roman" w:hAnsi="Times New Roman" w:cs="Times New Roman"/>
        </w:rPr>
      </w:pPr>
    </w:p>
    <w:p w:rsidRPr="00BB081A" w:rsidR="00280290" w:rsidP="00280290" w:rsidRDefault="00280290" w14:paraId="64B70161" w14:textId="2A2CC140">
      <w:pPr>
        <w:pStyle w:val="Antrat1"/>
      </w:pPr>
      <w:bookmarkStart w:name="_Toc225451002" w:id="484"/>
      <w:r>
        <w:t>6. Finansinė MSI duomenų valdymo situacija</w:t>
      </w:r>
      <w:bookmarkEnd w:id="484"/>
      <w:r>
        <w:t xml:space="preserve"> </w:t>
      </w:r>
    </w:p>
    <w:p w:rsidR="00280290" w:rsidP="00280290" w:rsidRDefault="00280290" w14:paraId="5BBCDB33" w14:textId="306B53E9">
      <w:pPr>
        <w:pStyle w:val="Antrat2"/>
      </w:pPr>
      <w:bookmarkStart w:name="_Toc225451003" w:id="485"/>
      <w:r>
        <w:t>6.1. Dabartinis finansavimas</w:t>
      </w:r>
      <w:bookmarkEnd w:id="485"/>
    </w:p>
    <w:p w:rsidRPr="00AC2DC2" w:rsidR="00235808" w:rsidP="00235808" w:rsidRDefault="00235808" w14:paraId="0EC3AA36" w14:textId="77777777">
      <w:pPr>
        <w:rPr>
          <w:rFonts w:ascii="Times New Roman" w:hAnsi="Times New Roman" w:cs="Times New Roman"/>
          <w:b/>
          <w:bCs/>
        </w:rPr>
      </w:pPr>
    </w:p>
    <w:p w:rsidR="00235808" w:rsidP="00235808" w:rsidRDefault="00235808" w14:paraId="066636E5" w14:textId="77777777">
      <w:pPr>
        <w:ind w:firstLine="567"/>
        <w:jc w:val="both"/>
        <w:rPr>
          <w:rFonts w:ascii="Times New Roman" w:hAnsi="Times New Roman" w:cs="Times New Roman"/>
        </w:rPr>
      </w:pPr>
      <w:r w:rsidRPr="00AC2DC2">
        <w:rPr>
          <w:rFonts w:ascii="Times New Roman" w:hAnsi="Times New Roman" w:cs="Times New Roman"/>
        </w:rPr>
        <w:t>Mokslinių tyrimų duomenų valdymo finansavimas Lietuvoje yra sudėtinė bendros mokslo ir studijų finansavimo sistemos dalis. Jis užtikrinamas per institucinį MTEP finansavimą, Lietuvos mokslo tarybos administruojamą konkursinį projektų finansavimą, mokslinių tyrimų infrastruktūrų finansavimą ir tarptautinių programų lėšas. Šie finansavimo kanalai apima institucinius, projektinius, infrastruktūrinius ir tarptautinio bendradarbiavimo lygmenis.</w:t>
      </w:r>
    </w:p>
    <w:p w:rsidR="00235808" w:rsidP="00235808" w:rsidRDefault="00235808" w14:paraId="2ABE6259" w14:textId="77777777">
      <w:pPr>
        <w:ind w:firstLine="567"/>
        <w:jc w:val="both"/>
        <w:rPr>
          <w:rFonts w:ascii="Times New Roman" w:hAnsi="Times New Roman" w:cs="Times New Roman"/>
        </w:rPr>
      </w:pPr>
      <w:r w:rsidRPr="00AC2DC2">
        <w:rPr>
          <w:rFonts w:ascii="Times New Roman" w:hAnsi="Times New Roman" w:cs="Times New Roman"/>
        </w:rPr>
        <w:t xml:space="preserve">Pagrindinis finansavimo šaltinis mokslo ir studijų institucijoms yra bazinio ir skatinamojo finansavimo lėšos, skiriamos atsižvelgiant į Lietuvos mokslo tarybos atliekamo ekspertinio (palyginamojo) vertinimo, vykdomo kas penkerius metus, ir kasmetinio formaliojo vertinimo rezultatus. Šių dviejų vertinimo dedamųjų santykis sudaro atitinkamai 70 ir 30 proc. Toks modelis reiškia, kad dalis mokslinių tyrimų duomenų tvarkymo poreikių Lietuvoje yra </w:t>
      </w:r>
      <w:r w:rsidRPr="00AC2DC2">
        <w:rPr>
          <w:rFonts w:ascii="Times New Roman" w:hAnsi="Times New Roman" w:cs="Times New Roman"/>
        </w:rPr>
        <w:t>dengiama per bendrą institucinį MTEP finansavimą, iš kurio palaikoma tyrimų aplinka, žmogiškieji ištekliai, institucinė infrastruktūra ir vidiniai duomenų valdymo pajėgumai.</w:t>
      </w:r>
    </w:p>
    <w:p w:rsidRPr="00AC2DC2" w:rsidR="00235808" w:rsidP="00235808" w:rsidRDefault="00235808" w14:paraId="175AFFF3" w14:textId="3DF99463">
      <w:pPr>
        <w:ind w:firstLine="567"/>
        <w:jc w:val="both"/>
        <w:rPr>
          <w:rFonts w:ascii="Times New Roman" w:hAnsi="Times New Roman" w:cs="Times New Roman"/>
        </w:rPr>
      </w:pPr>
      <w:r w:rsidRPr="00AC2DC2">
        <w:rPr>
          <w:rFonts w:ascii="Times New Roman" w:hAnsi="Times New Roman" w:cs="Times New Roman"/>
        </w:rPr>
        <w:t>Kitas svarbus finansavimo šaltinis yra konkursinis finansavimas, kurį administruoja Lietuvos mokslo taryba. LMT finansuojamų projektų sistemoje duomenų valdymas yra institucionalizuotas: projektų vykdytojams teikiamos duomenų valdymo plano formos ir rekomendacijos, o su atviruoju mokslu susiję reikalavimai grindžiami 2024 m. rugpjūčio 30 d. patvirtintu Atvirosios prieigos prie mokslinių tyrimų ir eksperimentinės plėtros rezultatų tvarkos aprašu. Be to, bent dalyje LMT administruojamų priemonių tinkamų finansuoti išlaidų kategorijose tiesiogiai numatomos ne tik publikavimo, bet ir mokslinių tyrimų duomenų tvarkymo bei atvėrimo išlaidos. Todėl konkursinis finansavimas veikia kaip praktinis mechanizmas, per kurį duomenų valdymo veiklos gali būti finansuojamos projekto lygmeniu.</w:t>
      </w:r>
    </w:p>
    <w:p w:rsidR="00235808" w:rsidP="00235808" w:rsidRDefault="00235808" w14:paraId="10B36F62" w14:textId="77777777">
      <w:pPr>
        <w:jc w:val="both"/>
        <w:rPr>
          <w:rFonts w:ascii="Times New Roman" w:hAnsi="Times New Roman" w:cs="Times New Roman"/>
        </w:rPr>
      </w:pPr>
      <w:r w:rsidRPr="00AC2DC2">
        <w:rPr>
          <w:rFonts w:ascii="Times New Roman" w:hAnsi="Times New Roman" w:cs="Times New Roman"/>
        </w:rPr>
        <w:t xml:space="preserve">Tam tikrą vaidmenį atlieka ir tikslinės konkursinio finansavimo priemonės, kurios, nors ir nėra skirtos vien mokslinių tyrimų duomenims, realiai stiprina duomenų tvarkymo, skaitmenizavimo ir skaičiavimo pajėgumus. Šiuo požiūriu reikšminga LMT paskirtinė programa „Informacinės technologijos mokslo ir žinių visuomenės plėtrai“, </w:t>
      </w:r>
      <w:r>
        <w:rPr>
          <w:rFonts w:ascii="Times New Roman" w:hAnsi="Times New Roman" w:cs="Times New Roman"/>
        </w:rPr>
        <w:t>d</w:t>
      </w:r>
      <w:r w:rsidRPr="00AC2DC2">
        <w:rPr>
          <w:rFonts w:ascii="Times New Roman" w:hAnsi="Times New Roman" w:cs="Times New Roman"/>
        </w:rPr>
        <w:t>uomenų valdymo pajėgumus taip pat stiprina kitos tikslinės valstybės finansavimo programos. Pavyzdžiui, Švietimo, mokslo ir sporto ministerijos programos „Universitetų ekscelencijos iniciatyva“ rėmuose finansuojamas Vilniaus universiteto projektas „Duomenų centras mašininiam mokymui ir kvantiniams skaičiavimams gamtos ir biomedicinos mokslų srityse“, įgyvendinamas 2023–2027 m. laikotarpiu. Šiam projektui skirtas 2,563 mln. Eur valstybės biudžeto finansavimas. Tokios iniciatyvos, nors ir nėra tiesiogiai orientuotos į visos nacionalinės mokslinių tyrimų duomenų sistemos plėtrą, sudaro prielaidas stiprinti institucinius duomenų kaupimo, atvėrimo ir panaudojimo pajėgumus.</w:t>
      </w:r>
    </w:p>
    <w:p w:rsidR="00235808" w:rsidP="00235808" w:rsidRDefault="00235808" w14:paraId="62A6D35F" w14:textId="77777777">
      <w:pPr>
        <w:ind w:firstLine="567"/>
        <w:jc w:val="both"/>
        <w:rPr>
          <w:rFonts w:ascii="Times New Roman" w:hAnsi="Times New Roman" w:cs="Times New Roman"/>
        </w:rPr>
      </w:pPr>
      <w:r w:rsidRPr="00AC2DC2">
        <w:rPr>
          <w:rFonts w:ascii="Times New Roman" w:hAnsi="Times New Roman" w:cs="Times New Roman"/>
        </w:rPr>
        <w:t xml:space="preserve">Atskiras finansavimo blokas yra mokslinių tyrimų infrastruktūrų finansavimas. Lietuvos mokslinių tyrimų infrastruktūrų kelrodis yra politikos dokumentas, nustatantis ilgalaikes nacionalines ir tarptautines </w:t>
      </w:r>
      <w:r>
        <w:rPr>
          <w:rFonts w:ascii="Times New Roman" w:hAnsi="Times New Roman" w:cs="Times New Roman"/>
        </w:rPr>
        <w:t>mokslinių tyrimų infrastruktūrų (</w:t>
      </w:r>
      <w:r w:rsidRPr="00AC2DC2">
        <w:rPr>
          <w:rFonts w:ascii="Times New Roman" w:hAnsi="Times New Roman" w:cs="Times New Roman"/>
        </w:rPr>
        <w:t>MTI</w:t>
      </w:r>
      <w:r>
        <w:rPr>
          <w:rFonts w:ascii="Times New Roman" w:hAnsi="Times New Roman" w:cs="Times New Roman"/>
        </w:rPr>
        <w:t>)</w:t>
      </w:r>
      <w:r w:rsidRPr="00AC2DC2">
        <w:rPr>
          <w:rFonts w:ascii="Times New Roman" w:hAnsi="Times New Roman" w:cs="Times New Roman"/>
        </w:rPr>
        <w:t xml:space="preserve"> politikos kryptis, prioritetus, galimybes ir perspektyvas. 2024 m. Kelrodyje įtrauktos 24 mokslinių tyrimų infrastruktūros, tarp jų ir tokios, kurios tiesiogiai susijusios su duomenų kaupimu, skaičiavimais, ilgalaikiu saugojimu ar prieiga prie duomenų, pavyzdžiui, „LitGrid-HPC“, „QUARTIC“, LiDA ir „CLARIN-LT“. Lietuvos mokslo tarybos 2026–2028 m. strateginis veiklos planas taip pat numato finansavimą dalyvavimui tarptautinių mokslinių tyrimų infrastruktūrų veikloje bei valstybės tikslinėms mokslinių tyrimų infrastruktūroms.</w:t>
      </w:r>
    </w:p>
    <w:p w:rsidR="00235808" w:rsidP="00235808" w:rsidRDefault="00235808" w14:paraId="312C157E" w14:textId="77777777">
      <w:pPr>
        <w:ind w:firstLine="567"/>
        <w:jc w:val="both"/>
        <w:rPr>
          <w:rFonts w:ascii="Times New Roman" w:hAnsi="Times New Roman" w:cs="Times New Roman"/>
        </w:rPr>
      </w:pPr>
      <w:r w:rsidRPr="00AC2DC2">
        <w:rPr>
          <w:rFonts w:ascii="Times New Roman" w:hAnsi="Times New Roman" w:cs="Times New Roman"/>
        </w:rPr>
        <w:t>Reikšmingas finansavimo šaltinis yra ir tarptautinės programos, ypač Europos Sąjungos mokslinių tyrimų ir inovacijų programa „Europos horizontas“ („Horizon Europe“). Šioje programoje su mokslinių tyrimų duomenų ir kitų rezultatų valdymu susijusios išlaidos laikomos tinkamomis finansuoti, jei jos atitinka dotacijos sutarties sąlygas. Tai reiškia, kad projektų vykdytojai gali planuoti tokias išlaidas kaip duomenų tvarkymas, saugojimas, archyvavimas, pakartotinio naudojimo užtikrinimas ir kitos FAIR principų įgyvendinimo veiklos. Be to, „Europos horizontas“ finansuoja ir specifinius projektus, susijusius su integracija į Europos atvirojo mokslo debesį (EOSC), kuriais siekiama kurti federuotą aplinką, sudarančią sąlygas tyrėjams dalytis duomenimis ir jais naudotis tarpvalstybiniu bei tarpdalykiniu mastu.</w:t>
      </w:r>
    </w:p>
    <w:p w:rsidR="00235808" w:rsidP="00235808" w:rsidRDefault="00235808" w14:paraId="365406C8" w14:textId="77777777">
      <w:pPr>
        <w:ind w:firstLine="567"/>
        <w:jc w:val="both"/>
        <w:rPr>
          <w:rFonts w:ascii="Times New Roman" w:hAnsi="Times New Roman" w:cs="Times New Roman"/>
        </w:rPr>
      </w:pPr>
      <w:r w:rsidRPr="00AC2DC2">
        <w:rPr>
          <w:rFonts w:ascii="Times New Roman" w:hAnsi="Times New Roman" w:cs="Times New Roman"/>
        </w:rPr>
        <w:t>Šiame kontekste pažymėtinas būsimas kvietimas „Expanding and deepening the EOSC Federation“ pagal priemonę HORIZON-INFRA-2027-01-EOSC-01. Tai bendro finansavimo veiksmas (co-fund action), kuriam numatyta iki 40 mln. Eur Europos Sąjungos lėšų, taikant iki 50 proc. tinkamų finansuoti išlaidų finansavimo intensyvumą. Likusi dalis turėtų būti dengiama valstybių narių ar kitų dalyvaujančių institucijų lėšomis. Tokios priemonės svarbios tuo, kad jos finansuoja ne tik pavienius tyrimus, bet ir platesnę federuotų duomenų bei paslaugų aplinkos plėtrą europiniu mastu.</w:t>
      </w:r>
    </w:p>
    <w:p w:rsidRPr="00AC2DC2" w:rsidR="00235808" w:rsidP="00235808" w:rsidRDefault="00235808" w14:paraId="61666CAD" w14:textId="7BEFB732">
      <w:pPr>
        <w:ind w:firstLine="567"/>
        <w:jc w:val="both"/>
        <w:rPr>
          <w:rFonts w:ascii="Times New Roman" w:hAnsi="Times New Roman" w:cs="Times New Roman"/>
        </w:rPr>
      </w:pPr>
      <w:r w:rsidRPr="00AC2DC2">
        <w:rPr>
          <w:rFonts w:ascii="Times New Roman" w:hAnsi="Times New Roman" w:cs="Times New Roman"/>
        </w:rPr>
        <w:t>Apibendrinant galima teigti, kad mokslinių tyrimų duomenų finansavimas Lietuvoje yra mišrus ir daugiakanalis. Jį sudaro institucinis bazinis finansavimas, LMT konkursiniai projektai, mokslinių tyrimų infrastruktūrų finansavimas, teminės nacionalinės programos, tikslinės valstybės investicijos ir tarptautinės programos</w:t>
      </w:r>
      <w:r>
        <w:rPr>
          <w:rFonts w:ascii="Times New Roman" w:hAnsi="Times New Roman" w:cs="Times New Roman"/>
        </w:rPr>
        <w:t xml:space="preserve"> ir kt</w:t>
      </w:r>
      <w:r w:rsidRPr="00AC2DC2">
        <w:rPr>
          <w:rFonts w:ascii="Times New Roman" w:hAnsi="Times New Roman" w:cs="Times New Roman"/>
        </w:rPr>
        <w:t xml:space="preserve">. Vis dėlto šie finansavimo srautai daugiausia remia duomenų valdymą kaip platesnių MTEP, infrastruktūros ar skaitmenizacijos veiklų dalį, o ne kaip savarankišką, nuoseklią nacionalinę finansavimo </w:t>
      </w:r>
      <w:r>
        <w:rPr>
          <w:rFonts w:ascii="Times New Roman" w:hAnsi="Times New Roman" w:cs="Times New Roman"/>
        </w:rPr>
        <w:t>eilutę</w:t>
      </w:r>
      <w:r w:rsidRPr="00AC2DC2">
        <w:rPr>
          <w:rFonts w:ascii="Times New Roman" w:hAnsi="Times New Roman" w:cs="Times New Roman"/>
        </w:rPr>
        <w:t xml:space="preserve">, apimančią visą mokslinių tyrimų duomenų gyvavimo ciklą – nuo jų sukūrimo ir aprašymo iki ilgalaikio išsaugojimo, atvėrimo ir pakartotinio naudojimo. </w:t>
      </w:r>
    </w:p>
    <w:p w:rsidRPr="00AC2DC2" w:rsidR="00235808" w:rsidP="00235808" w:rsidRDefault="00235808" w14:paraId="316422FB" w14:textId="77777777">
      <w:pPr>
        <w:jc w:val="both"/>
        <w:rPr>
          <w:rFonts w:ascii="Times New Roman" w:hAnsi="Times New Roman" w:cs="Times New Roman"/>
        </w:rPr>
      </w:pPr>
    </w:p>
    <w:p w:rsidRPr="00235808" w:rsidR="00235808" w:rsidP="00235808" w:rsidRDefault="00235808" w14:paraId="22EA02E1" w14:textId="77777777"/>
    <w:p w:rsidR="00EF06A0" w:rsidP="00EF06A0" w:rsidRDefault="00EF06A0" w14:paraId="4972574B" w14:textId="77777777"/>
    <w:p w:rsidRPr="00EF06A0" w:rsidR="00EF06A0" w:rsidP="00EF06A0" w:rsidRDefault="00EF06A0" w14:paraId="0430482F" w14:textId="77777777"/>
    <w:p w:rsidRPr="00955FC3" w:rsidR="00280290" w:rsidP="00280290" w:rsidRDefault="00280290" w14:paraId="7732221E" w14:textId="36FF7022">
      <w:pPr>
        <w:pStyle w:val="Antrat2"/>
        <w:rPr>
          <w:lang w:val="es-ES"/>
        </w:rPr>
      </w:pPr>
      <w:bookmarkStart w:name="_Toc225451004" w:id="486"/>
      <w:r>
        <w:t>6.2. Būtinasis finansavimas ir jo paskirstymas integruojantis į EOSC</w:t>
      </w:r>
      <w:bookmarkEnd w:id="486"/>
    </w:p>
    <w:p w:rsidRPr="00955FC3" w:rsidR="00280290" w:rsidP="00280290" w:rsidRDefault="00280290" w14:paraId="5953DCFF" w14:textId="77777777">
      <w:pPr>
        <w:rPr>
          <w:rFonts w:ascii="Times New Roman" w:hAnsi="Times New Roman" w:cs="Times New Roman"/>
          <w:lang w:val="es-ES"/>
        </w:rPr>
      </w:pPr>
    </w:p>
    <w:p w:rsidRPr="00BB081A" w:rsidR="00280290" w:rsidP="007A6193" w:rsidRDefault="00280290" w14:paraId="63FC2A33" w14:textId="77777777">
      <w:pPr>
        <w:rPr>
          <w:rFonts w:ascii="Times New Roman" w:hAnsi="Times New Roman" w:cs="Times New Roman"/>
        </w:rPr>
      </w:pPr>
    </w:p>
    <w:p w:rsidRPr="00235808" w:rsidR="00115235" w:rsidP="00024F82" w:rsidRDefault="00EB76FA" w14:paraId="040C25D6" w14:textId="78ADF560">
      <w:pPr>
        <w:pStyle w:val="Antrat1"/>
        <w:rPr>
          <w:rFonts w:ascii="Times New Roman" w:hAnsi="Times New Roman" w:cs="Times New Roman"/>
          <w:sz w:val="24"/>
          <w:szCs w:val="24"/>
        </w:rPr>
      </w:pPr>
      <w:bookmarkStart w:name="_Toc225451005" w:id="487"/>
      <w:r w:rsidRPr="00235808">
        <w:rPr>
          <w:rFonts w:ascii="Times New Roman" w:hAnsi="Times New Roman" w:cs="Times New Roman"/>
          <w:sz w:val="24"/>
          <w:szCs w:val="24"/>
        </w:rPr>
        <w:t>7</w:t>
      </w:r>
      <w:r w:rsidRPr="00235808" w:rsidR="009B420B">
        <w:rPr>
          <w:rFonts w:ascii="Times New Roman" w:hAnsi="Times New Roman" w:cs="Times New Roman"/>
          <w:sz w:val="24"/>
          <w:szCs w:val="24"/>
        </w:rPr>
        <w:t>. Literatūros sąrašas</w:t>
      </w:r>
      <w:bookmarkEnd w:id="487"/>
    </w:p>
    <w:p w:rsidRPr="00235808" w:rsidR="0910CD1C" w:rsidP="0910CD1C" w:rsidRDefault="0910CD1C" w14:paraId="11B5C6B8" w14:textId="6C1E2B74">
      <w:pPr>
        <w:rPr>
          <w:rFonts w:ascii="Times New Roman" w:hAnsi="Times New Roman" w:cs="Times New Roman"/>
        </w:rPr>
      </w:pPr>
    </w:p>
    <w:p w:rsidRPr="00235808" w:rsidR="1640326E" w:rsidRDefault="2D93A31E" w14:paraId="2E9396FE" w14:textId="7B43D9DA">
      <w:pPr>
        <w:rPr>
          <w:rFonts w:ascii="Times New Roman" w:hAnsi="Times New Roman" w:cs="Times New Roman"/>
        </w:rPr>
      </w:pPr>
      <w:r w:rsidRPr="00235808">
        <w:rPr>
          <w:rFonts w:ascii="Times New Roman" w:hAnsi="Times New Roman" w:cs="Times New Roman"/>
        </w:rPr>
        <w:t xml:space="preserve">Aksenova, A. et al. (2024) Current state of data stewardship tools in life science. Frontiers in Big Data, 7. </w:t>
      </w:r>
      <w:hyperlink r:id="rId139">
        <w:r w:rsidRPr="00235808">
          <w:rPr>
            <w:rFonts w:ascii="Times New Roman" w:hAnsi="Times New Roman" w:cs="Times New Roman"/>
          </w:rPr>
          <w:t>https://doi.org/10.3389/fdata.2024.1428568</w:t>
        </w:r>
      </w:hyperlink>
      <w:r w:rsidRPr="00235808">
        <w:rPr>
          <w:rFonts w:ascii="Times New Roman" w:hAnsi="Times New Roman" w:cs="Times New Roman"/>
        </w:rPr>
        <w:t>.</w:t>
      </w:r>
    </w:p>
    <w:p w:rsidRPr="00235808" w:rsidR="1640326E" w:rsidP="5458FC99" w:rsidRDefault="2D93A31E" w14:paraId="50D9C386" w14:textId="10158EF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2247101" w14:textId="51BFE77E">
      <w:pPr>
        <w:rPr>
          <w:rFonts w:ascii="Times New Roman" w:hAnsi="Times New Roman" w:cs="Times New Roman"/>
        </w:rPr>
      </w:pPr>
      <w:r w:rsidRPr="00235808">
        <w:rPr>
          <w:rFonts w:ascii="Times New Roman" w:hAnsi="Times New Roman" w:cs="Times New Roman"/>
        </w:rPr>
        <w:t xml:space="preserve">Ammar, A. et al. (2020) A Semi-Automated Workflow for FAIR Maturity Indicators in the Life Sciences. Nanomaterials, 10(10), 2068. </w:t>
      </w:r>
      <w:hyperlink r:id="rId140">
        <w:r w:rsidRPr="00235808">
          <w:rPr>
            <w:rFonts w:ascii="Times New Roman" w:hAnsi="Times New Roman" w:cs="Times New Roman"/>
          </w:rPr>
          <w:t>https://doi.org/10.3390/nano10102068</w:t>
        </w:r>
      </w:hyperlink>
      <w:r w:rsidRPr="00235808">
        <w:rPr>
          <w:rFonts w:ascii="Times New Roman" w:hAnsi="Times New Roman" w:cs="Times New Roman"/>
        </w:rPr>
        <w:t>.</w:t>
      </w:r>
    </w:p>
    <w:p w:rsidRPr="00235808" w:rsidR="1640326E" w:rsidP="5458FC99" w:rsidRDefault="2D93A31E" w14:paraId="046958FF" w14:textId="5C37A9E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BCC2B3A" w14:textId="34480868">
      <w:pPr>
        <w:rPr>
          <w:rFonts w:ascii="Times New Roman" w:hAnsi="Times New Roman" w:cs="Times New Roman"/>
        </w:rPr>
      </w:pPr>
      <w:r w:rsidRPr="00235808">
        <w:rPr>
          <w:rFonts w:ascii="Times New Roman" w:hAnsi="Times New Roman" w:cs="Times New Roman"/>
        </w:rPr>
        <w:t>ANNEX to the Communication from the Commission to the European Parliament, the Council, the European Economic and Social Committee and the Committee of the Regions. European Interoperability Framework - Implementation Strategy. Brussels, 23.3.2017 COM(2017) 134 final ANNEX 2.</w:t>
      </w:r>
    </w:p>
    <w:p w:rsidRPr="00235808" w:rsidR="1640326E" w:rsidP="5458FC99" w:rsidRDefault="2D93A31E" w14:paraId="51CB407B" w14:textId="28CE6AF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C9BD0B8" w14:textId="703F1B0D">
      <w:pPr>
        <w:rPr>
          <w:rFonts w:ascii="Times New Roman" w:hAnsi="Times New Roman" w:cs="Times New Roman"/>
        </w:rPr>
      </w:pPr>
      <w:r w:rsidRPr="00235808">
        <w:rPr>
          <w:rFonts w:ascii="Times New Roman" w:hAnsi="Times New Roman" w:cs="Times New Roman"/>
        </w:rPr>
        <w:t xml:space="preserve">Antol, M. et al. (2024) EOSC CZ: Towards the development of Czech national ecosystem for FAIR research data. arXiv. </w:t>
      </w:r>
      <w:hyperlink r:id="rId141">
        <w:r w:rsidRPr="00235808">
          <w:rPr>
            <w:rFonts w:ascii="Times New Roman" w:hAnsi="Times New Roman" w:cs="Times New Roman"/>
          </w:rPr>
          <w:t>https://doi.org/10.48550/arXiv.2402.13343</w:t>
        </w:r>
      </w:hyperlink>
      <w:r w:rsidRPr="00235808">
        <w:rPr>
          <w:rFonts w:ascii="Times New Roman" w:hAnsi="Times New Roman" w:cs="Times New Roman"/>
        </w:rPr>
        <w:t>.</w:t>
      </w:r>
    </w:p>
    <w:p w:rsidRPr="00235808" w:rsidR="1640326E" w:rsidP="5458FC99" w:rsidRDefault="2D93A31E" w14:paraId="21C75DDA" w14:textId="7773FD7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FBDC9BC" w14:textId="00756B7B">
      <w:pPr>
        <w:rPr>
          <w:rFonts w:ascii="Times New Roman" w:hAnsi="Times New Roman" w:cs="Times New Roman"/>
        </w:rPr>
      </w:pPr>
      <w:r w:rsidRPr="00235808">
        <w:rPr>
          <w:rFonts w:ascii="Times New Roman" w:hAnsi="Times New Roman" w:cs="Times New Roman"/>
        </w:rPr>
        <w:t xml:space="preserve">Atvirosios prieigos prie mokslo publikacijų ir duomenų gairės, 2016 m. vasario 29 d. Nr.VIII-2. </w:t>
      </w:r>
      <w:hyperlink r:id="rId142">
        <w:r w:rsidRPr="00235808">
          <w:rPr>
            <w:rFonts w:ascii="Times New Roman" w:hAnsi="Times New Roman" w:cs="Times New Roman"/>
          </w:rPr>
          <w:t>https://www.e-tar.lt/portal/lt/legalAct/dceeeb10e05711e59cc8b27b54efaf6e</w:t>
        </w:r>
      </w:hyperlink>
      <w:r w:rsidRPr="00235808">
        <w:rPr>
          <w:rFonts w:ascii="Times New Roman" w:hAnsi="Times New Roman" w:cs="Times New Roman"/>
        </w:rPr>
        <w:t>.</w:t>
      </w:r>
    </w:p>
    <w:p w:rsidRPr="00235808" w:rsidR="1640326E" w:rsidP="5458FC99" w:rsidRDefault="2D93A31E" w14:paraId="2B40A990" w14:textId="428A6A2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01C7937" w14:textId="6733E0AB">
      <w:pPr>
        <w:rPr>
          <w:rFonts w:ascii="Times New Roman" w:hAnsi="Times New Roman" w:cs="Times New Roman"/>
        </w:rPr>
      </w:pPr>
      <w:r w:rsidRPr="00235808">
        <w:rPr>
          <w:rFonts w:ascii="Times New Roman" w:hAnsi="Times New Roman" w:cs="Times New Roman"/>
        </w:rPr>
        <w:t xml:space="preserve">AUSSDA – The Austrian Social Science Data Archive (n.d.). About AUSSDA. </w:t>
      </w:r>
      <w:hyperlink r:id="rId143">
        <w:r w:rsidRPr="00235808">
          <w:rPr>
            <w:rFonts w:ascii="Times New Roman" w:hAnsi="Times New Roman" w:cs="Times New Roman"/>
          </w:rPr>
          <w:t>https://aussda.at/en/</w:t>
        </w:r>
      </w:hyperlink>
      <w:r w:rsidRPr="00235808">
        <w:rPr>
          <w:rFonts w:ascii="Times New Roman" w:hAnsi="Times New Roman" w:cs="Times New Roman"/>
        </w:rPr>
        <w:t>.</w:t>
      </w:r>
    </w:p>
    <w:p w:rsidRPr="00235808" w:rsidR="1640326E" w:rsidP="5458FC99" w:rsidRDefault="2D93A31E" w14:paraId="55312304" w14:textId="63CC4B3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104D858" w14:textId="62D2DC03">
      <w:pPr>
        <w:rPr>
          <w:rFonts w:ascii="Times New Roman" w:hAnsi="Times New Roman" w:cs="Times New Roman"/>
        </w:rPr>
      </w:pPr>
      <w:r w:rsidRPr="00235808">
        <w:rPr>
          <w:rFonts w:ascii="Times New Roman" w:hAnsi="Times New Roman" w:cs="Times New Roman"/>
        </w:rPr>
        <w:t xml:space="preserve">Austrian Science Fund (2019) Open access and research data management policy. </w:t>
      </w:r>
      <w:hyperlink r:id="rId144">
        <w:r w:rsidRPr="00235808">
          <w:rPr>
            <w:rFonts w:ascii="Times New Roman" w:hAnsi="Times New Roman" w:cs="Times New Roman"/>
          </w:rPr>
          <w:t>https://www.fwf.ac.at/en/research-funding/open-access-policy/research-data-management</w:t>
        </w:r>
      </w:hyperlink>
      <w:r w:rsidRPr="00235808">
        <w:rPr>
          <w:rFonts w:ascii="Times New Roman" w:hAnsi="Times New Roman" w:cs="Times New Roman"/>
        </w:rPr>
        <w:t>.</w:t>
      </w:r>
    </w:p>
    <w:p w:rsidRPr="00235808" w:rsidR="1640326E" w:rsidP="5458FC99" w:rsidRDefault="2D93A31E" w14:paraId="5CE306A8" w14:textId="50D9E00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1650309" w14:textId="692BE507">
      <w:pPr>
        <w:rPr>
          <w:rFonts w:ascii="Times New Roman" w:hAnsi="Times New Roman" w:cs="Times New Roman"/>
        </w:rPr>
      </w:pPr>
      <w:r w:rsidRPr="00235808">
        <w:rPr>
          <w:rFonts w:ascii="Times New Roman" w:hAnsi="Times New Roman" w:cs="Times New Roman"/>
        </w:rPr>
        <w:t xml:space="preserve">Bite, K. et al. (2020) ‘Pētījuma par atvērto zinātni un rīcībpolitikas ceļa kartes izstrādi’ noslēguma ziņojums. Ministry of Education and Science Republic of Latvia. </w:t>
      </w:r>
      <w:hyperlink r:id="rId145">
        <w:r w:rsidRPr="00235808">
          <w:rPr>
            <w:rFonts w:ascii="Times New Roman" w:hAnsi="Times New Roman" w:cs="Times New Roman"/>
          </w:rPr>
          <w:t>https://www.izm.gov.lv/sites/izm/files/petijums-atverta_zinatne_21_2.pdf</w:t>
        </w:r>
      </w:hyperlink>
      <w:r w:rsidRPr="00235808">
        <w:rPr>
          <w:rFonts w:ascii="Times New Roman" w:hAnsi="Times New Roman" w:cs="Times New Roman"/>
        </w:rPr>
        <w:t>.</w:t>
      </w:r>
    </w:p>
    <w:p w:rsidRPr="00235808" w:rsidR="1640326E" w:rsidP="5458FC99" w:rsidRDefault="2D93A31E" w14:paraId="4DA312B3" w14:textId="23BE8F0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A879A0D" w14:textId="181A8FEB">
      <w:pPr>
        <w:rPr>
          <w:rFonts w:ascii="Times New Roman" w:hAnsi="Times New Roman" w:cs="Times New Roman"/>
        </w:rPr>
      </w:pPr>
      <w:r w:rsidRPr="00235808">
        <w:rPr>
          <w:rFonts w:ascii="Times New Roman" w:hAnsi="Times New Roman" w:cs="Times New Roman"/>
        </w:rPr>
        <w:t xml:space="preserve">Bonino, L. O. et al. (2023) FAIR Data Point (Working Draft, v1.2). </w:t>
      </w:r>
      <w:hyperlink r:id="rId146">
        <w:r w:rsidRPr="00235808">
          <w:rPr>
            <w:rFonts w:ascii="Times New Roman" w:hAnsi="Times New Roman" w:cs="Times New Roman"/>
          </w:rPr>
          <w:t>https://specs.fairdatapoint.org/fdp-specs-v1.2.html</w:t>
        </w:r>
      </w:hyperlink>
      <w:r w:rsidRPr="00235808">
        <w:rPr>
          <w:rFonts w:ascii="Times New Roman" w:hAnsi="Times New Roman" w:cs="Times New Roman"/>
        </w:rPr>
        <w:t>.</w:t>
      </w:r>
    </w:p>
    <w:p w:rsidRPr="00235808" w:rsidR="1640326E" w:rsidP="5458FC99" w:rsidRDefault="2D93A31E" w14:paraId="46A15C17" w14:textId="42D4BA5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093619A" w14:textId="4FC8987F">
      <w:pPr>
        <w:rPr>
          <w:rFonts w:ascii="Times New Roman" w:hAnsi="Times New Roman" w:cs="Times New Roman"/>
        </w:rPr>
      </w:pPr>
      <w:r w:rsidRPr="00235808">
        <w:rPr>
          <w:rFonts w:ascii="Times New Roman" w:hAnsi="Times New Roman" w:cs="Times New Roman"/>
        </w:rPr>
        <w:t>Carroll, S. R. et al. (2020) The CARE Principles for Indigenous Data Governance. Data Science Journal, 19(1), 43.</w:t>
      </w:r>
    </w:p>
    <w:p w:rsidRPr="00235808" w:rsidR="1640326E" w:rsidP="5458FC99" w:rsidRDefault="2D93A31E" w14:paraId="7CB5C9A9" w14:textId="3C267DB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07DB238" w14:textId="4F7815CF">
      <w:pPr>
        <w:rPr>
          <w:rFonts w:ascii="Times New Roman" w:hAnsi="Times New Roman" w:cs="Times New Roman"/>
        </w:rPr>
      </w:pPr>
      <w:r w:rsidRPr="00235808">
        <w:rPr>
          <w:rFonts w:ascii="Times New Roman" w:hAnsi="Times New Roman" w:cs="Times New Roman"/>
        </w:rPr>
        <w:t xml:space="preserve">Celebi, R. et al. (2020) Towards FAIR protocols and workflows: The OpenPREDICT use case. PeerJ Computer Science, e281. </w:t>
      </w:r>
      <w:hyperlink r:id="rId147">
        <w:r w:rsidRPr="00235808">
          <w:rPr>
            <w:rFonts w:ascii="Times New Roman" w:hAnsi="Times New Roman" w:cs="Times New Roman"/>
          </w:rPr>
          <w:t>https://doi.org/10.7717/peerj-cs.281</w:t>
        </w:r>
      </w:hyperlink>
      <w:r w:rsidRPr="00235808">
        <w:rPr>
          <w:rFonts w:ascii="Times New Roman" w:hAnsi="Times New Roman" w:cs="Times New Roman"/>
        </w:rPr>
        <w:t>.</w:t>
      </w:r>
    </w:p>
    <w:p w:rsidRPr="00235808" w:rsidR="1640326E" w:rsidP="5458FC99" w:rsidRDefault="2D93A31E" w14:paraId="6A096284" w14:textId="5E6DFFB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B10EBA3" w14:textId="36957570">
      <w:pPr>
        <w:rPr>
          <w:rFonts w:ascii="Times New Roman" w:hAnsi="Times New Roman" w:cs="Times New Roman"/>
        </w:rPr>
      </w:pPr>
      <w:r w:rsidRPr="00235808">
        <w:rPr>
          <w:rFonts w:ascii="Times New Roman" w:hAnsi="Times New Roman" w:cs="Times New Roman"/>
        </w:rPr>
        <w:t xml:space="preserve">Chue Hong, N. P. et al. (2022) FAIR Principles for Research Software (FAIR4RS Principles). </w:t>
      </w:r>
      <w:hyperlink r:id="rId148">
        <w:r w:rsidRPr="00235808">
          <w:rPr>
            <w:rFonts w:ascii="Times New Roman" w:hAnsi="Times New Roman" w:cs="Times New Roman"/>
          </w:rPr>
          <w:t>https://zenodo.org/records/6623556</w:t>
        </w:r>
      </w:hyperlink>
      <w:r w:rsidRPr="00235808">
        <w:rPr>
          <w:rFonts w:ascii="Times New Roman" w:hAnsi="Times New Roman" w:cs="Times New Roman"/>
        </w:rPr>
        <w:t>.</w:t>
      </w:r>
    </w:p>
    <w:p w:rsidRPr="00235808" w:rsidR="1640326E" w:rsidP="5458FC99" w:rsidRDefault="2D93A31E" w14:paraId="03048E5F" w14:textId="7EB247A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47307E7" w14:textId="65A632CA">
      <w:pPr>
        <w:rPr>
          <w:rFonts w:ascii="Times New Roman" w:hAnsi="Times New Roman" w:cs="Times New Roman"/>
        </w:rPr>
      </w:pPr>
      <w:r w:rsidRPr="00235808">
        <w:rPr>
          <w:rFonts w:ascii="Times New Roman" w:hAnsi="Times New Roman" w:cs="Times New Roman"/>
        </w:rPr>
        <w:t>Clare, H. (January 29, 2026). EOSC Winter School. Thematic Track 3: Competences and Training Rapporteur: oral presentation.</w:t>
      </w:r>
    </w:p>
    <w:p w:rsidRPr="00235808" w:rsidR="1640326E" w:rsidP="5458FC99" w:rsidRDefault="2D93A31E" w14:paraId="70E6C989" w14:textId="3945F8F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6BA2E4C" w14:textId="40787943">
      <w:pPr>
        <w:rPr>
          <w:rFonts w:ascii="Times New Roman" w:hAnsi="Times New Roman" w:cs="Times New Roman"/>
        </w:rPr>
      </w:pPr>
      <w:r w:rsidRPr="00235808">
        <w:rPr>
          <w:rFonts w:ascii="Times New Roman" w:hAnsi="Times New Roman" w:cs="Times New Roman"/>
        </w:rPr>
        <w:t xml:space="preserve">Clarke, D. J. B. et al. (2019) FAIRshake: Toolkit to Evaluate the FAIRness of Research Digital Resources. Cell Systems, 9(5), 417–421. </w:t>
      </w:r>
      <w:hyperlink r:id="rId149">
        <w:r w:rsidRPr="00235808">
          <w:rPr>
            <w:rFonts w:ascii="Times New Roman" w:hAnsi="Times New Roman" w:cs="Times New Roman"/>
          </w:rPr>
          <w:t>https://doi.org/10.1016/j.cels.2019.09.011</w:t>
        </w:r>
      </w:hyperlink>
      <w:r w:rsidRPr="00235808">
        <w:rPr>
          <w:rFonts w:ascii="Times New Roman" w:hAnsi="Times New Roman" w:cs="Times New Roman"/>
        </w:rPr>
        <w:t>.</w:t>
      </w:r>
    </w:p>
    <w:p w:rsidRPr="00235808" w:rsidR="1640326E" w:rsidP="5458FC99" w:rsidRDefault="2D93A31E" w14:paraId="25AB4EE1" w14:textId="64C993E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E84AAB7" w14:textId="72944DF1">
      <w:pPr>
        <w:rPr>
          <w:rFonts w:ascii="Times New Roman" w:hAnsi="Times New Roman" w:cs="Times New Roman"/>
        </w:rPr>
      </w:pPr>
      <w:r w:rsidRPr="00235808">
        <w:rPr>
          <w:rFonts w:ascii="Times New Roman" w:hAnsi="Times New Roman" w:cs="Times New Roman"/>
        </w:rPr>
        <w:t xml:space="preserve">Commission Recommendation (EU) 2018/790 of 25 April 2018 on access to and preservation of scientific information. = Komisijos rekomendacija (ES) 2018/790 2018 m. balandžio 25 d. dėl prieigos prie mokslinės informacijos ir tos informacijos išsaugojimo </w:t>
      </w:r>
      <w:hyperlink r:id="rId150">
        <w:r w:rsidRPr="00235808">
          <w:rPr>
            <w:rFonts w:ascii="Times New Roman" w:hAnsi="Times New Roman" w:cs="Times New Roman"/>
          </w:rPr>
          <w:t>http://data.europa.eu/eli/reco/2018/790/oj</w:t>
        </w:r>
      </w:hyperlink>
      <w:r w:rsidRPr="00235808">
        <w:rPr>
          <w:rFonts w:ascii="Times New Roman" w:hAnsi="Times New Roman" w:cs="Times New Roman"/>
        </w:rPr>
        <w:t>.</w:t>
      </w:r>
    </w:p>
    <w:p w:rsidRPr="00235808" w:rsidR="1640326E" w:rsidP="5458FC99" w:rsidRDefault="2D93A31E" w14:paraId="29F1F01D" w14:textId="0218FD0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96300C8" w14:textId="14C9C073">
      <w:pPr>
        <w:rPr>
          <w:rFonts w:ascii="Times New Roman" w:hAnsi="Times New Roman" w:cs="Times New Roman"/>
        </w:rPr>
      </w:pPr>
      <w:r w:rsidRPr="00235808">
        <w:rPr>
          <w:rFonts w:ascii="Times New Roman" w:hAnsi="Times New Roman" w:cs="Times New Roman"/>
        </w:rPr>
        <w:t xml:space="preserve">Commission Recommendation (EU) 2018/790 of 25 April 2018 on access to and preservation of scientific information: atvejo studija. OECD. </w:t>
      </w:r>
      <w:hyperlink r:id="rId151">
        <w:r w:rsidRPr="00235808">
          <w:rPr>
            <w:rFonts w:ascii="Times New Roman" w:hAnsi="Times New Roman" w:cs="Times New Roman"/>
          </w:rPr>
          <w:t>https://www.oecd.org/en/publications/access-to-public-research-data-toolkit_a12e8998-en/commission-recommendation-eu-2018-790-of-25-april-2018-on-access-to-and-preservation-of-scientific-information_9b845b90-en.html</w:t>
        </w:r>
      </w:hyperlink>
      <w:r w:rsidRPr="00235808" w:rsidR="3ECF1B7F">
        <w:rPr>
          <w:rFonts w:ascii="Times New Roman" w:hAnsi="Times New Roman" w:cs="Times New Roman"/>
        </w:rPr>
        <w:t xml:space="preserve"> [žiūrėta 2025-11-14].</w:t>
      </w:r>
    </w:p>
    <w:p w:rsidRPr="00235808" w:rsidR="1640326E" w:rsidP="5458FC99" w:rsidRDefault="2D93A31E" w14:paraId="07BA9312" w14:textId="6B99CAA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663C214" w14:textId="3D43FAF2">
      <w:pPr>
        <w:rPr>
          <w:rFonts w:ascii="Times New Roman" w:hAnsi="Times New Roman" w:cs="Times New Roman"/>
        </w:rPr>
      </w:pPr>
      <w:r w:rsidRPr="00235808">
        <w:rPr>
          <w:rFonts w:ascii="Times New Roman" w:hAnsi="Times New Roman" w:cs="Times New Roman"/>
        </w:rPr>
        <w:t>Consolidated text: Regulation (EU) 2021/695 of the European Parliament and of the Council of 28 April 2021 establishing Horizon Europe – the Framework Programme for Research and Innovation, laying down its rules for participation and dissemination, and repealing Regulations (EU) No 1290/2013 and (EU) No 1291/2013 =  2021 m. balandžio 28 d. Europos Parlamento ir Tarybos reglamentas (ES) 2021/695, kuriuo sukuriama bendroji mokslinių tyrimų ir inovacijų programa Europos horizontas, nustatomos su ja susijusios dalyvavimo ir sklaidos taisyklės ir panaikinami reglamentai (ES) Nr. 1290/2013 ir (ES) Nr. 1291/2013.</w:t>
      </w:r>
      <w:r w:rsidRPr="00235808" w:rsidR="7952BEB4">
        <w:rPr>
          <w:rFonts w:ascii="Times New Roman" w:hAnsi="Times New Roman" w:cs="Times New Roman"/>
        </w:rPr>
        <w:t xml:space="preserve"> </w:t>
      </w:r>
      <w:hyperlink r:id="rId152">
        <w:r w:rsidRPr="00235808">
          <w:rPr>
            <w:rFonts w:ascii="Times New Roman" w:hAnsi="Times New Roman" w:cs="Times New Roman"/>
          </w:rPr>
          <w:t>http://data.europa.eu/eli/reg/2021/695/2024-03-01</w:t>
        </w:r>
      </w:hyperlink>
      <w:r w:rsidRPr="00235808" w:rsidR="2B40E70A">
        <w:rPr>
          <w:rFonts w:ascii="Times New Roman" w:hAnsi="Times New Roman" w:cs="Times New Roman"/>
        </w:rPr>
        <w:t xml:space="preserve"> [žiūrėta 2025-11-14].</w:t>
      </w:r>
    </w:p>
    <w:p w:rsidRPr="00235808" w:rsidR="1640326E" w:rsidP="5458FC99" w:rsidRDefault="2D93A31E" w14:paraId="4F013180" w14:textId="758482A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39FA5E5" w14:textId="285204A4">
      <w:pPr>
        <w:rPr>
          <w:rFonts w:ascii="Times New Roman" w:hAnsi="Times New Roman" w:cs="Times New Roman"/>
        </w:rPr>
      </w:pPr>
      <w:r w:rsidRPr="00235808">
        <w:rPr>
          <w:rFonts w:ascii="Times New Roman" w:hAnsi="Times New Roman" w:cs="Times New Roman"/>
        </w:rPr>
        <w:t xml:space="preserve">Corleto, A. et al. (2025) D7.3 Report on CCs and user support networks and recommendations for networks evolution. Zenodo. </w:t>
      </w:r>
      <w:hyperlink r:id="rId153">
        <w:r w:rsidRPr="00235808">
          <w:rPr>
            <w:rFonts w:ascii="Times New Roman" w:hAnsi="Times New Roman" w:cs="Times New Roman"/>
          </w:rPr>
          <w:t>https://doi.org/10.5281/zenodo.15262091</w:t>
        </w:r>
      </w:hyperlink>
      <w:r w:rsidRPr="00235808">
        <w:rPr>
          <w:rFonts w:ascii="Times New Roman" w:hAnsi="Times New Roman" w:cs="Times New Roman"/>
        </w:rPr>
        <w:t>.</w:t>
      </w:r>
    </w:p>
    <w:p w:rsidRPr="00235808" w:rsidR="1640326E" w:rsidP="5458FC99" w:rsidRDefault="2D93A31E" w14:paraId="5EDFA730" w14:textId="7131BD8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D58EFB3" w14:textId="13A25302">
      <w:pPr>
        <w:rPr>
          <w:rFonts w:ascii="Times New Roman" w:hAnsi="Times New Roman" w:cs="Times New Roman"/>
        </w:rPr>
      </w:pPr>
      <w:r w:rsidRPr="00235808">
        <w:rPr>
          <w:rFonts w:ascii="Times New Roman" w:hAnsi="Times New Roman" w:cs="Times New Roman"/>
        </w:rPr>
        <w:t xml:space="preserve">Council of the European Union (2020) 135567/20 1 December 2020 Outcome of Proceedings. </w:t>
      </w:r>
      <w:hyperlink r:id="rId154">
        <w:r w:rsidRPr="00235808">
          <w:rPr>
            <w:rFonts w:ascii="Times New Roman" w:hAnsi="Times New Roman" w:cs="Times New Roman"/>
          </w:rPr>
          <w:t>https://data.consilium.europa.eu/doc/document/ST-13567-2020-INIT/en/pdf</w:t>
        </w:r>
      </w:hyperlink>
      <w:r w:rsidRPr="00235808">
        <w:rPr>
          <w:rFonts w:ascii="Times New Roman" w:hAnsi="Times New Roman" w:cs="Times New Roman"/>
        </w:rPr>
        <w:t>.</w:t>
      </w:r>
    </w:p>
    <w:p w:rsidRPr="00235808" w:rsidR="1640326E" w:rsidP="5458FC99" w:rsidRDefault="2D93A31E" w14:paraId="5EBACA75" w14:textId="4FFFE67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D12AA6C" w14:textId="34409D89">
      <w:pPr>
        <w:rPr>
          <w:rFonts w:ascii="Times New Roman" w:hAnsi="Times New Roman" w:cs="Times New Roman"/>
        </w:rPr>
      </w:pPr>
      <w:r w:rsidRPr="00235808">
        <w:rPr>
          <w:rFonts w:ascii="Times New Roman" w:hAnsi="Times New Roman" w:cs="Times New Roman"/>
        </w:rPr>
        <w:t>Creswell, J. W. et al. (2017) Designing and Conducting Mixed Methods Research (3rd ed.). Sage.</w:t>
      </w:r>
    </w:p>
    <w:p w:rsidRPr="00235808" w:rsidR="1640326E" w:rsidP="5458FC99" w:rsidRDefault="2D93A31E" w14:paraId="366367A1" w14:textId="7C24430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BC6EEA4" w14:textId="24625EF6">
      <w:pPr>
        <w:rPr>
          <w:rFonts w:ascii="Times New Roman" w:hAnsi="Times New Roman" w:cs="Times New Roman"/>
        </w:rPr>
      </w:pPr>
      <w:r w:rsidRPr="00235808">
        <w:rPr>
          <w:rFonts w:ascii="Times New Roman" w:hAnsi="Times New Roman" w:cs="Times New Roman"/>
        </w:rPr>
        <w:t xml:space="preserve">Crossref (2026) REST API [žiniatinklio puslapis]. Crossref. </w:t>
      </w:r>
      <w:hyperlink r:id="rId155">
        <w:r w:rsidRPr="00235808">
          <w:rPr>
            <w:rFonts w:ascii="Times New Roman" w:hAnsi="Times New Roman" w:cs="Times New Roman"/>
          </w:rPr>
          <w:t>https://www.crossref.org/documentation/retrieve-metadata/rest-api/</w:t>
        </w:r>
      </w:hyperlink>
      <w:r w:rsidRPr="00235808">
        <w:rPr>
          <w:rFonts w:ascii="Times New Roman" w:hAnsi="Times New Roman" w:cs="Times New Roman"/>
        </w:rPr>
        <w:t xml:space="preserve"> [žiūrėta 2026-02-22].</w:t>
      </w:r>
    </w:p>
    <w:p w:rsidRPr="00235808" w:rsidR="1640326E" w:rsidP="5458FC99" w:rsidRDefault="2D93A31E" w14:paraId="64A5AD02" w14:textId="7540E6B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823DA2C" w14:textId="0EAF9E76">
      <w:pPr>
        <w:rPr>
          <w:rFonts w:ascii="Times New Roman" w:hAnsi="Times New Roman" w:cs="Times New Roman"/>
        </w:rPr>
      </w:pPr>
      <w:r w:rsidRPr="00235808">
        <w:rPr>
          <w:rFonts w:ascii="Times New Roman" w:hAnsi="Times New Roman" w:cs="Times New Roman"/>
        </w:rPr>
        <w:t xml:space="preserve">Danish e-infrastructure Consortium (n.d.). EOSC Denmark Coordination Forum. </w:t>
      </w:r>
      <w:hyperlink r:id="rId156">
        <w:r w:rsidRPr="00235808">
          <w:rPr>
            <w:rFonts w:ascii="Times New Roman" w:hAnsi="Times New Roman" w:cs="Times New Roman"/>
          </w:rPr>
          <w:t>https://www.deic.dk/en/data-management/data-management-deic/advisory-boards/eosc-</w:t>
        </w:r>
      </w:hyperlink>
      <w:r w:rsidRPr="00235808">
        <w:rPr>
          <w:rFonts w:ascii="Times New Roman" w:hAnsi="Times New Roman" w:cs="Times New Roman"/>
        </w:rPr>
        <w:t xml:space="preserve"> denmark-coordination-forum.</w:t>
      </w:r>
    </w:p>
    <w:p w:rsidRPr="00235808" w:rsidR="1640326E" w:rsidP="5458FC99" w:rsidRDefault="2D93A31E" w14:paraId="15D263CF" w14:textId="160C714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055387D" w14:textId="641463D9">
      <w:pPr>
        <w:rPr>
          <w:rFonts w:ascii="Times New Roman" w:hAnsi="Times New Roman" w:cs="Times New Roman"/>
        </w:rPr>
      </w:pPr>
      <w:r w:rsidRPr="00235808">
        <w:rPr>
          <w:rFonts w:ascii="Times New Roman" w:hAnsi="Times New Roman" w:cs="Times New Roman"/>
        </w:rPr>
        <w:t xml:space="preserve">Danish e-infrastructure Consortium (n.d.). Secure access to digital research infrastructure in Denmark. </w:t>
      </w:r>
      <w:hyperlink r:id="rId157">
        <w:r w:rsidRPr="00235808">
          <w:rPr>
            <w:rFonts w:ascii="Times New Roman" w:hAnsi="Times New Roman" w:cs="Times New Roman"/>
          </w:rPr>
          <w:t>https://www.deic.dk/en</w:t>
        </w:r>
      </w:hyperlink>
      <w:r w:rsidRPr="00235808">
        <w:rPr>
          <w:rFonts w:ascii="Times New Roman" w:hAnsi="Times New Roman" w:cs="Times New Roman"/>
        </w:rPr>
        <w:t>.</w:t>
      </w:r>
    </w:p>
    <w:p w:rsidRPr="00235808" w:rsidR="1640326E" w:rsidP="5458FC99" w:rsidRDefault="2D93A31E" w14:paraId="27AAAD27" w14:textId="587D712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07F9318" w14:textId="384A806E">
      <w:pPr>
        <w:rPr>
          <w:rFonts w:ascii="Times New Roman" w:hAnsi="Times New Roman" w:cs="Times New Roman"/>
        </w:rPr>
      </w:pPr>
      <w:r w:rsidRPr="00235808">
        <w:rPr>
          <w:rFonts w:ascii="Times New Roman" w:hAnsi="Times New Roman" w:cs="Times New Roman"/>
        </w:rPr>
        <w:t xml:space="preserve">Data Archiving and Networked Services (n.d.). About DANS. </w:t>
      </w:r>
      <w:hyperlink r:id="rId158">
        <w:r w:rsidRPr="00235808">
          <w:rPr>
            <w:rFonts w:ascii="Times New Roman" w:hAnsi="Times New Roman" w:cs="Times New Roman"/>
          </w:rPr>
          <w:t>https://dans.knaw.nl/en/</w:t>
        </w:r>
      </w:hyperlink>
      <w:r w:rsidRPr="00235808">
        <w:rPr>
          <w:rFonts w:ascii="Times New Roman" w:hAnsi="Times New Roman" w:cs="Times New Roman"/>
        </w:rPr>
        <w:t>.</w:t>
      </w:r>
    </w:p>
    <w:p w:rsidRPr="00235808" w:rsidR="1640326E" w:rsidP="5458FC99" w:rsidRDefault="2D93A31E" w14:paraId="7CB14687" w14:textId="6CAEAB1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4E1F94A" w14:textId="4CD0F74F">
      <w:pPr>
        <w:rPr>
          <w:rFonts w:ascii="Times New Roman" w:hAnsi="Times New Roman" w:cs="Times New Roman"/>
        </w:rPr>
      </w:pPr>
      <w:r w:rsidRPr="00235808">
        <w:rPr>
          <w:rFonts w:ascii="Times New Roman" w:hAnsi="Times New Roman" w:cs="Times New Roman"/>
        </w:rPr>
        <w:t xml:space="preserve">DataCite &amp; Make Data Count (2025) Data citation corpus data file (v4.1) [data set]. DataCite. DOI: </w:t>
      </w:r>
      <w:hyperlink r:id="rId159">
        <w:r w:rsidRPr="00235808">
          <w:rPr>
            <w:rFonts w:ascii="Times New Roman" w:hAnsi="Times New Roman" w:cs="Times New Roman"/>
          </w:rPr>
          <w:t>https://doi.org/10.5281/zenodo.16901115</w:t>
        </w:r>
      </w:hyperlink>
      <w:r w:rsidRPr="00235808">
        <w:rPr>
          <w:rFonts w:ascii="Times New Roman" w:hAnsi="Times New Roman" w:cs="Times New Roman"/>
        </w:rPr>
        <w:t>.</w:t>
      </w:r>
    </w:p>
    <w:p w:rsidRPr="00235808" w:rsidR="1640326E" w:rsidP="5458FC99" w:rsidRDefault="2D93A31E" w14:paraId="7240B303" w14:textId="24BF4F6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7E88268" w14:textId="6D40B1A0">
      <w:pPr>
        <w:rPr>
          <w:rFonts w:ascii="Times New Roman" w:hAnsi="Times New Roman" w:cs="Times New Roman"/>
        </w:rPr>
      </w:pPr>
      <w:r w:rsidRPr="00235808">
        <w:rPr>
          <w:rFonts w:ascii="Times New Roman" w:hAnsi="Times New Roman" w:cs="Times New Roman"/>
        </w:rPr>
        <w:t xml:space="preserve">DataCite (2026) REST API [žiniatinklio puslapis]. DataCite. </w:t>
      </w:r>
      <w:hyperlink r:id="rId160">
        <w:r w:rsidRPr="00235808">
          <w:rPr>
            <w:rFonts w:ascii="Times New Roman" w:hAnsi="Times New Roman" w:cs="Times New Roman"/>
          </w:rPr>
          <w:t>https://support.datacite.org/docs/api</w:t>
        </w:r>
      </w:hyperlink>
      <w:r w:rsidRPr="00235808">
        <w:rPr>
          <w:rFonts w:ascii="Times New Roman" w:hAnsi="Times New Roman" w:cs="Times New Roman"/>
        </w:rPr>
        <w:t xml:space="preserve"> [žiūrėta 2026-02-23].</w:t>
      </w:r>
    </w:p>
    <w:p w:rsidRPr="00235808" w:rsidR="1640326E" w:rsidP="5458FC99" w:rsidRDefault="2D93A31E" w14:paraId="5F51E8D0" w14:textId="25ADE34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C774852" w14:textId="536AE52E">
      <w:pPr>
        <w:rPr>
          <w:rFonts w:ascii="Times New Roman" w:hAnsi="Times New Roman" w:cs="Times New Roman"/>
        </w:rPr>
      </w:pPr>
      <w:r w:rsidRPr="00235808">
        <w:rPr>
          <w:rFonts w:ascii="Times New Roman" w:hAnsi="Times New Roman" w:cs="Times New Roman"/>
        </w:rPr>
        <w:t xml:space="preserve">DataHub Austria (n.d.). DataHub Austria. </w:t>
      </w:r>
      <w:hyperlink r:id="rId161">
        <w:r w:rsidRPr="00235808">
          <w:rPr>
            <w:rFonts w:ascii="Times New Roman" w:hAnsi="Times New Roman" w:cs="Times New Roman"/>
          </w:rPr>
          <w:t>https://datahub.at/</w:t>
        </w:r>
      </w:hyperlink>
      <w:r w:rsidRPr="00235808">
        <w:rPr>
          <w:rFonts w:ascii="Times New Roman" w:hAnsi="Times New Roman" w:cs="Times New Roman"/>
        </w:rPr>
        <w:t>.</w:t>
      </w:r>
    </w:p>
    <w:p w:rsidRPr="00235808" w:rsidR="1640326E" w:rsidP="5458FC99" w:rsidRDefault="2D93A31E" w14:paraId="7FF19A3B" w14:textId="46DB070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B5664A0" w14:textId="558E1114">
      <w:pPr>
        <w:rPr>
          <w:rFonts w:ascii="Times New Roman" w:hAnsi="Times New Roman" w:cs="Times New Roman"/>
        </w:rPr>
      </w:pPr>
      <w:r w:rsidRPr="00235808">
        <w:rPr>
          <w:rFonts w:ascii="Times New Roman" w:hAnsi="Times New Roman" w:cs="Times New Roman"/>
        </w:rPr>
        <w:t xml:space="preserve">Demchenko, Y. et al. (2017) Edison Data Science Framework: Part 1. Data Science Competence Framework (Cf-Ds) Release 2. </w:t>
      </w:r>
      <w:hyperlink r:id="rId162">
        <w:r w:rsidRPr="00235808">
          <w:rPr>
            <w:rFonts w:ascii="Times New Roman" w:hAnsi="Times New Roman" w:cs="Times New Roman"/>
          </w:rPr>
          <w:t>https://doi.org/10.5281/ZENODO.1044345</w:t>
        </w:r>
      </w:hyperlink>
      <w:r w:rsidRPr="00235808">
        <w:rPr>
          <w:rFonts w:ascii="Times New Roman" w:hAnsi="Times New Roman" w:cs="Times New Roman"/>
        </w:rPr>
        <w:t>.</w:t>
      </w:r>
    </w:p>
    <w:p w:rsidRPr="00235808" w:rsidR="1640326E" w:rsidP="5458FC99" w:rsidRDefault="2D93A31E" w14:paraId="4083F9C7" w14:textId="1899344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9B4A6D0" w14:textId="03ABC23C">
      <w:pPr>
        <w:rPr>
          <w:rFonts w:ascii="Times New Roman" w:hAnsi="Times New Roman" w:cs="Times New Roman"/>
        </w:rPr>
      </w:pPr>
      <w:r w:rsidRPr="00235808">
        <w:rPr>
          <w:rFonts w:ascii="Times New Roman" w:hAnsi="Times New Roman" w:cs="Times New Roman"/>
        </w:rPr>
        <w:t xml:space="preserve">Demchenko, Y. et al. (2021) Research data management and data stewardship competences in university curriculum. IEEE Global Engineering Education Conference, EDUCON, 2021-April, 1717–1726. </w:t>
      </w:r>
      <w:hyperlink r:id="rId163">
        <w:r w:rsidRPr="00235808">
          <w:rPr>
            <w:rFonts w:ascii="Times New Roman" w:hAnsi="Times New Roman" w:cs="Times New Roman"/>
          </w:rPr>
          <w:t>https://doi.org/10.1109/EDUCON46332.2021.9453956</w:t>
        </w:r>
      </w:hyperlink>
      <w:r w:rsidRPr="00235808">
        <w:rPr>
          <w:rFonts w:ascii="Times New Roman" w:hAnsi="Times New Roman" w:cs="Times New Roman"/>
        </w:rPr>
        <w:t>.</w:t>
      </w:r>
    </w:p>
    <w:p w:rsidRPr="00235808" w:rsidR="1640326E" w:rsidP="5458FC99" w:rsidRDefault="2D93A31E" w14:paraId="4018B78F" w14:textId="218EA96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CD57170" w14:textId="13DF231D">
      <w:pPr>
        <w:rPr>
          <w:rFonts w:ascii="Times New Roman" w:hAnsi="Times New Roman" w:cs="Times New Roman"/>
        </w:rPr>
      </w:pPr>
      <w:r w:rsidRPr="00235808">
        <w:rPr>
          <w:rFonts w:ascii="Times New Roman" w:hAnsi="Times New Roman" w:cs="Times New Roman"/>
        </w:rPr>
        <w:t xml:space="preserve">Digital Repository of Ireland (n.d.). About the Digital Repository of Ireland. </w:t>
      </w:r>
      <w:hyperlink r:id="rId164">
        <w:r w:rsidRPr="00235808">
          <w:rPr>
            <w:rFonts w:ascii="Times New Roman" w:hAnsi="Times New Roman" w:cs="Times New Roman"/>
          </w:rPr>
          <w:t>https://www.dri.ie/</w:t>
        </w:r>
      </w:hyperlink>
      <w:r w:rsidRPr="00235808">
        <w:rPr>
          <w:rFonts w:ascii="Times New Roman" w:hAnsi="Times New Roman" w:cs="Times New Roman"/>
        </w:rPr>
        <w:t>.</w:t>
      </w:r>
    </w:p>
    <w:p w:rsidRPr="00235808" w:rsidR="1640326E" w:rsidP="5458FC99" w:rsidRDefault="2D93A31E" w14:paraId="7C9ADCC0" w14:textId="19CE787E">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1EF83D3" w14:textId="02F65F47">
      <w:pPr>
        <w:rPr>
          <w:rFonts w:ascii="Times New Roman" w:hAnsi="Times New Roman" w:cs="Times New Roman"/>
        </w:rPr>
      </w:pPr>
      <w:r w:rsidRPr="00235808">
        <w:rPr>
          <w:rFonts w:ascii="Times New Roman" w:hAnsi="Times New Roman" w:cs="Times New Roman"/>
        </w:rPr>
        <w:t xml:space="preserve">Digital Repository of Ireland (n.d.). DRI data management policies. </w:t>
      </w:r>
      <w:hyperlink r:id="rId165">
        <w:r w:rsidRPr="00235808">
          <w:rPr>
            <w:rFonts w:ascii="Times New Roman" w:hAnsi="Times New Roman" w:cs="Times New Roman"/>
          </w:rPr>
          <w:t>https://repository.dri.ie/</w:t>
        </w:r>
      </w:hyperlink>
      <w:r w:rsidRPr="00235808">
        <w:rPr>
          <w:rFonts w:ascii="Times New Roman" w:hAnsi="Times New Roman" w:cs="Times New Roman"/>
        </w:rPr>
        <w:t xml:space="preserve"> EOSC Association. (n.d.). Ireland – Tripartite collaboration. </w:t>
      </w:r>
      <w:hyperlink r:id="rId166">
        <w:r w:rsidRPr="00235808">
          <w:rPr>
            <w:rFonts w:ascii="Times New Roman" w:hAnsi="Times New Roman" w:cs="Times New Roman"/>
          </w:rPr>
          <w:t>https://eosc.eu/tripartite-collaboration/ireland</w:t>
        </w:r>
      </w:hyperlink>
      <w:r w:rsidRPr="00235808">
        <w:rPr>
          <w:rFonts w:ascii="Times New Roman" w:hAnsi="Times New Roman" w:cs="Times New Roman"/>
        </w:rPr>
        <w:t>.</w:t>
      </w:r>
    </w:p>
    <w:p w:rsidRPr="00235808" w:rsidR="1640326E" w:rsidP="5458FC99" w:rsidRDefault="2D93A31E" w14:paraId="4446FA7C" w14:textId="77668E8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75EE91D" w14:textId="7BC20896">
      <w:pPr>
        <w:rPr>
          <w:rFonts w:ascii="Times New Roman" w:hAnsi="Times New Roman" w:cs="Times New Roman"/>
        </w:rPr>
      </w:pPr>
      <w:r w:rsidRPr="00235808">
        <w:rPr>
          <w:rFonts w:ascii="Times New Roman" w:hAnsi="Times New Roman" w:cs="Times New Roman"/>
        </w:rPr>
        <w:t xml:space="preserve">Directive (EU) 2019/1024 of the European Parliament and of the Council of 20 June 2019 on open data and the re-use of public sector information (recast) = Europos parlamento ir tarybos direktyva (ES) 2019/1024, 2019 m. birželio 20 d. dėl atvirųjų duomenų ir viešojo sektoriaus informacijos pakartotinio naudojimo (nauja redakcija). </w:t>
      </w:r>
      <w:hyperlink r:id="rId167">
        <w:r w:rsidRPr="00235808">
          <w:rPr>
            <w:rFonts w:ascii="Times New Roman" w:hAnsi="Times New Roman" w:cs="Times New Roman"/>
          </w:rPr>
          <w:t>http://data.europa.eu/eli/dir/2019/1024/oj</w:t>
        </w:r>
      </w:hyperlink>
      <w:r w:rsidRPr="00235808" w:rsidR="29B69FBC">
        <w:rPr>
          <w:rFonts w:ascii="Times New Roman" w:hAnsi="Times New Roman" w:cs="Times New Roman"/>
        </w:rPr>
        <w:t xml:space="preserve"> [žiūrėta 2025-11-14].</w:t>
      </w:r>
    </w:p>
    <w:p w:rsidRPr="00235808" w:rsidR="1640326E" w:rsidP="5458FC99" w:rsidRDefault="2D93A31E" w14:paraId="746F6237" w14:textId="61EC529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EB09827" w14:textId="21273E77">
      <w:pPr>
        <w:rPr>
          <w:rFonts w:ascii="Times New Roman" w:hAnsi="Times New Roman" w:cs="Times New Roman"/>
        </w:rPr>
      </w:pPr>
      <w:r w:rsidRPr="00235808">
        <w:rPr>
          <w:rFonts w:ascii="Times New Roman" w:hAnsi="Times New Roman" w:cs="Times New Roman"/>
        </w:rPr>
        <w:t xml:space="preserve">Directorate-General for Research and Innovation, European Commission (n. d.). European Open Science Cloud (EOSC). </w:t>
      </w:r>
      <w:hyperlink r:id="rId168">
        <w:r w:rsidRPr="00235808">
          <w:rPr>
            <w:rFonts w:ascii="Times New Roman" w:hAnsi="Times New Roman" w:cs="Times New Roman"/>
          </w:rPr>
          <w:t>https://research-and-innovation.ec.europa.eu/strategy/strategy-research-and-innovation/our-digital-future/open-science/european-open-science-cloud-eosc_en</w:t>
        </w:r>
      </w:hyperlink>
      <w:r w:rsidRPr="00235808" w:rsidR="3C0FB517">
        <w:rPr>
          <w:rFonts w:ascii="Times New Roman" w:hAnsi="Times New Roman" w:cs="Times New Roman"/>
        </w:rPr>
        <w:t xml:space="preserve"> [žiūrėta 2025-11-14].</w:t>
      </w:r>
    </w:p>
    <w:p w:rsidRPr="00235808" w:rsidR="1640326E" w:rsidP="5458FC99" w:rsidRDefault="2D93A31E" w14:paraId="6FB5887A" w14:textId="7F9167C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9BE4878" w14:textId="2E188354">
      <w:pPr>
        <w:rPr>
          <w:rFonts w:ascii="Times New Roman" w:hAnsi="Times New Roman" w:cs="Times New Roman"/>
        </w:rPr>
      </w:pPr>
      <w:r w:rsidRPr="00235808">
        <w:rPr>
          <w:rFonts w:ascii="Times New Roman" w:hAnsi="Times New Roman" w:cs="Times New Roman"/>
        </w:rPr>
        <w:t xml:space="preserve">Directorate-General for Research and Innovation, European Commission (n. d.). Open Science. </w:t>
      </w:r>
      <w:hyperlink r:id="rId169">
        <w:r w:rsidRPr="00235808">
          <w:rPr>
            <w:rFonts w:ascii="Times New Roman" w:hAnsi="Times New Roman" w:cs="Times New Roman"/>
          </w:rPr>
          <w:t>https://research-and-innovation.ec.europa.eu/strategy/strategy-research-and-innovation/our-digital-future/open-science_en</w:t>
        </w:r>
      </w:hyperlink>
      <w:r w:rsidRPr="00235808" w:rsidR="6257DCF7">
        <w:rPr>
          <w:rFonts w:ascii="Times New Roman" w:hAnsi="Times New Roman" w:cs="Times New Roman"/>
        </w:rPr>
        <w:t xml:space="preserve"> [žiūrėta 2025-11-14].</w:t>
      </w:r>
    </w:p>
    <w:p w:rsidRPr="00235808" w:rsidR="1640326E" w:rsidP="5458FC99" w:rsidRDefault="2D93A31E" w14:paraId="28771336" w14:textId="6690509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457EA07" w14:textId="1A28DD02">
      <w:pPr>
        <w:rPr>
          <w:rFonts w:ascii="Times New Roman" w:hAnsi="Times New Roman" w:cs="Times New Roman"/>
        </w:rPr>
      </w:pPr>
      <w:r w:rsidRPr="00235808">
        <w:rPr>
          <w:rFonts w:ascii="Times New Roman" w:hAnsi="Times New Roman" w:cs="Times New Roman"/>
        </w:rPr>
        <w:t xml:space="preserve">Doldirina, Catherine &amp; Eisenstadt, Anita &amp; Onsrud, Harlan &amp; Uhlir, Paul (2018) Legal Approaches for Open Access to Research Data (p.8). </w:t>
      </w:r>
      <w:r w:rsidRPr="00235808" w:rsidR="565856CC">
        <w:rPr>
          <w:rFonts w:ascii="Times New Roman" w:hAnsi="Times New Roman" w:cs="Times New Roman"/>
        </w:rPr>
        <w:t>https://doi.org/</w:t>
      </w:r>
      <w:r w:rsidRPr="00235808">
        <w:rPr>
          <w:rFonts w:ascii="Times New Roman" w:hAnsi="Times New Roman" w:cs="Times New Roman"/>
        </w:rPr>
        <w:t>10.31228/osf.io/n7gfa.</w:t>
      </w:r>
    </w:p>
    <w:p w:rsidRPr="00235808" w:rsidR="1640326E" w:rsidP="5458FC99" w:rsidRDefault="2D93A31E" w14:paraId="5237833D" w14:textId="71C0DF4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9901431" w14:textId="20CD2EAD">
      <w:pPr>
        <w:rPr>
          <w:rFonts w:ascii="Times New Roman" w:hAnsi="Times New Roman" w:cs="Times New Roman"/>
        </w:rPr>
      </w:pPr>
      <w:r w:rsidRPr="00235808">
        <w:rPr>
          <w:rFonts w:ascii="Times New Roman" w:hAnsi="Times New Roman" w:cs="Times New Roman"/>
        </w:rPr>
        <w:t>Dyson, R. G. (2004) Strategic development and SWOT analysis at the University of Warwick. European Journal of Operational Research, 152(3), 631–640.</w:t>
      </w:r>
    </w:p>
    <w:p w:rsidRPr="00235808" w:rsidR="1640326E" w:rsidP="5458FC99" w:rsidRDefault="2D93A31E" w14:paraId="4CF4452D" w14:textId="540A6C6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7D36F38" w14:textId="5DEF07DD">
      <w:pPr>
        <w:rPr>
          <w:rFonts w:ascii="Times New Roman" w:hAnsi="Times New Roman" w:cs="Times New Roman"/>
        </w:rPr>
      </w:pPr>
      <w:r w:rsidRPr="00235808">
        <w:rPr>
          <w:rFonts w:ascii="Times New Roman" w:hAnsi="Times New Roman" w:cs="Times New Roman"/>
        </w:rPr>
        <w:t xml:space="preserve">EIF European interoperability framework - Introduction. Available on </w:t>
      </w:r>
      <w:hyperlink r:id="rId170">
        <w:r w:rsidRPr="00235808">
          <w:rPr>
            <w:rFonts w:ascii="Times New Roman" w:hAnsi="Times New Roman" w:cs="Times New Roman"/>
          </w:rPr>
          <w:t>https://joinup.ec.europa.eu/collection/nifo-national-interoperability-framework-observatory/1-introduction</w:t>
        </w:r>
      </w:hyperlink>
      <w:r w:rsidRPr="00235808">
        <w:rPr>
          <w:rFonts w:ascii="Times New Roman" w:hAnsi="Times New Roman" w:cs="Times New Roman"/>
        </w:rPr>
        <w:t>.</w:t>
      </w:r>
    </w:p>
    <w:p w:rsidRPr="00235808" w:rsidR="1640326E" w:rsidP="5458FC99" w:rsidRDefault="2D93A31E" w14:paraId="5F20220E" w14:textId="7FF92A5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9793036" w14:textId="728F8541">
      <w:pPr>
        <w:rPr>
          <w:rFonts w:ascii="Times New Roman" w:hAnsi="Times New Roman" w:cs="Times New Roman"/>
        </w:rPr>
      </w:pPr>
      <w:r w:rsidRPr="00235808">
        <w:rPr>
          <w:rFonts w:ascii="Times New Roman" w:hAnsi="Times New Roman" w:cs="Times New Roman"/>
        </w:rPr>
        <w:t xml:space="preserve">EOSC Association (2025) EOSC Federation Handbook (1.0). Zenodo. </w:t>
      </w:r>
      <w:hyperlink r:id="rId171">
        <w:r w:rsidRPr="00235808">
          <w:rPr>
            <w:rFonts w:ascii="Times New Roman" w:hAnsi="Times New Roman" w:cs="Times New Roman"/>
          </w:rPr>
          <w:t>https://doi.org/10.5281/zenodo.14999577</w:t>
        </w:r>
      </w:hyperlink>
      <w:r w:rsidRPr="00235808">
        <w:rPr>
          <w:rFonts w:ascii="Times New Roman" w:hAnsi="Times New Roman" w:cs="Times New Roman"/>
        </w:rPr>
        <w:t>.</w:t>
      </w:r>
    </w:p>
    <w:p w:rsidRPr="00235808" w:rsidR="1640326E" w:rsidP="5458FC99" w:rsidRDefault="2D93A31E" w14:paraId="6260DACA" w14:textId="06BDBAF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49B0998" w14:textId="1A252658">
      <w:pPr>
        <w:rPr>
          <w:rFonts w:ascii="Times New Roman" w:hAnsi="Times New Roman" w:cs="Times New Roman"/>
        </w:rPr>
      </w:pPr>
      <w:r w:rsidRPr="00235808">
        <w:rPr>
          <w:rFonts w:ascii="Times New Roman" w:hAnsi="Times New Roman" w:cs="Times New Roman"/>
        </w:rPr>
        <w:t xml:space="preserve">EOSC Association. (2025, January 31). Open Science and the advancement of Latvia’s research capabilities on a global scale. </w:t>
      </w:r>
      <w:hyperlink r:id="rId172">
        <w:r w:rsidRPr="00235808">
          <w:rPr>
            <w:rFonts w:ascii="Times New Roman" w:hAnsi="Times New Roman" w:cs="Times New Roman"/>
          </w:rPr>
          <w:t>https://eosc.eu/news/2025/01/open-science-and-the-advancement-of-latvias-research-capabilities-on-a-global-scale/</w:t>
        </w:r>
      </w:hyperlink>
      <w:r w:rsidRPr="00235808">
        <w:rPr>
          <w:rFonts w:ascii="Times New Roman" w:hAnsi="Times New Roman" w:cs="Times New Roman"/>
        </w:rPr>
        <w:t>.</w:t>
      </w:r>
    </w:p>
    <w:p w:rsidRPr="00235808" w:rsidR="1640326E" w:rsidP="5458FC99" w:rsidRDefault="2D93A31E" w14:paraId="623DA8D2" w14:textId="5198B09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A4A8BF2" w14:textId="4B2C287B">
      <w:pPr>
        <w:rPr>
          <w:rFonts w:ascii="Times New Roman" w:hAnsi="Times New Roman" w:cs="Times New Roman"/>
        </w:rPr>
      </w:pPr>
      <w:r w:rsidRPr="00235808">
        <w:rPr>
          <w:rFonts w:ascii="Times New Roman" w:hAnsi="Times New Roman" w:cs="Times New Roman"/>
        </w:rPr>
        <w:t xml:space="preserve">EOSC Association (2026) EOSC Federation Handbook (v2.0). Zenodo. </w:t>
      </w:r>
      <w:hyperlink r:id="rId173">
        <w:r w:rsidRPr="00235808">
          <w:rPr>
            <w:rFonts w:ascii="Times New Roman" w:hAnsi="Times New Roman" w:cs="Times New Roman"/>
          </w:rPr>
          <w:t>https://doi.org/10.5281/zenodo.18454649</w:t>
        </w:r>
      </w:hyperlink>
      <w:r w:rsidRPr="00235808">
        <w:rPr>
          <w:rFonts w:ascii="Times New Roman" w:hAnsi="Times New Roman" w:cs="Times New Roman"/>
        </w:rPr>
        <w:t>.</w:t>
      </w:r>
    </w:p>
    <w:p w:rsidRPr="00235808" w:rsidR="1640326E" w:rsidP="5458FC99" w:rsidRDefault="2D93A31E" w14:paraId="08DFCF0F" w14:textId="7606A65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97D65A3" w14:textId="68D4B30C">
      <w:pPr>
        <w:rPr>
          <w:rFonts w:ascii="Times New Roman" w:hAnsi="Times New Roman" w:cs="Times New Roman"/>
        </w:rPr>
      </w:pPr>
      <w:r w:rsidRPr="00235808">
        <w:rPr>
          <w:rFonts w:ascii="Times New Roman" w:hAnsi="Times New Roman" w:cs="Times New Roman"/>
        </w:rPr>
        <w:t xml:space="preserve">EOSC Association (n.d.). Austria – Tripartite collaboration. </w:t>
      </w:r>
      <w:hyperlink r:id="rId174">
        <w:r w:rsidRPr="00235808">
          <w:rPr>
            <w:rFonts w:ascii="Times New Roman" w:hAnsi="Times New Roman" w:cs="Times New Roman"/>
          </w:rPr>
          <w:t>https://eosc.eu/tripartite-collaboration/austria/</w:t>
        </w:r>
      </w:hyperlink>
      <w:r w:rsidRPr="00235808">
        <w:rPr>
          <w:rFonts w:ascii="Times New Roman" w:hAnsi="Times New Roman" w:cs="Times New Roman"/>
        </w:rPr>
        <w:t>.</w:t>
      </w:r>
    </w:p>
    <w:p w:rsidRPr="00235808" w:rsidR="1640326E" w:rsidP="5458FC99" w:rsidRDefault="2D93A31E" w14:paraId="72749F10" w14:textId="1FBDBF7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7FB9904" w14:textId="2FB938BB">
      <w:pPr>
        <w:rPr>
          <w:rFonts w:ascii="Times New Roman" w:hAnsi="Times New Roman" w:cs="Times New Roman"/>
        </w:rPr>
      </w:pPr>
      <w:r w:rsidRPr="00235808">
        <w:rPr>
          <w:rFonts w:ascii="Times New Roman" w:hAnsi="Times New Roman" w:cs="Times New Roman"/>
        </w:rPr>
        <w:t xml:space="preserve">EOSC Association (n.d.). Czech Republic – Tripartite collaboration. </w:t>
      </w:r>
      <w:hyperlink r:id="rId175">
        <w:r w:rsidRPr="00235808">
          <w:rPr>
            <w:rFonts w:ascii="Times New Roman" w:hAnsi="Times New Roman" w:cs="Times New Roman"/>
          </w:rPr>
          <w:t>https://eosc.eu/tripartite-collaboration/czech-republic</w:t>
        </w:r>
      </w:hyperlink>
      <w:r w:rsidRPr="00235808">
        <w:rPr>
          <w:rFonts w:ascii="Times New Roman" w:hAnsi="Times New Roman" w:cs="Times New Roman"/>
        </w:rPr>
        <w:t>.</w:t>
      </w:r>
    </w:p>
    <w:p w:rsidRPr="00235808" w:rsidR="1640326E" w:rsidP="5458FC99" w:rsidRDefault="2D93A31E" w14:paraId="165A6499" w14:textId="6D25B25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7E48933" w14:textId="5ACDE216">
      <w:pPr>
        <w:rPr>
          <w:rFonts w:ascii="Times New Roman" w:hAnsi="Times New Roman" w:cs="Times New Roman"/>
        </w:rPr>
      </w:pPr>
      <w:r w:rsidRPr="00235808">
        <w:rPr>
          <w:rFonts w:ascii="Times New Roman" w:hAnsi="Times New Roman" w:cs="Times New Roman"/>
        </w:rPr>
        <w:t xml:space="preserve">EOSC Association (n.d.). Denmark – Tripartite collaboration. </w:t>
      </w:r>
      <w:hyperlink r:id="rId176">
        <w:r w:rsidRPr="00235808">
          <w:rPr>
            <w:rFonts w:ascii="Times New Roman" w:hAnsi="Times New Roman" w:cs="Times New Roman"/>
          </w:rPr>
          <w:t>https://eosc.eu/tripartite-collaboration/denmark</w:t>
        </w:r>
      </w:hyperlink>
      <w:r w:rsidRPr="00235808">
        <w:rPr>
          <w:rFonts w:ascii="Times New Roman" w:hAnsi="Times New Roman" w:cs="Times New Roman"/>
        </w:rPr>
        <w:t>.</w:t>
      </w:r>
    </w:p>
    <w:p w:rsidRPr="00235808" w:rsidR="1640326E" w:rsidP="5458FC99" w:rsidRDefault="2D93A31E" w14:paraId="0B5069A6" w14:textId="1FD30C6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AF34044" w14:textId="0D5597A4">
      <w:pPr>
        <w:rPr>
          <w:rFonts w:ascii="Times New Roman" w:hAnsi="Times New Roman" w:cs="Times New Roman"/>
        </w:rPr>
      </w:pPr>
      <w:r w:rsidRPr="00235808">
        <w:rPr>
          <w:rFonts w:ascii="Times New Roman" w:hAnsi="Times New Roman" w:cs="Times New Roman"/>
        </w:rPr>
        <w:t xml:space="preserve">EOSC Association (n.d.). Estonia – Tripartite collaboration. </w:t>
      </w:r>
      <w:hyperlink r:id="rId177">
        <w:r w:rsidRPr="00235808">
          <w:rPr>
            <w:rFonts w:ascii="Times New Roman" w:hAnsi="Times New Roman" w:cs="Times New Roman"/>
          </w:rPr>
          <w:t>https://eosc.eu/tripartite-collaboration/estonia</w:t>
        </w:r>
      </w:hyperlink>
      <w:r w:rsidRPr="00235808">
        <w:rPr>
          <w:rFonts w:ascii="Times New Roman" w:hAnsi="Times New Roman" w:cs="Times New Roman"/>
        </w:rPr>
        <w:t>.</w:t>
      </w:r>
    </w:p>
    <w:p w:rsidRPr="00235808" w:rsidR="1640326E" w:rsidP="5458FC99" w:rsidRDefault="2D93A31E" w14:paraId="0A24F0FD" w14:textId="206A627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9CB26F7" w14:textId="281A0530">
      <w:pPr>
        <w:rPr>
          <w:rFonts w:ascii="Times New Roman" w:hAnsi="Times New Roman" w:cs="Times New Roman"/>
        </w:rPr>
      </w:pPr>
      <w:r w:rsidRPr="00235808">
        <w:rPr>
          <w:rFonts w:ascii="Times New Roman" w:hAnsi="Times New Roman" w:cs="Times New Roman"/>
        </w:rPr>
        <w:t xml:space="preserve">EOSC Association (n.d.). Greece – Tripartite collaboration. </w:t>
      </w:r>
      <w:hyperlink r:id="rId178">
        <w:r w:rsidRPr="00235808">
          <w:rPr>
            <w:rFonts w:ascii="Times New Roman" w:hAnsi="Times New Roman" w:cs="Times New Roman"/>
          </w:rPr>
          <w:t>https://eosc.eu/tripartite-collaboration/greece</w:t>
        </w:r>
      </w:hyperlink>
      <w:r w:rsidRPr="00235808">
        <w:rPr>
          <w:rFonts w:ascii="Times New Roman" w:hAnsi="Times New Roman" w:cs="Times New Roman"/>
        </w:rPr>
        <w:t>.</w:t>
      </w:r>
    </w:p>
    <w:p w:rsidRPr="00235808" w:rsidR="1640326E" w:rsidP="5458FC99" w:rsidRDefault="2D93A31E" w14:paraId="5A1796A0" w14:textId="0DEF187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A0A463E" w14:textId="4172EF0D">
      <w:pPr>
        <w:rPr>
          <w:rFonts w:ascii="Times New Roman" w:hAnsi="Times New Roman" w:cs="Times New Roman"/>
        </w:rPr>
      </w:pPr>
      <w:r w:rsidRPr="00235808">
        <w:rPr>
          <w:rFonts w:ascii="Times New Roman" w:hAnsi="Times New Roman" w:cs="Times New Roman"/>
        </w:rPr>
        <w:t xml:space="preserve">EOSC Association (n.d.). Latvia – Tripartite collaboration. </w:t>
      </w:r>
      <w:hyperlink r:id="rId179">
        <w:r w:rsidRPr="00235808">
          <w:rPr>
            <w:rFonts w:ascii="Times New Roman" w:hAnsi="Times New Roman" w:cs="Times New Roman"/>
          </w:rPr>
          <w:t>https://eosc.eu/tripartite-collaboration/latvia</w:t>
        </w:r>
      </w:hyperlink>
      <w:r w:rsidRPr="00235808">
        <w:rPr>
          <w:rFonts w:ascii="Times New Roman" w:hAnsi="Times New Roman" w:cs="Times New Roman"/>
        </w:rPr>
        <w:t>.</w:t>
      </w:r>
    </w:p>
    <w:p w:rsidRPr="00235808" w:rsidR="1640326E" w:rsidP="5458FC99" w:rsidRDefault="2D93A31E" w14:paraId="3F0964BF" w14:textId="61E8B25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1C159F0" w14:textId="6631F8D4">
      <w:pPr>
        <w:rPr>
          <w:rFonts w:ascii="Times New Roman" w:hAnsi="Times New Roman" w:cs="Times New Roman"/>
        </w:rPr>
      </w:pPr>
      <w:r w:rsidRPr="00235808">
        <w:rPr>
          <w:rFonts w:ascii="Times New Roman" w:hAnsi="Times New Roman" w:cs="Times New Roman"/>
        </w:rPr>
        <w:t xml:space="preserve">EOSC Association (n.d.). Poland – Tripartite collaboration. </w:t>
      </w:r>
      <w:hyperlink r:id="rId180">
        <w:r w:rsidRPr="00235808">
          <w:rPr>
            <w:rFonts w:ascii="Times New Roman" w:hAnsi="Times New Roman" w:cs="Times New Roman"/>
          </w:rPr>
          <w:t>https://eosc.eu/tripartite-collaboration/poland</w:t>
        </w:r>
      </w:hyperlink>
      <w:r w:rsidRPr="00235808">
        <w:rPr>
          <w:rFonts w:ascii="Times New Roman" w:hAnsi="Times New Roman" w:cs="Times New Roman"/>
        </w:rPr>
        <w:t>.</w:t>
      </w:r>
    </w:p>
    <w:p w:rsidRPr="00235808" w:rsidR="1640326E" w:rsidP="5458FC99" w:rsidRDefault="2D93A31E" w14:paraId="7D436B67" w14:textId="2E1C9E1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DEBD239" w14:textId="679B8D9C">
      <w:pPr>
        <w:rPr>
          <w:rFonts w:ascii="Times New Roman" w:hAnsi="Times New Roman" w:cs="Times New Roman"/>
        </w:rPr>
      </w:pPr>
      <w:r w:rsidRPr="00235808">
        <w:rPr>
          <w:rFonts w:ascii="Times New Roman" w:hAnsi="Times New Roman" w:cs="Times New Roman"/>
        </w:rPr>
        <w:t xml:space="preserve">EOSC Association (n.d.). Spain – Tripartite collaboration. </w:t>
      </w:r>
      <w:hyperlink r:id="rId181">
        <w:r w:rsidRPr="00235808">
          <w:rPr>
            <w:rFonts w:ascii="Times New Roman" w:hAnsi="Times New Roman" w:cs="Times New Roman"/>
          </w:rPr>
          <w:t>https://eosc.eu/tripartite-collaboration/spain</w:t>
        </w:r>
      </w:hyperlink>
      <w:r w:rsidRPr="00235808">
        <w:rPr>
          <w:rFonts w:ascii="Times New Roman" w:hAnsi="Times New Roman" w:cs="Times New Roman"/>
        </w:rPr>
        <w:t>.</w:t>
      </w:r>
    </w:p>
    <w:p w:rsidRPr="00235808" w:rsidR="1640326E" w:rsidP="5458FC99" w:rsidRDefault="2D93A31E" w14:paraId="4C6CC745" w14:textId="3C5F9D8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A65A79D" w14:textId="734DC35A">
      <w:pPr>
        <w:rPr>
          <w:rFonts w:ascii="Times New Roman" w:hAnsi="Times New Roman" w:cs="Times New Roman"/>
        </w:rPr>
      </w:pPr>
      <w:r w:rsidRPr="00235808">
        <w:rPr>
          <w:rFonts w:ascii="Times New Roman" w:hAnsi="Times New Roman" w:cs="Times New Roman"/>
        </w:rPr>
        <w:t xml:space="preserve">EOSC interoperability framework – Report from the EOSC Executive Board Working Groups FAIR and Architecture, Publications Office, 2021, </w:t>
      </w:r>
      <w:hyperlink r:id="rId182">
        <w:r w:rsidRPr="00235808">
          <w:rPr>
            <w:rFonts w:ascii="Times New Roman" w:hAnsi="Times New Roman" w:cs="Times New Roman"/>
          </w:rPr>
          <w:t>https://data.europa.eu/doi/10.2777/620649</w:t>
        </w:r>
      </w:hyperlink>
      <w:r w:rsidRPr="00235808">
        <w:rPr>
          <w:rFonts w:ascii="Times New Roman" w:hAnsi="Times New Roman" w:cs="Times New Roman"/>
        </w:rPr>
        <w:t>, p. 12.</w:t>
      </w:r>
    </w:p>
    <w:p w:rsidRPr="00235808" w:rsidR="1640326E" w:rsidP="5458FC99" w:rsidRDefault="2D93A31E" w14:paraId="18A8E0E1" w14:textId="0D6673F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C48BF3A" w14:textId="6ABEA474">
      <w:pPr>
        <w:rPr>
          <w:rFonts w:ascii="Times New Roman" w:hAnsi="Times New Roman" w:cs="Times New Roman"/>
        </w:rPr>
      </w:pPr>
      <w:r w:rsidRPr="00235808">
        <w:rPr>
          <w:rFonts w:ascii="Times New Roman" w:hAnsi="Times New Roman" w:cs="Times New Roman"/>
        </w:rPr>
        <w:t xml:space="preserve">EOSC interoperability framework – Report from the EOSC Executive Board Working Groups FAIR and Architecture, Publications Office, 2021, </w:t>
      </w:r>
      <w:hyperlink r:id="rId183">
        <w:r w:rsidRPr="00235808">
          <w:rPr>
            <w:rFonts w:ascii="Times New Roman" w:hAnsi="Times New Roman" w:cs="Times New Roman"/>
          </w:rPr>
          <w:t>https://data.europa.eu/doi/10.2777/620649</w:t>
        </w:r>
      </w:hyperlink>
      <w:r w:rsidRPr="00235808">
        <w:rPr>
          <w:rFonts w:ascii="Times New Roman" w:hAnsi="Times New Roman" w:cs="Times New Roman"/>
        </w:rPr>
        <w:t>, p. 27-28.</w:t>
      </w:r>
    </w:p>
    <w:p w:rsidRPr="00235808" w:rsidR="1640326E" w:rsidP="5458FC99" w:rsidRDefault="2D93A31E" w14:paraId="5009647A" w14:textId="491B521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3159808" w14:textId="0EF7DA62">
      <w:pPr>
        <w:rPr>
          <w:rFonts w:ascii="Times New Roman" w:hAnsi="Times New Roman" w:cs="Times New Roman"/>
        </w:rPr>
      </w:pPr>
      <w:r w:rsidRPr="00235808">
        <w:rPr>
          <w:rFonts w:ascii="Times New Roman" w:hAnsi="Times New Roman" w:cs="Times New Roman"/>
        </w:rPr>
        <w:t xml:space="preserve">EOSC interoperability framework – Report from the EOSC Executive Board Working Groups FAIR and Architecture, Publications Office, 2021, p. 27-28. </w:t>
      </w:r>
      <w:hyperlink r:id="rId184">
        <w:r w:rsidRPr="00235808">
          <w:rPr>
            <w:rFonts w:ascii="Times New Roman" w:hAnsi="Times New Roman" w:cs="Times New Roman"/>
          </w:rPr>
          <w:t>https://data.europa.eu/doi/10.2777/620649</w:t>
        </w:r>
      </w:hyperlink>
      <w:r w:rsidRPr="00235808">
        <w:rPr>
          <w:rFonts w:ascii="Times New Roman" w:hAnsi="Times New Roman" w:cs="Times New Roman"/>
        </w:rPr>
        <w:t>.</w:t>
      </w:r>
    </w:p>
    <w:p w:rsidRPr="00235808" w:rsidR="1640326E" w:rsidP="5458FC99" w:rsidRDefault="2D93A31E" w14:paraId="65ECCAC8" w14:textId="111FA0C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2CEC83A" w14:textId="6F83CF8B">
      <w:pPr>
        <w:rPr>
          <w:rFonts w:ascii="Times New Roman" w:hAnsi="Times New Roman" w:cs="Times New Roman"/>
        </w:rPr>
      </w:pPr>
      <w:r w:rsidRPr="00235808">
        <w:rPr>
          <w:rFonts w:ascii="Times New Roman" w:hAnsi="Times New Roman" w:cs="Times New Roman"/>
        </w:rPr>
        <w:t xml:space="preserve">EOSC Node | Poland (n.d.). Polish Open Science Platform. </w:t>
      </w:r>
      <w:hyperlink r:id="rId185">
        <w:r w:rsidRPr="00235808">
          <w:rPr>
            <w:rFonts w:ascii="Times New Roman" w:hAnsi="Times New Roman" w:cs="Times New Roman"/>
          </w:rPr>
          <w:t>https://eosc.pl/</w:t>
        </w:r>
      </w:hyperlink>
      <w:r w:rsidRPr="00235808">
        <w:rPr>
          <w:rFonts w:ascii="Times New Roman" w:hAnsi="Times New Roman" w:cs="Times New Roman"/>
        </w:rPr>
        <w:t>.</w:t>
      </w:r>
    </w:p>
    <w:p w:rsidRPr="00235808" w:rsidR="1640326E" w:rsidP="5458FC99" w:rsidRDefault="2D93A31E" w14:paraId="21A2A333" w14:textId="5A92EAD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9636F59" w14:textId="27948108">
      <w:pPr>
        <w:rPr>
          <w:rFonts w:ascii="Times New Roman" w:hAnsi="Times New Roman" w:cs="Times New Roman"/>
        </w:rPr>
      </w:pPr>
      <w:r w:rsidRPr="00235808">
        <w:rPr>
          <w:rFonts w:ascii="Times New Roman" w:hAnsi="Times New Roman" w:cs="Times New Roman"/>
        </w:rPr>
        <w:t>EOSC strateginė tyrimų ir inovacijų darbotvarkė (SRIA 2.0).</w:t>
      </w:r>
    </w:p>
    <w:p w:rsidRPr="00235808" w:rsidR="1640326E" w:rsidP="5458FC99" w:rsidRDefault="2D93A31E" w14:paraId="47D3E5A7" w14:textId="53700AA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0C27504" w14:textId="1FDC07A9">
      <w:pPr>
        <w:rPr>
          <w:rFonts w:ascii="Times New Roman" w:hAnsi="Times New Roman" w:cs="Times New Roman"/>
        </w:rPr>
      </w:pPr>
      <w:r w:rsidRPr="00235808">
        <w:rPr>
          <w:rFonts w:ascii="Times New Roman" w:hAnsi="Times New Roman" w:cs="Times New Roman"/>
        </w:rPr>
        <w:t>ES Dirbtinio intelekto aktas (EU AI Act).</w:t>
      </w:r>
    </w:p>
    <w:p w:rsidRPr="00235808" w:rsidR="1640326E" w:rsidP="5458FC99" w:rsidRDefault="2D93A31E" w14:paraId="7E547235" w14:textId="54A2D78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5ADB499" w14:textId="5BD6BC3D">
      <w:pPr>
        <w:rPr>
          <w:rFonts w:ascii="Times New Roman" w:hAnsi="Times New Roman" w:cs="Times New Roman"/>
        </w:rPr>
      </w:pPr>
      <w:r w:rsidRPr="00235808">
        <w:rPr>
          <w:rFonts w:ascii="Times New Roman" w:hAnsi="Times New Roman" w:cs="Times New Roman"/>
        </w:rPr>
        <w:t>ES Duomenų aktas (Data Act).</w:t>
      </w:r>
    </w:p>
    <w:p w:rsidRPr="00235808" w:rsidR="1640326E" w:rsidP="5458FC99" w:rsidRDefault="2D93A31E" w14:paraId="1F214041" w14:textId="366A96E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DFADAB4" w14:textId="1986686D">
      <w:pPr>
        <w:rPr>
          <w:rFonts w:ascii="Times New Roman" w:hAnsi="Times New Roman" w:cs="Times New Roman"/>
        </w:rPr>
      </w:pPr>
      <w:r w:rsidRPr="00235808">
        <w:rPr>
          <w:rFonts w:ascii="Times New Roman" w:hAnsi="Times New Roman" w:cs="Times New Roman"/>
        </w:rPr>
        <w:t xml:space="preserve">Estonian Scientific Computing Infrastructure (n.d.). About us. </w:t>
      </w:r>
      <w:hyperlink r:id="rId186">
        <w:r w:rsidRPr="00235808">
          <w:rPr>
            <w:rFonts w:ascii="Times New Roman" w:hAnsi="Times New Roman" w:cs="Times New Roman"/>
          </w:rPr>
          <w:t>https://etais.ee/en/about-us/</w:t>
        </w:r>
      </w:hyperlink>
      <w:r w:rsidRPr="00235808">
        <w:rPr>
          <w:rFonts w:ascii="Times New Roman" w:hAnsi="Times New Roman" w:cs="Times New Roman"/>
        </w:rPr>
        <w:t>.</w:t>
      </w:r>
    </w:p>
    <w:p w:rsidRPr="00235808" w:rsidR="1640326E" w:rsidP="5458FC99" w:rsidRDefault="2D93A31E" w14:paraId="6CB88F78" w14:textId="0371EA1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76023C7" w14:textId="1D52DD86">
      <w:pPr>
        <w:rPr>
          <w:rFonts w:ascii="Times New Roman" w:hAnsi="Times New Roman" w:cs="Times New Roman"/>
        </w:rPr>
      </w:pPr>
      <w:r w:rsidRPr="00235808">
        <w:rPr>
          <w:rFonts w:ascii="Times New Roman" w:hAnsi="Times New Roman" w:cs="Times New Roman"/>
        </w:rPr>
        <w:t>European Commission (2021) EOSC Interoperability Framework. Report from the EOSC Executive Board Working Group.</w:t>
      </w:r>
    </w:p>
    <w:p w:rsidRPr="00235808" w:rsidR="1640326E" w:rsidP="5458FC99" w:rsidRDefault="2D93A31E" w14:paraId="12C2B33E" w14:textId="5F09D38E">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0B597F6" w14:textId="64D56367">
      <w:pPr>
        <w:rPr>
          <w:rFonts w:ascii="Times New Roman" w:hAnsi="Times New Roman" w:cs="Times New Roman"/>
        </w:rPr>
      </w:pPr>
      <w:r w:rsidRPr="00235808">
        <w:rPr>
          <w:rFonts w:ascii="Times New Roman" w:hAnsi="Times New Roman" w:cs="Times New Roman"/>
        </w:rPr>
        <w:t>European Commission (2021) EOSC Strategic Research and Innovation Agenda (SRIA). EOSC Association.</w:t>
      </w:r>
    </w:p>
    <w:p w:rsidRPr="00235808" w:rsidR="1640326E" w:rsidP="5458FC99" w:rsidRDefault="2D93A31E" w14:paraId="795A16C9" w14:textId="7EA3F7D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91E5D91" w14:textId="11501F0A">
      <w:pPr>
        <w:rPr>
          <w:rFonts w:ascii="Times New Roman" w:hAnsi="Times New Roman" w:cs="Times New Roman"/>
        </w:rPr>
      </w:pPr>
      <w:r w:rsidRPr="00235808">
        <w:rPr>
          <w:rFonts w:ascii="Times New Roman" w:hAnsi="Times New Roman" w:cs="Times New Roman"/>
        </w:rPr>
        <w:t xml:space="preserve">European Commission Joint Research Centre (2018) DigComp into action, get inspired make it happen: A user guide to the European Digital Competence framework. Publications Office. </w:t>
      </w:r>
      <w:hyperlink r:id="rId187">
        <w:r w:rsidRPr="00235808">
          <w:rPr>
            <w:rFonts w:ascii="Times New Roman" w:hAnsi="Times New Roman" w:cs="Times New Roman"/>
          </w:rPr>
          <w:t>https://data.europa.eu/doi/10.2760/112945</w:t>
        </w:r>
      </w:hyperlink>
      <w:r w:rsidRPr="00235808">
        <w:rPr>
          <w:rFonts w:ascii="Times New Roman" w:hAnsi="Times New Roman" w:cs="Times New Roman"/>
        </w:rPr>
        <w:t>.</w:t>
      </w:r>
    </w:p>
    <w:p w:rsidRPr="00235808" w:rsidR="1640326E" w:rsidP="5458FC99" w:rsidRDefault="2D93A31E" w14:paraId="5DF032C5" w14:textId="443B128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9F3C4C0" w14:textId="38E35BDC">
      <w:pPr>
        <w:rPr>
          <w:rFonts w:ascii="Times New Roman" w:hAnsi="Times New Roman" w:cs="Times New Roman"/>
        </w:rPr>
      </w:pPr>
      <w:r w:rsidRPr="00235808">
        <w:rPr>
          <w:rFonts w:ascii="Times New Roman" w:hAnsi="Times New Roman" w:cs="Times New Roman"/>
        </w:rPr>
        <w:t xml:space="preserve">European Commission, Barker, M. et al. (editors), (2021) Digital skills for FAIR and Open Science – Report from the EOSC Executive Board Skills and Training Working Group. Publications Office, </w:t>
      </w:r>
      <w:hyperlink r:id="rId188">
        <w:r w:rsidRPr="00235808">
          <w:rPr>
            <w:rFonts w:ascii="Times New Roman" w:hAnsi="Times New Roman" w:cs="Times New Roman"/>
          </w:rPr>
          <w:t>https://data.europa.eu/doi/10.2777/59065</w:t>
        </w:r>
      </w:hyperlink>
      <w:r w:rsidRPr="00235808">
        <w:rPr>
          <w:rFonts w:ascii="Times New Roman" w:hAnsi="Times New Roman" w:cs="Times New Roman"/>
        </w:rPr>
        <w:t>.</w:t>
      </w:r>
    </w:p>
    <w:p w:rsidRPr="00235808" w:rsidR="1640326E" w:rsidP="5458FC99" w:rsidRDefault="2D93A31E" w14:paraId="5B19812D" w14:textId="4343EA0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E440BDA" w14:textId="53887308">
      <w:pPr>
        <w:rPr>
          <w:rFonts w:ascii="Times New Roman" w:hAnsi="Times New Roman" w:cs="Times New Roman"/>
        </w:rPr>
      </w:pPr>
      <w:r w:rsidRPr="00235808">
        <w:rPr>
          <w:rFonts w:ascii="Times New Roman" w:hAnsi="Times New Roman" w:cs="Times New Roman"/>
        </w:rPr>
        <w:t xml:space="preserve">European Commission. (2016a). Guidelines on FAIR Data Management in Horizon 2020 Version 3.0. </w:t>
      </w:r>
      <w:hyperlink r:id="rId189">
        <w:r w:rsidRPr="00235808">
          <w:rPr>
            <w:rFonts w:ascii="Times New Roman" w:hAnsi="Times New Roman" w:cs="Times New Roman"/>
          </w:rPr>
          <w:t>https://ec.europa.eu/research/participants/data/ref/h2020/grants_manual/hi/oa_pilot/h2020-hi-oa-data-mgt_en.pdf</w:t>
        </w:r>
      </w:hyperlink>
      <w:r w:rsidRPr="00235808">
        <w:rPr>
          <w:rFonts w:ascii="Times New Roman" w:hAnsi="Times New Roman" w:cs="Times New Roman"/>
        </w:rPr>
        <w:t>.</w:t>
      </w:r>
    </w:p>
    <w:p w:rsidRPr="00235808" w:rsidR="1640326E" w:rsidP="5458FC99" w:rsidRDefault="2D93A31E" w14:paraId="02A5B16A" w14:textId="088237A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4DCD128" w14:textId="233EF8DB">
      <w:pPr>
        <w:rPr>
          <w:rFonts w:ascii="Times New Roman" w:hAnsi="Times New Roman" w:cs="Times New Roman"/>
        </w:rPr>
      </w:pPr>
      <w:r w:rsidRPr="00235808">
        <w:rPr>
          <w:rFonts w:ascii="Times New Roman" w:hAnsi="Times New Roman" w:cs="Times New Roman"/>
        </w:rPr>
        <w:t xml:space="preserve">European Commission. (2016b). Open innovation, open science, open to the world: A vision for Europe. Publications Office of the European Union. </w:t>
      </w:r>
      <w:hyperlink r:id="rId190">
        <w:r w:rsidRPr="00235808">
          <w:rPr>
            <w:rFonts w:ascii="Times New Roman" w:hAnsi="Times New Roman" w:cs="Times New Roman"/>
          </w:rPr>
          <w:t>https://op.europa.eu/en/publication-detail/-/publication/3213b335-1cbc-11e6-ba9a-01aa75ed71a1/language-en</w:t>
        </w:r>
      </w:hyperlink>
      <w:r w:rsidRPr="00235808">
        <w:rPr>
          <w:rFonts w:ascii="Times New Roman" w:hAnsi="Times New Roman" w:cs="Times New Roman"/>
        </w:rPr>
        <w:t>.</w:t>
      </w:r>
    </w:p>
    <w:p w:rsidRPr="00235808" w:rsidR="1640326E" w:rsidP="5458FC99" w:rsidRDefault="2D93A31E" w14:paraId="6DEFCC21" w14:textId="045362D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B19F619" w14:textId="0B2A2C7E">
      <w:pPr>
        <w:rPr>
          <w:rFonts w:ascii="Times New Roman" w:hAnsi="Times New Roman" w:cs="Times New Roman"/>
        </w:rPr>
      </w:pPr>
      <w:r w:rsidRPr="00235808">
        <w:rPr>
          <w:rFonts w:ascii="Times New Roman" w:hAnsi="Times New Roman" w:cs="Times New Roman"/>
        </w:rPr>
        <w:t xml:space="preserve">European Commission (2022) Turning FAIR into reality: Final report and action plan. Publications Office of the European Union. </w:t>
      </w:r>
      <w:hyperlink r:id="rId191">
        <w:r w:rsidRPr="00235808">
          <w:rPr>
            <w:rFonts w:ascii="Times New Roman" w:hAnsi="Times New Roman" w:cs="Times New Roman"/>
          </w:rPr>
          <w:t>https://doi.org/10.2777/1524</w:t>
        </w:r>
      </w:hyperlink>
      <w:r w:rsidRPr="00235808">
        <w:rPr>
          <w:rFonts w:ascii="Times New Roman" w:hAnsi="Times New Roman" w:cs="Times New Roman"/>
        </w:rPr>
        <w:t>.</w:t>
      </w:r>
    </w:p>
    <w:p w:rsidRPr="00235808" w:rsidR="1640326E" w:rsidP="5458FC99" w:rsidRDefault="2D93A31E" w14:paraId="29784606" w14:textId="4A74D53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8EDFC6B" w14:textId="6318CBF1">
      <w:pPr>
        <w:rPr>
          <w:rFonts w:ascii="Times New Roman" w:hAnsi="Times New Roman" w:cs="Times New Roman"/>
        </w:rPr>
      </w:pPr>
      <w:r w:rsidRPr="00235808">
        <w:rPr>
          <w:rFonts w:ascii="Times New Roman" w:hAnsi="Times New Roman" w:cs="Times New Roman"/>
        </w:rPr>
        <w:t xml:space="preserve">European Commission. (2025a). AGA – Annotated Grant Agreement: EU Funding Programmes 2021–2027. Version 2.0. </w:t>
      </w:r>
      <w:hyperlink r:id="rId192">
        <w:r w:rsidRPr="00235808">
          <w:rPr>
            <w:rFonts w:ascii="Times New Roman" w:hAnsi="Times New Roman" w:cs="Times New Roman"/>
          </w:rPr>
          <w:t>https://ec.europa.eu/info/funding-tenders/opportunities/docs/2021-2027/common/guidance/aga_en.pdf</w:t>
        </w:r>
      </w:hyperlink>
      <w:r w:rsidRPr="00235808">
        <w:rPr>
          <w:rFonts w:ascii="Times New Roman" w:hAnsi="Times New Roman" w:cs="Times New Roman"/>
        </w:rPr>
        <w:t>.</w:t>
      </w:r>
    </w:p>
    <w:p w:rsidRPr="00235808" w:rsidR="1640326E" w:rsidP="5458FC99" w:rsidRDefault="2D93A31E" w14:paraId="09A0B86E" w14:textId="3ED5D56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52B6D50" w14:textId="4ED2E0F1">
      <w:pPr>
        <w:rPr>
          <w:rFonts w:ascii="Times New Roman" w:hAnsi="Times New Roman" w:cs="Times New Roman"/>
        </w:rPr>
      </w:pPr>
      <w:r w:rsidRPr="00235808">
        <w:rPr>
          <w:rFonts w:ascii="Times New Roman" w:hAnsi="Times New Roman" w:cs="Times New Roman"/>
        </w:rPr>
        <w:t xml:space="preserve">European Commission. (2025b). European Open Science Cloud—EOSC | Shaping Europe’s digital future. </w:t>
      </w:r>
      <w:hyperlink r:id="rId193">
        <w:r w:rsidRPr="00235808">
          <w:rPr>
            <w:rFonts w:ascii="Times New Roman" w:hAnsi="Times New Roman" w:cs="Times New Roman"/>
          </w:rPr>
          <w:t>https://digital-strategy.ec.europa.eu/en/policies/open-science-cloud</w:t>
        </w:r>
      </w:hyperlink>
      <w:r w:rsidRPr="00235808">
        <w:rPr>
          <w:rFonts w:ascii="Times New Roman" w:hAnsi="Times New Roman" w:cs="Times New Roman"/>
        </w:rPr>
        <w:t>.</w:t>
      </w:r>
    </w:p>
    <w:p w:rsidRPr="00235808" w:rsidR="1640326E" w:rsidP="5458FC99" w:rsidRDefault="2D93A31E" w14:paraId="1902A776" w14:textId="1D4CFFB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83C2D4E" w14:textId="3563311A">
      <w:pPr>
        <w:rPr>
          <w:rFonts w:ascii="Times New Roman" w:hAnsi="Times New Roman" w:cs="Times New Roman"/>
        </w:rPr>
      </w:pPr>
      <w:r w:rsidRPr="00235808">
        <w:rPr>
          <w:rFonts w:ascii="Times New Roman" w:hAnsi="Times New Roman" w:cs="Times New Roman"/>
        </w:rPr>
        <w:t xml:space="preserve">European Open Science Cloud Association (2021) EOSC strategic research and innovation agenda (SRIA). </w:t>
      </w:r>
      <w:hyperlink r:id="rId194">
        <w:r w:rsidRPr="00235808">
          <w:rPr>
            <w:rFonts w:ascii="Times New Roman" w:hAnsi="Times New Roman" w:cs="Times New Roman"/>
          </w:rPr>
          <w:t>https://www.eosc.eu/sria</w:t>
        </w:r>
      </w:hyperlink>
      <w:r w:rsidRPr="00235808">
        <w:rPr>
          <w:rFonts w:ascii="Times New Roman" w:hAnsi="Times New Roman" w:cs="Times New Roman"/>
        </w:rPr>
        <w:t>.</w:t>
      </w:r>
    </w:p>
    <w:p w:rsidRPr="00235808" w:rsidR="1640326E" w:rsidP="5458FC99" w:rsidRDefault="2D93A31E" w14:paraId="4FAF7D5C" w14:textId="5F70C1D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8CCBD1D" w14:textId="286EFA8E">
      <w:pPr>
        <w:rPr>
          <w:rFonts w:ascii="Times New Roman" w:hAnsi="Times New Roman" w:cs="Times New Roman"/>
        </w:rPr>
      </w:pPr>
      <w:r w:rsidRPr="00235808">
        <w:rPr>
          <w:rFonts w:ascii="Times New Roman" w:hAnsi="Times New Roman" w:cs="Times New Roman"/>
        </w:rPr>
        <w:t xml:space="preserve">European Open Science Cloud Association (n.d.). Netherlands – Tripartite collaboration. </w:t>
      </w:r>
      <w:hyperlink r:id="rId195">
        <w:r w:rsidRPr="00235808">
          <w:rPr>
            <w:rFonts w:ascii="Times New Roman" w:hAnsi="Times New Roman" w:cs="Times New Roman"/>
          </w:rPr>
          <w:t>https://eosc.eu/tripartite-collaboration/netherlands/</w:t>
        </w:r>
      </w:hyperlink>
      <w:r w:rsidRPr="00235808">
        <w:rPr>
          <w:rFonts w:ascii="Times New Roman" w:hAnsi="Times New Roman" w:cs="Times New Roman"/>
        </w:rPr>
        <w:t>.</w:t>
      </w:r>
    </w:p>
    <w:p w:rsidRPr="00235808" w:rsidR="1640326E" w:rsidP="5458FC99" w:rsidRDefault="2D93A31E" w14:paraId="25A85B23" w14:textId="33DAC2E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ED070BE" w14:textId="43AA8556">
      <w:pPr>
        <w:rPr>
          <w:rFonts w:ascii="Times New Roman" w:hAnsi="Times New Roman" w:cs="Times New Roman"/>
        </w:rPr>
      </w:pPr>
      <w:r w:rsidRPr="00235808">
        <w:rPr>
          <w:rFonts w:ascii="Times New Roman" w:hAnsi="Times New Roman" w:cs="Times New Roman"/>
        </w:rPr>
        <w:t xml:space="preserve">Europos Komisija (2020) Komisijos komunikatas Europos Parlamentui, tarybai, Europos ekonomikos ir socialinių reikalų komitetui ir regionų komitetui. Europos duomenų strategija. </w:t>
      </w:r>
      <w:hyperlink r:id="rId196">
        <w:r w:rsidRPr="00235808">
          <w:rPr>
            <w:rFonts w:ascii="Times New Roman" w:hAnsi="Times New Roman" w:cs="Times New Roman"/>
          </w:rPr>
          <w:t>https://eur-lex.europa.eu/legal-content/LT/TXT/?uri=CELEX:52020DC0066</w:t>
        </w:r>
      </w:hyperlink>
      <w:r w:rsidRPr="00235808">
        <w:rPr>
          <w:rFonts w:ascii="Times New Roman" w:hAnsi="Times New Roman" w:cs="Times New Roman"/>
        </w:rPr>
        <w:t>.</w:t>
      </w:r>
    </w:p>
    <w:p w:rsidRPr="00235808" w:rsidR="1640326E" w:rsidP="5458FC99" w:rsidRDefault="2D93A31E" w14:paraId="72C7CC87" w14:textId="2870D41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B862135" w14:textId="6BAED4F8">
      <w:pPr>
        <w:rPr>
          <w:rFonts w:ascii="Times New Roman" w:hAnsi="Times New Roman" w:cs="Times New Roman"/>
        </w:rPr>
      </w:pPr>
      <w:r w:rsidRPr="00235808">
        <w:rPr>
          <w:rFonts w:ascii="Times New Roman" w:hAnsi="Times New Roman" w:cs="Times New Roman"/>
        </w:rPr>
        <w:t>Europos strategija „DI mokslui“ (EU AI in Science Strategy, 2025 m. spalis).</w:t>
      </w:r>
    </w:p>
    <w:p w:rsidRPr="00235808" w:rsidR="1640326E" w:rsidP="5458FC99" w:rsidRDefault="2D93A31E" w14:paraId="153E9FF8" w14:textId="0EBEBA4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4AEE924" w14:textId="3BA49278">
      <w:pPr>
        <w:rPr>
          <w:rFonts w:ascii="Times New Roman" w:hAnsi="Times New Roman" w:cs="Times New Roman"/>
        </w:rPr>
      </w:pPr>
      <w:r w:rsidRPr="00235808">
        <w:rPr>
          <w:rFonts w:ascii="Times New Roman" w:hAnsi="Times New Roman" w:cs="Times New Roman"/>
        </w:rPr>
        <w:t xml:space="preserve">FAIR Office Austria (n.d.). FAIR Office Austria. </w:t>
      </w:r>
      <w:hyperlink r:id="rId197">
        <w:r w:rsidRPr="00235808">
          <w:rPr>
            <w:rFonts w:ascii="Times New Roman" w:hAnsi="Times New Roman" w:cs="Times New Roman"/>
          </w:rPr>
          <w:t>https://fair-office.at/</w:t>
        </w:r>
      </w:hyperlink>
      <w:r w:rsidRPr="00235808">
        <w:rPr>
          <w:rFonts w:ascii="Times New Roman" w:hAnsi="Times New Roman" w:cs="Times New Roman"/>
        </w:rPr>
        <w:t xml:space="preserve"> Forschungsdaten.at. (n.d.). Austrian research data network. </w:t>
      </w:r>
      <w:hyperlink r:id="rId198">
        <w:r w:rsidRPr="00235808">
          <w:rPr>
            <w:rFonts w:ascii="Times New Roman" w:hAnsi="Times New Roman" w:cs="Times New Roman"/>
          </w:rPr>
          <w:t>https://www.forschungsdaten.at/</w:t>
        </w:r>
      </w:hyperlink>
      <w:r w:rsidRPr="00235808">
        <w:rPr>
          <w:rFonts w:ascii="Times New Roman" w:hAnsi="Times New Roman" w:cs="Times New Roman"/>
        </w:rPr>
        <w:t>.</w:t>
      </w:r>
    </w:p>
    <w:p w:rsidRPr="00235808" w:rsidR="1640326E" w:rsidP="5458FC99" w:rsidRDefault="2D93A31E" w14:paraId="47436521" w14:textId="5FBD3E7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5F56CF7" w14:textId="084BB7CD">
      <w:pPr>
        <w:rPr>
          <w:rFonts w:ascii="Times New Roman" w:hAnsi="Times New Roman" w:cs="Times New Roman"/>
        </w:rPr>
      </w:pPr>
      <w:r w:rsidRPr="00235808">
        <w:rPr>
          <w:rFonts w:ascii="Times New Roman" w:hAnsi="Times New Roman" w:cs="Times New Roman"/>
        </w:rPr>
        <w:t xml:space="preserve">FAIR4S. (2019, February). FAIR4S competences and capabilities. Version: 2.0. </w:t>
      </w:r>
      <w:hyperlink r:id="rId199">
        <w:r w:rsidRPr="00235808">
          <w:rPr>
            <w:rFonts w:ascii="Times New Roman" w:hAnsi="Times New Roman" w:cs="Times New Roman"/>
          </w:rPr>
          <w:t>https://eosc-fair4s.github.io/framework</w:t>
        </w:r>
      </w:hyperlink>
      <w:r w:rsidRPr="00235808">
        <w:rPr>
          <w:rFonts w:ascii="Times New Roman" w:hAnsi="Times New Roman" w:cs="Times New Roman"/>
        </w:rPr>
        <w:t>.</w:t>
      </w:r>
    </w:p>
    <w:p w:rsidRPr="00235808" w:rsidR="1640326E" w:rsidP="5458FC99" w:rsidRDefault="2D93A31E" w14:paraId="5A6374A3" w14:textId="540FDDA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891BAA1" w14:textId="1E9CDEB7">
      <w:pPr>
        <w:rPr>
          <w:rFonts w:ascii="Times New Roman" w:hAnsi="Times New Roman" w:cs="Times New Roman"/>
        </w:rPr>
      </w:pPr>
      <w:r w:rsidRPr="00235808">
        <w:rPr>
          <w:rFonts w:ascii="Times New Roman" w:hAnsi="Times New Roman" w:cs="Times New Roman"/>
        </w:rPr>
        <w:t xml:space="preserve">FAIRsFAIR deliverable D2.1 Report on FAIR requirements for persistence and interoperability 2019. </w:t>
      </w:r>
      <w:hyperlink r:id="rId200">
        <w:r w:rsidRPr="00235808">
          <w:rPr>
            <w:rFonts w:ascii="Times New Roman" w:hAnsi="Times New Roman" w:cs="Times New Roman"/>
          </w:rPr>
          <w:t>https://zenodo.org/record/3557381</w:t>
        </w:r>
      </w:hyperlink>
      <w:r w:rsidRPr="00235808">
        <w:rPr>
          <w:rFonts w:ascii="Times New Roman" w:hAnsi="Times New Roman" w:cs="Times New Roman"/>
        </w:rPr>
        <w:t>.</w:t>
      </w:r>
    </w:p>
    <w:p w:rsidRPr="00235808" w:rsidR="1640326E" w:rsidP="5458FC99" w:rsidRDefault="2D93A31E" w14:paraId="45ACED70" w14:textId="75648BC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1132BCE" w14:textId="3EBCEAE1">
      <w:pPr>
        <w:rPr>
          <w:rFonts w:ascii="Times New Roman" w:hAnsi="Times New Roman" w:cs="Times New Roman"/>
        </w:rPr>
      </w:pPr>
      <w:r w:rsidRPr="00235808">
        <w:rPr>
          <w:rFonts w:ascii="Times New Roman" w:hAnsi="Times New Roman" w:cs="Times New Roman"/>
        </w:rPr>
        <w:t xml:space="preserve">FECYT (n.d.). [Pradinis puslapis]. </w:t>
      </w:r>
      <w:hyperlink r:id="rId201">
        <w:r w:rsidRPr="00235808">
          <w:rPr>
            <w:rFonts w:ascii="Times New Roman" w:hAnsi="Times New Roman" w:cs="Times New Roman"/>
          </w:rPr>
          <w:t>https://www.fecyt.es/</w:t>
        </w:r>
      </w:hyperlink>
      <w:r w:rsidRPr="00235808">
        <w:rPr>
          <w:rFonts w:ascii="Times New Roman" w:hAnsi="Times New Roman" w:cs="Times New Roman"/>
        </w:rPr>
        <w:t xml:space="preserve"> Spanish Ministry of Science and Innovation. National Open Science Strategy (ENCA) 2023– 2027. </w:t>
      </w:r>
      <w:hyperlink r:id="rId202">
        <w:r w:rsidRPr="00235808">
          <w:rPr>
            <w:rFonts w:ascii="Times New Roman" w:hAnsi="Times New Roman" w:cs="Times New Roman"/>
          </w:rPr>
          <w:t>https://www.ciencia.gob.es/dam/jcr:e5b759a4-d756-4af9-89b0-</w:t>
        </w:r>
      </w:hyperlink>
      <w:r w:rsidRPr="00235808">
        <w:rPr>
          <w:rFonts w:ascii="Times New Roman" w:hAnsi="Times New Roman" w:cs="Times New Roman"/>
        </w:rPr>
        <w:t xml:space="preserve"> a8cf5fd28e20/ENCA_EN_acc.pdf.</w:t>
      </w:r>
    </w:p>
    <w:p w:rsidRPr="00235808" w:rsidR="1640326E" w:rsidP="5458FC99" w:rsidRDefault="2D93A31E" w14:paraId="26748E92" w14:textId="0344ED2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A059CE6" w14:textId="7FCE941F">
      <w:pPr>
        <w:rPr>
          <w:rFonts w:ascii="Times New Roman" w:hAnsi="Times New Roman" w:cs="Times New Roman"/>
        </w:rPr>
      </w:pPr>
      <w:r w:rsidRPr="00235808">
        <w:rPr>
          <w:rFonts w:ascii="Times New Roman" w:hAnsi="Times New Roman" w:cs="Times New Roman"/>
        </w:rPr>
        <w:t xml:space="preserve">Frey, J. et al. (2021) FAIR Linked Data—Towards a Linked Data Backbone for Users and Machines. Companion Proceedings of the Web Conference 2021 (WWW ’21), 431–435. </w:t>
      </w:r>
      <w:hyperlink r:id="rId203">
        <w:r w:rsidRPr="00235808">
          <w:rPr>
            <w:rFonts w:ascii="Times New Roman" w:hAnsi="Times New Roman" w:cs="Times New Roman"/>
          </w:rPr>
          <w:t>https://doi.org/10.1145/3442442.3451364</w:t>
        </w:r>
      </w:hyperlink>
      <w:r w:rsidRPr="00235808">
        <w:rPr>
          <w:rFonts w:ascii="Times New Roman" w:hAnsi="Times New Roman" w:cs="Times New Roman"/>
        </w:rPr>
        <w:t>.</w:t>
      </w:r>
    </w:p>
    <w:p w:rsidRPr="00235808" w:rsidR="1640326E" w:rsidP="5458FC99" w:rsidRDefault="2D93A31E" w14:paraId="280F38A1" w14:textId="50B88B5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36AC838" w14:textId="30BA9313">
      <w:pPr>
        <w:rPr>
          <w:rFonts w:ascii="Times New Roman" w:hAnsi="Times New Roman" w:cs="Times New Roman"/>
        </w:rPr>
      </w:pPr>
      <w:r w:rsidRPr="00235808">
        <w:rPr>
          <w:rFonts w:ascii="Times New Roman" w:hAnsi="Times New Roman" w:cs="Times New Roman"/>
        </w:rPr>
        <w:t xml:space="preserve">G20 (2016) G20 Leaders’ Communique Hangzhou Summit. European Commission - European Commission. </w:t>
      </w:r>
      <w:hyperlink r:id="rId204">
        <w:r w:rsidRPr="00235808">
          <w:rPr>
            <w:rFonts w:ascii="Times New Roman" w:hAnsi="Times New Roman" w:cs="Times New Roman"/>
          </w:rPr>
          <w:t>http://www.g20chn.com/xwzxEnglish/sum_ann/201609/t20160906_3397.html</w:t>
        </w:r>
      </w:hyperlink>
      <w:r w:rsidRPr="00235808">
        <w:rPr>
          <w:rFonts w:ascii="Times New Roman" w:hAnsi="Times New Roman" w:cs="Times New Roman"/>
        </w:rPr>
        <w:t>.</w:t>
      </w:r>
    </w:p>
    <w:p w:rsidRPr="00235808" w:rsidR="1640326E" w:rsidP="5458FC99" w:rsidRDefault="2D93A31E" w14:paraId="1EB7F5E2" w14:textId="13A446A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8C56617" w14:textId="7FEA7BD0">
      <w:pPr>
        <w:rPr>
          <w:rFonts w:ascii="Times New Roman" w:hAnsi="Times New Roman" w:cs="Times New Roman"/>
        </w:rPr>
      </w:pPr>
      <w:r w:rsidRPr="00235808">
        <w:rPr>
          <w:rFonts w:ascii="Times New Roman" w:hAnsi="Times New Roman" w:cs="Times New Roman"/>
        </w:rPr>
        <w:t xml:space="preserve">Gaignard, A. et al. (2023) FAIR-Checker: Supporting digital resource findability and reuse with Knowledge Graphs and Semantic Web standards. Journal of Biomedical Semantics, 14(1), 7. </w:t>
      </w:r>
      <w:hyperlink r:id="rId205">
        <w:r w:rsidRPr="00235808">
          <w:rPr>
            <w:rFonts w:ascii="Times New Roman" w:hAnsi="Times New Roman" w:cs="Times New Roman"/>
          </w:rPr>
          <w:t>https://doi.org/10.1186/s13326-023-00289-5</w:t>
        </w:r>
      </w:hyperlink>
      <w:r w:rsidRPr="00235808">
        <w:rPr>
          <w:rFonts w:ascii="Times New Roman" w:hAnsi="Times New Roman" w:cs="Times New Roman"/>
        </w:rPr>
        <w:t>.</w:t>
      </w:r>
    </w:p>
    <w:p w:rsidRPr="00235808" w:rsidR="1640326E" w:rsidP="5458FC99" w:rsidRDefault="2D93A31E" w14:paraId="7EAFD8CE" w14:textId="5238347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24D59EB" w14:textId="6D7C70CB">
      <w:pPr>
        <w:rPr>
          <w:rFonts w:ascii="Times New Roman" w:hAnsi="Times New Roman" w:cs="Times New Roman"/>
        </w:rPr>
      </w:pPr>
      <w:r w:rsidRPr="00235808">
        <w:rPr>
          <w:rFonts w:ascii="Times New Roman" w:hAnsi="Times New Roman" w:cs="Times New Roman"/>
        </w:rPr>
        <w:t>Gairės dėl generatyvinio DI naudojimo moksliniuose tyrimuose (Living guidelines on the responsible use of generative AI in research).</w:t>
      </w:r>
    </w:p>
    <w:p w:rsidRPr="00235808" w:rsidR="1640326E" w:rsidP="5458FC99" w:rsidRDefault="2D93A31E" w14:paraId="3A761FAB" w14:textId="23BBF6FC">
      <w:pPr>
        <w:rPr>
          <w:rFonts w:ascii="Times New Roman" w:hAnsi="Times New Roman" w:cs="Times New Roman"/>
        </w:rPr>
      </w:pPr>
      <w:r w:rsidRPr="00235808">
        <w:rPr>
          <w:rFonts w:ascii="Times New Roman" w:hAnsi="Times New Roman" w:cs="Times New Roman"/>
        </w:rPr>
        <w:t xml:space="preserve"> </w:t>
      </w:r>
    </w:p>
    <w:p w:rsidR="66F92D69" w:rsidP="392D3DFA" w:rsidRDefault="66F92D69" w14:paraId="0922C1CB" w14:textId="159B4CEA">
      <w:pPr>
        <w:rPr>
          <w:rFonts w:ascii="Times New Roman" w:hAnsi="Times New Roman" w:cs="Times New Roman"/>
        </w:rPr>
      </w:pPr>
      <w:r w:rsidRPr="392D3DFA" w:rsidR="66F92D69">
        <w:rPr>
          <w:rFonts w:ascii="Times New Roman" w:hAnsi="Times New Roman" w:cs="Times New Roman"/>
        </w:rPr>
        <w:t xml:space="preserve">Goble, C. et al. (2020) FAIR Computational Workflows. Data Intelligence, 2(1–2), 108–121. </w:t>
      </w:r>
      <w:hyperlink r:id="R7ae9492a73564911">
        <w:r w:rsidRPr="392D3DFA" w:rsidR="66F92D69">
          <w:rPr>
            <w:rFonts w:ascii="Times New Roman" w:hAnsi="Times New Roman" w:cs="Times New Roman"/>
          </w:rPr>
          <w:t>https://doi.org/10.1162/dint_a_00033</w:t>
        </w:r>
      </w:hyperlink>
      <w:r w:rsidRPr="392D3DFA" w:rsidR="66F92D69">
        <w:rPr>
          <w:rFonts w:ascii="Times New Roman" w:hAnsi="Times New Roman" w:cs="Times New Roman"/>
        </w:rPr>
        <w:t>.</w:t>
      </w:r>
    </w:p>
    <w:p w:rsidRPr="00235808" w:rsidR="1640326E" w:rsidP="5458FC99" w:rsidRDefault="2D93A31E" w14:paraId="304978B0" w14:textId="1B29E89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DFD2106" w14:textId="441786A2">
      <w:pPr>
        <w:rPr>
          <w:rFonts w:ascii="Times New Roman" w:hAnsi="Times New Roman" w:cs="Times New Roman"/>
        </w:rPr>
      </w:pPr>
      <w:r w:rsidRPr="00235808">
        <w:rPr>
          <w:rFonts w:ascii="Times New Roman" w:hAnsi="Times New Roman" w:cs="Times New Roman"/>
        </w:rPr>
        <w:t xml:space="preserve">GRNET (n.d.). GRNET | Networking Research, Education and Government. </w:t>
      </w:r>
      <w:hyperlink r:id="rId207">
        <w:r w:rsidRPr="00235808">
          <w:rPr>
            <w:rFonts w:ascii="Times New Roman" w:hAnsi="Times New Roman" w:cs="Times New Roman"/>
          </w:rPr>
          <w:t>https://grnet.gr/en/company/</w:t>
        </w:r>
      </w:hyperlink>
      <w:r w:rsidRPr="00235808">
        <w:rPr>
          <w:rFonts w:ascii="Times New Roman" w:hAnsi="Times New Roman" w:cs="Times New Roman"/>
        </w:rPr>
        <w:t>.</w:t>
      </w:r>
    </w:p>
    <w:p w:rsidRPr="00235808" w:rsidR="1640326E" w:rsidP="5458FC99" w:rsidRDefault="2D93A31E" w14:paraId="175DF74F" w14:textId="743114D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83592AF" w14:textId="3B14E2BC">
      <w:pPr>
        <w:rPr>
          <w:rFonts w:ascii="Times New Roman" w:hAnsi="Times New Roman" w:cs="Times New Roman"/>
        </w:rPr>
      </w:pPr>
      <w:r w:rsidRPr="00235808">
        <w:rPr>
          <w:rFonts w:ascii="Times New Roman" w:hAnsi="Times New Roman" w:cs="Times New Roman"/>
        </w:rPr>
        <w:t xml:space="preserve">Hansen, K. K. et al. (2025) Data Steward: Minimum Viable Skills Profile. Zenodo. </w:t>
      </w:r>
      <w:hyperlink r:id="rId208">
        <w:r w:rsidRPr="00235808">
          <w:rPr>
            <w:rFonts w:ascii="Times New Roman" w:hAnsi="Times New Roman" w:cs="Times New Roman"/>
          </w:rPr>
          <w:t>https://doi.org/10.5281/zenodo.16760455</w:t>
        </w:r>
      </w:hyperlink>
      <w:r w:rsidRPr="00235808">
        <w:rPr>
          <w:rFonts w:ascii="Times New Roman" w:hAnsi="Times New Roman" w:cs="Times New Roman"/>
        </w:rPr>
        <w:t>.</w:t>
      </w:r>
    </w:p>
    <w:p w:rsidRPr="00235808" w:rsidR="1640326E" w:rsidP="5458FC99" w:rsidRDefault="2D93A31E" w14:paraId="7A219A30" w14:textId="584540D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498D1C6" w14:textId="733D9525">
      <w:pPr>
        <w:rPr>
          <w:rFonts w:ascii="Times New Roman" w:hAnsi="Times New Roman" w:cs="Times New Roman"/>
        </w:rPr>
      </w:pPr>
      <w:r w:rsidRPr="00235808">
        <w:rPr>
          <w:rFonts w:ascii="Times New Roman" w:hAnsi="Times New Roman" w:cs="Times New Roman"/>
        </w:rPr>
        <w:t xml:space="preserve">HEAnet (n.d.). About HEAnet – Ireland’s National Research and Education Network. </w:t>
      </w:r>
      <w:hyperlink r:id="rId209">
        <w:r w:rsidRPr="00235808">
          <w:rPr>
            <w:rFonts w:ascii="Times New Roman" w:hAnsi="Times New Roman" w:cs="Times New Roman"/>
          </w:rPr>
          <w:t>https://www.heanet.ie/</w:t>
        </w:r>
      </w:hyperlink>
      <w:r w:rsidRPr="00235808">
        <w:rPr>
          <w:rFonts w:ascii="Times New Roman" w:hAnsi="Times New Roman" w:cs="Times New Roman"/>
        </w:rPr>
        <w:t>.</w:t>
      </w:r>
    </w:p>
    <w:p w:rsidRPr="00235808" w:rsidR="1640326E" w:rsidP="5458FC99" w:rsidRDefault="2D93A31E" w14:paraId="3223D068" w14:textId="355BABE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B4ABD9A" w14:textId="478A5E2D">
      <w:pPr>
        <w:rPr>
          <w:rFonts w:ascii="Times New Roman" w:hAnsi="Times New Roman" w:cs="Times New Roman"/>
        </w:rPr>
      </w:pPr>
      <w:r w:rsidRPr="00235808">
        <w:rPr>
          <w:rFonts w:ascii="Times New Roman" w:hAnsi="Times New Roman" w:cs="Times New Roman"/>
        </w:rPr>
        <w:t xml:space="preserve">Hellenic Open Science Initiative (n.d.). Open Science in Greece. </w:t>
      </w:r>
      <w:hyperlink r:id="rId210">
        <w:r w:rsidRPr="00235808">
          <w:rPr>
            <w:rFonts w:ascii="Times New Roman" w:hAnsi="Times New Roman" w:cs="Times New Roman"/>
          </w:rPr>
          <w:t>https://www.hellenicopenscience.gr/en/</w:t>
        </w:r>
      </w:hyperlink>
      <w:r w:rsidRPr="00235808">
        <w:rPr>
          <w:rFonts w:ascii="Times New Roman" w:hAnsi="Times New Roman" w:cs="Times New Roman"/>
        </w:rPr>
        <w:t>.</w:t>
      </w:r>
    </w:p>
    <w:p w:rsidRPr="00235808" w:rsidR="1640326E" w:rsidP="5458FC99" w:rsidRDefault="2D93A31E" w14:paraId="72981CF2" w14:textId="746B9A8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828DD7A" w14:textId="4FDA9EBA">
      <w:pPr>
        <w:rPr>
          <w:rFonts w:ascii="Times New Roman" w:hAnsi="Times New Roman" w:cs="Times New Roman"/>
        </w:rPr>
      </w:pPr>
      <w:r w:rsidRPr="00235808">
        <w:rPr>
          <w:rFonts w:ascii="Times New Roman" w:hAnsi="Times New Roman" w:cs="Times New Roman"/>
        </w:rPr>
        <w:t xml:space="preserve">Higher Education and Science Information Technology Shared Service Centre (n.d.) We do IT together. </w:t>
      </w:r>
      <w:hyperlink r:id="rId211">
        <w:r w:rsidRPr="00235808">
          <w:rPr>
            <w:rFonts w:ascii="Times New Roman" w:hAnsi="Times New Roman" w:cs="Times New Roman"/>
          </w:rPr>
          <w:t>https://vpc.lv/</w:t>
        </w:r>
      </w:hyperlink>
      <w:r w:rsidRPr="00235808">
        <w:rPr>
          <w:rFonts w:ascii="Times New Roman" w:hAnsi="Times New Roman" w:cs="Times New Roman"/>
        </w:rPr>
        <w:t>.</w:t>
      </w:r>
    </w:p>
    <w:p w:rsidRPr="00235808" w:rsidR="1640326E" w:rsidP="5458FC99" w:rsidRDefault="2D93A31E" w14:paraId="31548771" w14:textId="471EF11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2C5CB00" w14:textId="165C3DDB">
      <w:pPr>
        <w:rPr>
          <w:rFonts w:ascii="Times New Roman" w:hAnsi="Times New Roman" w:cs="Times New Roman"/>
        </w:rPr>
      </w:pPr>
      <w:r w:rsidRPr="00235808">
        <w:rPr>
          <w:rFonts w:ascii="Times New Roman" w:hAnsi="Times New Roman" w:cs="Times New Roman"/>
        </w:rPr>
        <w:t xml:space="preserve">Huber, R. (2025) FAIRsFAIR Data Object Assessment Metrics. Zenodo. </w:t>
      </w:r>
      <w:hyperlink r:id="rId212">
        <w:r w:rsidRPr="00235808">
          <w:rPr>
            <w:rFonts w:ascii="Times New Roman" w:hAnsi="Times New Roman" w:cs="Times New Roman"/>
          </w:rPr>
          <w:t>https://doi.org/10.5281/zenodo.15045911</w:t>
        </w:r>
      </w:hyperlink>
      <w:r w:rsidRPr="00235808">
        <w:rPr>
          <w:rFonts w:ascii="Times New Roman" w:hAnsi="Times New Roman" w:cs="Times New Roman"/>
        </w:rPr>
        <w:t>.</w:t>
      </w:r>
    </w:p>
    <w:p w:rsidRPr="00235808" w:rsidR="1640326E" w:rsidP="5458FC99" w:rsidRDefault="2D93A31E" w14:paraId="546BD644" w14:textId="337DE5A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4CE4338" w14:textId="2D6FA875">
      <w:pPr>
        <w:rPr>
          <w:rFonts w:ascii="Times New Roman" w:hAnsi="Times New Roman" w:cs="Times New Roman"/>
        </w:rPr>
      </w:pPr>
      <w:r w:rsidRPr="00235808">
        <w:rPr>
          <w:rFonts w:ascii="Times New Roman" w:hAnsi="Times New Roman" w:cs="Times New Roman"/>
        </w:rPr>
        <w:t xml:space="preserve">Interdisciplinary Centre for Mathematical and Computational Modelling (n.d.). ICM University of Warsaw. </w:t>
      </w:r>
      <w:hyperlink r:id="rId213">
        <w:r w:rsidRPr="00235808">
          <w:rPr>
            <w:rFonts w:ascii="Times New Roman" w:hAnsi="Times New Roman" w:cs="Times New Roman"/>
          </w:rPr>
          <w:t>https://icm.edu.pl/en/</w:t>
        </w:r>
      </w:hyperlink>
      <w:r w:rsidRPr="00235808">
        <w:rPr>
          <w:rFonts w:ascii="Times New Roman" w:hAnsi="Times New Roman" w:cs="Times New Roman"/>
        </w:rPr>
        <w:t>.</w:t>
      </w:r>
    </w:p>
    <w:p w:rsidRPr="00235808" w:rsidR="1640326E" w:rsidP="5458FC99" w:rsidRDefault="2D93A31E" w14:paraId="3840A0A7" w14:textId="5E2FCC8E">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E62724E" w14:textId="641AB2B7">
      <w:pPr>
        <w:rPr>
          <w:rFonts w:ascii="Times New Roman" w:hAnsi="Times New Roman" w:cs="Times New Roman"/>
        </w:rPr>
      </w:pPr>
      <w:r w:rsidRPr="00235808">
        <w:rPr>
          <w:rFonts w:ascii="Times New Roman" w:hAnsi="Times New Roman" w:cs="Times New Roman"/>
        </w:rPr>
        <w:t xml:space="preserve">Jetten, M. et al. (2021) Professionalising data stewardship in the Netherlands. Competences, training and education. Dutch roadmap towards national implementation of FAIR data stewardship. Zenodo. </w:t>
      </w:r>
      <w:hyperlink r:id="rId214">
        <w:r w:rsidRPr="00235808">
          <w:rPr>
            <w:rFonts w:ascii="Times New Roman" w:hAnsi="Times New Roman" w:cs="Times New Roman"/>
          </w:rPr>
          <w:t>https://doi.org/10.5281/zenodo.4623713</w:t>
        </w:r>
      </w:hyperlink>
      <w:r w:rsidRPr="00235808">
        <w:rPr>
          <w:rFonts w:ascii="Times New Roman" w:hAnsi="Times New Roman" w:cs="Times New Roman"/>
        </w:rPr>
        <w:t>.</w:t>
      </w:r>
    </w:p>
    <w:p w:rsidRPr="00235808" w:rsidR="1640326E" w:rsidP="5458FC99" w:rsidRDefault="2D93A31E" w14:paraId="26224A1B" w14:textId="2F2AAA8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2DEC79D" w14:textId="3B276652">
      <w:pPr>
        <w:rPr>
          <w:rFonts w:ascii="Times New Roman" w:hAnsi="Times New Roman" w:cs="Times New Roman"/>
        </w:rPr>
      </w:pPr>
      <w:r w:rsidRPr="00235808">
        <w:rPr>
          <w:rFonts w:ascii="Times New Roman" w:hAnsi="Times New Roman" w:cs="Times New Roman"/>
        </w:rPr>
        <w:t xml:space="preserve">Katsanakis (OpenAIRE), Wim Hugo (DANS), Deborah Thorpe (DANS) D13.3 Digital Rights Management State of the Art 29/09/2025, </w:t>
      </w:r>
      <w:hyperlink r:id="rId215">
        <w:r w:rsidRPr="00235808">
          <w:rPr>
            <w:rFonts w:ascii="Times New Roman" w:hAnsi="Times New Roman" w:cs="Times New Roman"/>
          </w:rPr>
          <w:t>https://zenodo.org/records/17225379</w:t>
        </w:r>
      </w:hyperlink>
      <w:r w:rsidRPr="00235808">
        <w:rPr>
          <w:rFonts w:ascii="Times New Roman" w:hAnsi="Times New Roman" w:cs="Times New Roman"/>
        </w:rPr>
        <w:t>.</w:t>
      </w:r>
    </w:p>
    <w:p w:rsidRPr="00235808" w:rsidR="1640326E" w:rsidP="5458FC99" w:rsidRDefault="2D93A31E" w14:paraId="4BAF2593" w14:textId="7506D5D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3E51F6C" w14:textId="694923A5">
      <w:pPr>
        <w:rPr>
          <w:rFonts w:ascii="Times New Roman" w:hAnsi="Times New Roman" w:cs="Times New Roman"/>
        </w:rPr>
      </w:pPr>
      <w:r w:rsidRPr="00235808">
        <w:rPr>
          <w:rFonts w:ascii="Times New Roman" w:hAnsi="Times New Roman" w:cs="Times New Roman"/>
        </w:rPr>
        <w:t xml:space="preserve">Kaur, P. et al. (2023) Skills and responsibilities of data wrangler. In Data Wrangling: Concepts, Applications and Tools (pp. 19–51). </w:t>
      </w:r>
      <w:hyperlink r:id="rId216">
        <w:r w:rsidRPr="00235808">
          <w:rPr>
            <w:rFonts w:ascii="Times New Roman" w:hAnsi="Times New Roman" w:cs="Times New Roman"/>
          </w:rPr>
          <w:t>https://doi.org/10.1002/9781119879862.ch2</w:t>
        </w:r>
      </w:hyperlink>
      <w:r w:rsidRPr="00235808">
        <w:rPr>
          <w:rFonts w:ascii="Times New Roman" w:hAnsi="Times New Roman" w:cs="Times New Roman"/>
        </w:rPr>
        <w:t>.</w:t>
      </w:r>
    </w:p>
    <w:p w:rsidRPr="00235808" w:rsidR="1640326E" w:rsidP="5458FC99" w:rsidRDefault="2D93A31E" w14:paraId="6EE2CEA5" w14:textId="74FB6BE2">
      <w:pPr>
        <w:rPr>
          <w:rFonts w:ascii="Times New Roman" w:hAnsi="Times New Roman" w:cs="Times New Roman"/>
        </w:rPr>
      </w:pPr>
      <w:r w:rsidRPr="00235808">
        <w:rPr>
          <w:rFonts w:ascii="Times New Roman" w:hAnsi="Times New Roman" w:cs="Times New Roman"/>
        </w:rPr>
        <w:t xml:space="preserve"> </w:t>
      </w:r>
    </w:p>
    <w:p w:rsidRPr="00235808" w:rsidR="002A7F48" w:rsidP="5458FC99" w:rsidRDefault="002A7F48" w14:paraId="724C12A1" w14:textId="03ECE299">
      <w:pPr>
        <w:rPr>
          <w:rFonts w:ascii="Times New Roman" w:hAnsi="Times New Roman" w:cs="Times New Roman"/>
        </w:rPr>
      </w:pPr>
      <w:r w:rsidRPr="00235808">
        <w:rPr>
          <w:rFonts w:ascii="Times New Roman" w:hAnsi="Times New Roman" w:cs="Times New Roman"/>
        </w:rPr>
        <w:t xml:space="preserve">Kitija Bite, Jānis Daugavietis, Jānis Kampars, Jānis Kreicbergs, Iryna Kuchma, Elīna Ločmele, Elza Vecpuise, Daina Ostrovska, Kristīne Veisa, ir Margarita Želve. (2020). </w:t>
      </w:r>
      <w:r w:rsidRPr="00235808">
        <w:rPr>
          <w:rFonts w:ascii="Times New Roman" w:hAnsi="Times New Roman" w:cs="Times New Roman"/>
          <w:i/>
          <w:iCs/>
        </w:rPr>
        <w:t>‘Pētījuma par atvērto zinātni un rīcībpolitikas ceļa kartes izstrādi’ noslēguma ziņojums</w:t>
      </w:r>
      <w:r w:rsidRPr="00235808">
        <w:rPr>
          <w:rFonts w:ascii="Times New Roman" w:hAnsi="Times New Roman" w:cs="Times New Roman"/>
        </w:rPr>
        <w:t>. Ministry of Education and Science Republic of Latvia.</w:t>
      </w:r>
    </w:p>
    <w:p w:rsidRPr="00235808" w:rsidR="002A7F48" w:rsidP="5458FC99" w:rsidRDefault="002A7F48" w14:paraId="4CFB35FB" w14:textId="77777777">
      <w:pPr>
        <w:rPr>
          <w:rFonts w:ascii="Times New Roman" w:hAnsi="Times New Roman" w:cs="Times New Roman"/>
        </w:rPr>
      </w:pPr>
    </w:p>
    <w:p w:rsidRPr="00235808" w:rsidR="1640326E" w:rsidP="5458FC99" w:rsidRDefault="2D93A31E" w14:paraId="42386548" w14:textId="4AE9DAE6">
      <w:pPr>
        <w:rPr>
          <w:rFonts w:ascii="Times New Roman" w:hAnsi="Times New Roman" w:cs="Times New Roman"/>
        </w:rPr>
      </w:pPr>
      <w:r w:rsidRPr="00235808">
        <w:rPr>
          <w:rFonts w:ascii="Times New Roman" w:hAnsi="Times New Roman" w:cs="Times New Roman"/>
        </w:rPr>
        <w:t xml:space="preserve">Lammey, R. (2019) How publishers can work with Crossref on data citation. Science Editing 6(2), 166-170. Korean Council of Science Editors. DOI: </w:t>
      </w:r>
      <w:hyperlink r:id="rId217">
        <w:r w:rsidRPr="00235808">
          <w:rPr>
            <w:rFonts w:ascii="Times New Roman" w:hAnsi="Times New Roman" w:cs="Times New Roman"/>
          </w:rPr>
          <w:t>https://doi.org/10.6087/kcse.165</w:t>
        </w:r>
      </w:hyperlink>
      <w:r w:rsidRPr="00235808">
        <w:rPr>
          <w:rFonts w:ascii="Times New Roman" w:hAnsi="Times New Roman" w:cs="Times New Roman"/>
        </w:rPr>
        <w:t>.</w:t>
      </w:r>
    </w:p>
    <w:p w:rsidRPr="00235808" w:rsidR="1640326E" w:rsidP="5458FC99" w:rsidRDefault="2D93A31E" w14:paraId="7106C71B" w14:textId="6636407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B7D53C7" w14:textId="4C56C070">
      <w:pPr>
        <w:rPr>
          <w:rFonts w:ascii="Times New Roman" w:hAnsi="Times New Roman" w:cs="Times New Roman"/>
        </w:rPr>
      </w:pPr>
      <w:r w:rsidRPr="00235808">
        <w:rPr>
          <w:rFonts w:ascii="Times New Roman" w:hAnsi="Times New Roman" w:cs="Times New Roman"/>
        </w:rPr>
        <w:t xml:space="preserve">Lamprecht, A.-L., Garcia, L. et al. (2019) Towards FAIR principles for research software. Data Science, 3(1), 37–59. </w:t>
      </w:r>
      <w:hyperlink r:id="rId218">
        <w:r w:rsidRPr="00235808">
          <w:rPr>
            <w:rFonts w:ascii="Times New Roman" w:hAnsi="Times New Roman" w:cs="Times New Roman"/>
          </w:rPr>
          <w:t>https://doi.org/10.3233/DS-190026</w:t>
        </w:r>
      </w:hyperlink>
      <w:r w:rsidRPr="00235808">
        <w:rPr>
          <w:rFonts w:ascii="Times New Roman" w:hAnsi="Times New Roman" w:cs="Times New Roman"/>
        </w:rPr>
        <w:t>.</w:t>
      </w:r>
    </w:p>
    <w:p w:rsidRPr="00235808" w:rsidR="1640326E" w:rsidP="5458FC99" w:rsidRDefault="2D93A31E" w14:paraId="74F03DD9" w14:textId="1226F8C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C33875A" w14:textId="2771B3D3">
      <w:pPr>
        <w:rPr>
          <w:rFonts w:ascii="Times New Roman" w:hAnsi="Times New Roman" w:cs="Times New Roman"/>
        </w:rPr>
      </w:pPr>
      <w:r w:rsidRPr="00235808">
        <w:rPr>
          <w:rFonts w:ascii="Times New Roman" w:hAnsi="Times New Roman" w:cs="Times New Roman"/>
        </w:rPr>
        <w:t xml:space="preserve">Lietuvos mokslo taryba (2024) Atvirosios prieigos prie mokslinių tyrimų ir eksperimentinės plėtros rezultatų tvarkos aprašas, patv. 2024 m. rugpjūčio 30 d. įsakymu Nr. V-385. </w:t>
      </w:r>
      <w:hyperlink r:id="rId219">
        <w:r w:rsidRPr="00235808">
          <w:rPr>
            <w:rFonts w:ascii="Times New Roman" w:hAnsi="Times New Roman" w:cs="Times New Roman"/>
          </w:rPr>
          <w:t>https://e-seimas.lrs.lt/portal/legalAct/lt/TAD/a1a39ae1696211efad96fef38de4d94a</w:t>
        </w:r>
      </w:hyperlink>
      <w:r w:rsidRPr="00235808">
        <w:rPr>
          <w:rFonts w:ascii="Times New Roman" w:hAnsi="Times New Roman" w:cs="Times New Roman"/>
        </w:rPr>
        <w:t>.</w:t>
      </w:r>
    </w:p>
    <w:p w:rsidRPr="00235808" w:rsidR="1640326E" w:rsidP="5458FC99" w:rsidRDefault="2D93A31E" w14:paraId="4DF6AE3A" w14:textId="41B28C0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5CA6D72" w14:textId="7EC052F8">
      <w:pPr>
        <w:rPr>
          <w:rFonts w:ascii="Times New Roman" w:hAnsi="Times New Roman" w:cs="Times New Roman"/>
        </w:rPr>
      </w:pPr>
      <w:r w:rsidRPr="00235808">
        <w:rPr>
          <w:rFonts w:ascii="Times New Roman" w:hAnsi="Times New Roman" w:cs="Times New Roman"/>
        </w:rPr>
        <w:t xml:space="preserve">Lietuvos Respublikos mokslo ir studijų įstatymas, Valstybės žinios, 2009-05-12, Nr. 54-2140, </w:t>
      </w:r>
      <w:hyperlink r:id="rId220">
        <w:r w:rsidRPr="00235808">
          <w:rPr>
            <w:rFonts w:ascii="Times New Roman" w:hAnsi="Times New Roman" w:cs="Times New Roman"/>
          </w:rPr>
          <w:t>https://www.e-tar.lt/portal/lt/legalAct/TAR.C595FF45F869</w:t>
        </w:r>
      </w:hyperlink>
      <w:r w:rsidRPr="00235808">
        <w:rPr>
          <w:rFonts w:ascii="Times New Roman" w:hAnsi="Times New Roman" w:cs="Times New Roman"/>
        </w:rPr>
        <w:t>.</w:t>
      </w:r>
    </w:p>
    <w:p w:rsidRPr="00235808" w:rsidR="1640326E" w:rsidP="5458FC99" w:rsidRDefault="2D93A31E" w14:paraId="3EC76ED4" w14:textId="4CBC85A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083D863" w14:textId="0E692022">
      <w:pPr>
        <w:rPr>
          <w:rFonts w:ascii="Times New Roman" w:hAnsi="Times New Roman" w:cs="Times New Roman"/>
        </w:rPr>
      </w:pPr>
      <w:r w:rsidRPr="00235808">
        <w:rPr>
          <w:rFonts w:ascii="Times New Roman" w:hAnsi="Times New Roman" w:cs="Times New Roman"/>
        </w:rPr>
        <w:t xml:space="preserve">Lietuvos Respublikos teisės gauti informaciją ir duomenų pakartotinio naudojimo įstatymas, Valstybės žinios, 2000-02-02, Nr. 10-236, </w:t>
      </w:r>
      <w:hyperlink r:id="rId221">
        <w:r w:rsidRPr="00235808">
          <w:rPr>
            <w:rFonts w:ascii="Times New Roman" w:hAnsi="Times New Roman" w:cs="Times New Roman"/>
          </w:rPr>
          <w:t>https://www.e-tar.lt/portal/lt/legalAct/TAR.FA13E28615F6/asr</w:t>
        </w:r>
      </w:hyperlink>
      <w:r w:rsidRPr="00235808">
        <w:rPr>
          <w:rFonts w:ascii="Times New Roman" w:hAnsi="Times New Roman" w:cs="Times New Roman"/>
        </w:rPr>
        <w:t>.</w:t>
      </w:r>
    </w:p>
    <w:p w:rsidRPr="00235808" w:rsidR="1640326E" w:rsidP="5458FC99" w:rsidRDefault="2D93A31E" w14:paraId="4EBE2C5D" w14:textId="02259DE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D3B024B" w14:textId="38D0C62B">
      <w:pPr>
        <w:rPr>
          <w:rFonts w:ascii="Times New Roman" w:hAnsi="Times New Roman" w:cs="Times New Roman"/>
        </w:rPr>
      </w:pPr>
      <w:r w:rsidRPr="00235808">
        <w:rPr>
          <w:rFonts w:ascii="Times New Roman" w:hAnsi="Times New Roman" w:cs="Times New Roman"/>
        </w:rPr>
        <w:t>Lin, D. et al. (2020) The TRUST Principles for digital repositories. Scientific Data, 7(1), 144.</w:t>
      </w:r>
    </w:p>
    <w:p w:rsidRPr="00235808" w:rsidR="1640326E" w:rsidP="5458FC99" w:rsidRDefault="2D93A31E" w14:paraId="0835795B" w14:textId="668B880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1A7818F" w14:textId="6DDDD640">
      <w:pPr>
        <w:rPr>
          <w:rFonts w:ascii="Times New Roman" w:hAnsi="Times New Roman" w:cs="Times New Roman"/>
        </w:rPr>
      </w:pPr>
      <w:r w:rsidRPr="00235808">
        <w:rPr>
          <w:rFonts w:ascii="Times New Roman" w:hAnsi="Times New Roman" w:cs="Times New Roman"/>
        </w:rPr>
        <w:t xml:space="preserve">McMurry, J. A. et al. (2017) Identifiers for the 21st century: How to design, provision, and reuse persistent identifiers to maximize utility and impact of life science data. PLOS Biology, 15(6), 1–18. </w:t>
      </w:r>
      <w:hyperlink r:id="rId222">
        <w:r w:rsidRPr="00235808">
          <w:rPr>
            <w:rFonts w:ascii="Times New Roman" w:hAnsi="Times New Roman" w:cs="Times New Roman"/>
          </w:rPr>
          <w:t>https://doi.org/10.1371/journal.pbio.2001414</w:t>
        </w:r>
      </w:hyperlink>
      <w:r w:rsidRPr="00235808">
        <w:rPr>
          <w:rFonts w:ascii="Times New Roman" w:hAnsi="Times New Roman" w:cs="Times New Roman"/>
        </w:rPr>
        <w:t>.</w:t>
      </w:r>
    </w:p>
    <w:p w:rsidRPr="00235808" w:rsidR="1640326E" w:rsidP="5458FC99" w:rsidRDefault="2D93A31E" w14:paraId="67CDB328" w14:textId="4B08D79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509BE1E" w14:textId="3BDE4E96">
      <w:pPr>
        <w:rPr>
          <w:rFonts w:ascii="Times New Roman" w:hAnsi="Times New Roman" w:cs="Times New Roman"/>
        </w:rPr>
      </w:pPr>
      <w:r w:rsidRPr="00235808">
        <w:rPr>
          <w:rFonts w:ascii="Times New Roman" w:hAnsi="Times New Roman" w:cs="Times New Roman"/>
        </w:rPr>
        <w:t xml:space="preserve">Memorandum of Understanding on Preparing Operational Integration within the Envisaged EOSC Federation (n.d.). </w:t>
      </w:r>
      <w:hyperlink r:id="rId223">
        <w:r w:rsidRPr="00235808">
          <w:rPr>
            <w:rFonts w:ascii="Times New Roman" w:hAnsi="Times New Roman" w:cs="Times New Roman"/>
          </w:rPr>
          <w:t>https://eosc.eu/wp-content/uploads/2025/10/20251103_MoU_Operational-Preparation_EOSC-Federation.pdf</w:t>
        </w:r>
      </w:hyperlink>
      <w:r w:rsidRPr="00235808">
        <w:rPr>
          <w:rFonts w:ascii="Times New Roman" w:hAnsi="Times New Roman" w:cs="Times New Roman"/>
        </w:rPr>
        <w:t>.</w:t>
      </w:r>
    </w:p>
    <w:p w:rsidRPr="00235808" w:rsidR="1640326E" w:rsidP="5458FC99" w:rsidRDefault="2D93A31E" w14:paraId="4A22CCB2" w14:textId="50E3C5C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E2A0E46" w14:textId="4F796448">
      <w:pPr>
        <w:rPr>
          <w:rFonts w:ascii="Times New Roman" w:hAnsi="Times New Roman" w:cs="Times New Roman"/>
        </w:rPr>
      </w:pPr>
      <w:r w:rsidRPr="00235808">
        <w:rPr>
          <w:rFonts w:ascii="Times New Roman" w:hAnsi="Times New Roman" w:cs="Times New Roman"/>
        </w:rPr>
        <w:t xml:space="preserve">Milčiuvienė, S. et al. (2024) Research Data Management Within the EU Data Policy Framework. Baltic Journal of Law &amp; Politics, 17(2), 2024. 168-187. </w:t>
      </w:r>
      <w:hyperlink r:id="rId224">
        <w:r w:rsidRPr="00235808">
          <w:rPr>
            <w:rFonts w:ascii="Times New Roman" w:hAnsi="Times New Roman" w:cs="Times New Roman"/>
          </w:rPr>
          <w:t>https://doi.org/10.2478/bjlp-2024-00020</w:t>
        </w:r>
      </w:hyperlink>
      <w:r w:rsidRPr="00235808">
        <w:rPr>
          <w:rFonts w:ascii="Times New Roman" w:hAnsi="Times New Roman" w:cs="Times New Roman"/>
        </w:rPr>
        <w:t>.</w:t>
      </w:r>
    </w:p>
    <w:p w:rsidRPr="00235808" w:rsidR="1640326E" w:rsidP="5458FC99" w:rsidRDefault="2D93A31E" w14:paraId="6A8E880B" w14:textId="0251C12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8E201B7" w14:textId="6309696B">
      <w:pPr>
        <w:rPr>
          <w:rFonts w:ascii="Times New Roman" w:hAnsi="Times New Roman" w:cs="Times New Roman"/>
        </w:rPr>
      </w:pPr>
      <w:r w:rsidRPr="00235808">
        <w:rPr>
          <w:rFonts w:ascii="Times New Roman" w:hAnsi="Times New Roman" w:cs="Times New Roman"/>
        </w:rPr>
        <w:t xml:space="preserve">Milčiuvienė, S. et al. (2024) Research Data Management Within the EU Data Policy Framework. Baltic Journal of Law &amp; Politics, 17(2), 2024. 168-187. </w:t>
      </w:r>
      <w:hyperlink r:id="rId225">
        <w:r w:rsidRPr="00235808">
          <w:rPr>
            <w:rFonts w:ascii="Times New Roman" w:hAnsi="Times New Roman" w:cs="Times New Roman"/>
          </w:rPr>
          <w:t>https://doi.org/10.2478/bjlp-2024-00020</w:t>
        </w:r>
      </w:hyperlink>
      <w:r w:rsidRPr="00235808">
        <w:rPr>
          <w:rFonts w:ascii="Times New Roman" w:hAnsi="Times New Roman" w:cs="Times New Roman"/>
        </w:rPr>
        <w:t>.</w:t>
      </w:r>
    </w:p>
    <w:p w:rsidRPr="00235808" w:rsidR="1640326E" w:rsidP="5458FC99" w:rsidRDefault="2D93A31E" w14:paraId="5CD2C95F" w14:textId="0EF9340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8E77EF6" w14:textId="78870605">
      <w:pPr>
        <w:rPr>
          <w:rFonts w:ascii="Times New Roman" w:hAnsi="Times New Roman" w:cs="Times New Roman"/>
        </w:rPr>
      </w:pPr>
      <w:r w:rsidRPr="00235808">
        <w:rPr>
          <w:rFonts w:ascii="Times New Roman" w:hAnsi="Times New Roman" w:cs="Times New Roman"/>
        </w:rPr>
        <w:t xml:space="preserve">Ministry of Education and Science Republic of Latvia (2022) Latvian National Open Science Strategy 2021–2027. </w:t>
      </w:r>
      <w:hyperlink r:id="rId226">
        <w:r w:rsidRPr="00235808">
          <w:rPr>
            <w:rFonts w:ascii="Times New Roman" w:hAnsi="Times New Roman" w:cs="Times New Roman"/>
          </w:rPr>
          <w:t>https://www.izm.gov.lv/lv/media/17072/download</w:t>
        </w:r>
      </w:hyperlink>
      <w:r w:rsidRPr="00235808">
        <w:rPr>
          <w:rFonts w:ascii="Times New Roman" w:hAnsi="Times New Roman" w:cs="Times New Roman"/>
        </w:rPr>
        <w:t>.</w:t>
      </w:r>
    </w:p>
    <w:p w:rsidRPr="00235808" w:rsidR="1640326E" w:rsidP="5458FC99" w:rsidRDefault="2D93A31E" w14:paraId="392C616B" w14:textId="2686C14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4D2752B" w14:textId="1B2C6E4A">
      <w:pPr>
        <w:rPr>
          <w:rFonts w:ascii="Times New Roman" w:hAnsi="Times New Roman" w:cs="Times New Roman"/>
        </w:rPr>
      </w:pPr>
      <w:r w:rsidRPr="00235808">
        <w:rPr>
          <w:rFonts w:ascii="Times New Roman" w:hAnsi="Times New Roman" w:cs="Times New Roman"/>
        </w:rPr>
        <w:t>Mons, B. et al. (2017) Cloudy, increasingly FAIR; revisiting the FAIR Data guiding principles for research data. Information Services &amp; Use, 37(1), 49–56.</w:t>
      </w:r>
    </w:p>
    <w:p w:rsidRPr="00235808" w:rsidR="1640326E" w:rsidP="5458FC99" w:rsidRDefault="2D93A31E" w14:paraId="48F8F734" w14:textId="11BF77C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FCFE1C7" w14:textId="449000D9">
      <w:pPr>
        <w:rPr>
          <w:rFonts w:ascii="Times New Roman" w:hAnsi="Times New Roman" w:cs="Times New Roman"/>
        </w:rPr>
      </w:pPr>
      <w:r w:rsidRPr="00235808">
        <w:rPr>
          <w:rFonts w:ascii="Times New Roman" w:hAnsi="Times New Roman" w:cs="Times New Roman"/>
        </w:rPr>
        <w:t xml:space="preserve">Mons, B. et al. (2017) Cloudy, increasingly FAIR; revisiting the FAIR Data guiding principles for the European Open Science Cloud. Information Services and Use, 37(1), 49–56. </w:t>
      </w:r>
      <w:hyperlink r:id="rId227">
        <w:r w:rsidRPr="00235808">
          <w:rPr>
            <w:rFonts w:ascii="Times New Roman" w:hAnsi="Times New Roman" w:cs="Times New Roman"/>
          </w:rPr>
          <w:t>https://doi.org/10.3233/ISU-170824</w:t>
        </w:r>
      </w:hyperlink>
      <w:r w:rsidRPr="00235808">
        <w:rPr>
          <w:rFonts w:ascii="Times New Roman" w:hAnsi="Times New Roman" w:cs="Times New Roman"/>
        </w:rPr>
        <w:t>.</w:t>
      </w:r>
    </w:p>
    <w:p w:rsidRPr="00235808" w:rsidR="1640326E" w:rsidP="5458FC99" w:rsidRDefault="2D93A31E" w14:paraId="7E9A4BBE" w14:textId="6CFF01B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6E7F5AB" w14:textId="481D63F4">
      <w:pPr>
        <w:rPr>
          <w:rFonts w:ascii="Times New Roman" w:hAnsi="Times New Roman" w:cs="Times New Roman"/>
        </w:rPr>
      </w:pPr>
      <w:r w:rsidRPr="00235808">
        <w:rPr>
          <w:rFonts w:ascii="Times New Roman" w:hAnsi="Times New Roman" w:cs="Times New Roman"/>
        </w:rPr>
        <w:t xml:space="preserve">Mons, B. et al. (2020) The FAIR Principles: First Generation Implementation Choices and Challenges. Data Intelligence, 2(1–2), 1–9. </w:t>
      </w:r>
      <w:hyperlink r:id="rId228">
        <w:r w:rsidRPr="00235808">
          <w:rPr>
            <w:rFonts w:ascii="Times New Roman" w:hAnsi="Times New Roman" w:cs="Times New Roman"/>
          </w:rPr>
          <w:t>https://doi.org/10.1162/dint_e_00023</w:t>
        </w:r>
      </w:hyperlink>
      <w:r w:rsidRPr="00235808">
        <w:rPr>
          <w:rFonts w:ascii="Times New Roman" w:hAnsi="Times New Roman" w:cs="Times New Roman"/>
        </w:rPr>
        <w:t>.</w:t>
      </w:r>
    </w:p>
    <w:p w:rsidRPr="00235808" w:rsidR="1640326E" w:rsidP="5458FC99" w:rsidRDefault="2D93A31E" w14:paraId="3F34181E" w14:textId="60E3BEC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B332E55" w14:textId="577EB22F">
      <w:pPr>
        <w:rPr>
          <w:rFonts w:ascii="Times New Roman" w:hAnsi="Times New Roman" w:cs="Times New Roman"/>
        </w:rPr>
      </w:pPr>
      <w:r w:rsidRPr="00235808">
        <w:rPr>
          <w:rFonts w:ascii="Times New Roman" w:hAnsi="Times New Roman" w:cs="Times New Roman"/>
        </w:rPr>
        <w:t>Murray, J. D. &amp; vanRyper, W. (1996) Encyclopedia of graphics file formats, Second edition. O'Reilly &amp; Associates, Inc., Bonn, Cambridge, Paris, Sebastopol, Tokyo.</w:t>
      </w:r>
    </w:p>
    <w:p w:rsidRPr="00235808" w:rsidR="1640326E" w:rsidP="5458FC99" w:rsidRDefault="2D93A31E" w14:paraId="020103CE" w14:textId="6386E54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0E67CFD" w14:textId="5A8E6242">
      <w:pPr>
        <w:rPr>
          <w:rFonts w:ascii="Times New Roman" w:hAnsi="Times New Roman" w:cs="Times New Roman"/>
        </w:rPr>
      </w:pPr>
      <w:r w:rsidRPr="00235808">
        <w:rPr>
          <w:rFonts w:ascii="Times New Roman" w:hAnsi="Times New Roman" w:cs="Times New Roman"/>
        </w:rPr>
        <w:t xml:space="preserve">Nai, S. et al. (2025) Data governance, key insights, strategic challenges, and future imperatives. In Data Governance, DevSecOps, and Advancements in Modern Software (pp. 1–15). </w:t>
      </w:r>
      <w:hyperlink r:id="rId229">
        <w:r w:rsidRPr="00235808">
          <w:rPr>
            <w:rFonts w:ascii="Times New Roman" w:hAnsi="Times New Roman" w:cs="Times New Roman"/>
          </w:rPr>
          <w:t>https://doi.org/10.4018/979-8-3373-0365-9.ch001</w:t>
        </w:r>
      </w:hyperlink>
      <w:r w:rsidRPr="00235808">
        <w:rPr>
          <w:rFonts w:ascii="Times New Roman" w:hAnsi="Times New Roman" w:cs="Times New Roman"/>
        </w:rPr>
        <w:t>.</w:t>
      </w:r>
    </w:p>
    <w:p w:rsidRPr="00235808" w:rsidR="1640326E" w:rsidP="5458FC99" w:rsidRDefault="2D93A31E" w14:paraId="485260E2" w14:textId="57D1661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3CA527C" w14:textId="0F5A7201">
      <w:pPr>
        <w:rPr>
          <w:rFonts w:ascii="Times New Roman" w:hAnsi="Times New Roman" w:cs="Times New Roman"/>
        </w:rPr>
      </w:pPr>
      <w:r w:rsidRPr="00235808">
        <w:rPr>
          <w:rFonts w:ascii="Times New Roman" w:hAnsi="Times New Roman" w:cs="Times New Roman"/>
        </w:rPr>
        <w:t xml:space="preserve">National Open Research Forum (2022) National Open Research Plan 2022–2030. Government of Ireland. </w:t>
      </w:r>
      <w:hyperlink r:id="rId230">
        <w:r w:rsidRPr="00235808">
          <w:rPr>
            <w:rFonts w:ascii="Times New Roman" w:hAnsi="Times New Roman" w:cs="Times New Roman"/>
          </w:rPr>
          <w:t>https://www.gov.ie/en/publication/87935-national-open-research-</w:t>
        </w:r>
      </w:hyperlink>
      <w:r w:rsidRPr="00235808">
        <w:rPr>
          <w:rFonts w:ascii="Times New Roman" w:hAnsi="Times New Roman" w:cs="Times New Roman"/>
        </w:rPr>
        <w:t xml:space="preserve"> forum/.</w:t>
      </w:r>
    </w:p>
    <w:p w:rsidRPr="00235808" w:rsidR="1640326E" w:rsidP="5458FC99" w:rsidRDefault="2D93A31E" w14:paraId="36FE0019" w14:textId="5275252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F79D508" w14:textId="47EC396F">
      <w:pPr>
        <w:rPr>
          <w:rFonts w:ascii="Times New Roman" w:hAnsi="Times New Roman" w:cs="Times New Roman"/>
        </w:rPr>
      </w:pPr>
      <w:r w:rsidRPr="00235808">
        <w:rPr>
          <w:rFonts w:ascii="Times New Roman" w:hAnsi="Times New Roman" w:cs="Times New Roman"/>
        </w:rPr>
        <w:t xml:space="preserve">National Open Research Forum (2022) National Open Research Plan 2022–2030. Government of Ireland. </w:t>
      </w:r>
      <w:hyperlink r:id="rId231">
        <w:r w:rsidRPr="00235808">
          <w:rPr>
            <w:rFonts w:ascii="Times New Roman" w:hAnsi="Times New Roman" w:cs="Times New Roman"/>
          </w:rPr>
          <w:t>https://www.gov.ie/en/publication/87935-national-open-research-forum/</w:t>
        </w:r>
      </w:hyperlink>
      <w:r w:rsidRPr="00235808">
        <w:rPr>
          <w:rFonts w:ascii="Times New Roman" w:hAnsi="Times New Roman" w:cs="Times New Roman"/>
        </w:rPr>
        <w:t>.</w:t>
      </w:r>
    </w:p>
    <w:p w:rsidRPr="00235808" w:rsidR="1640326E" w:rsidP="5458FC99" w:rsidRDefault="2D93A31E" w14:paraId="39E3BDA7" w14:textId="7E803C8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3F0C947" w14:textId="54E0E197">
      <w:pPr>
        <w:rPr>
          <w:rFonts w:ascii="Times New Roman" w:hAnsi="Times New Roman" w:cs="Times New Roman"/>
        </w:rPr>
      </w:pPr>
      <w:r w:rsidRPr="00235808">
        <w:rPr>
          <w:rFonts w:ascii="Times New Roman" w:hAnsi="Times New Roman" w:cs="Times New Roman"/>
        </w:rPr>
        <w:t xml:space="preserve">National Science Centre (n.d.). Data management plans. </w:t>
      </w:r>
      <w:hyperlink r:id="rId232">
        <w:r w:rsidRPr="00235808">
          <w:rPr>
            <w:rFonts w:ascii="Times New Roman" w:hAnsi="Times New Roman" w:cs="Times New Roman"/>
          </w:rPr>
          <w:t>https://ncn.gov.pl/en/open-science/data-management-plans</w:t>
        </w:r>
      </w:hyperlink>
      <w:r w:rsidRPr="00235808">
        <w:rPr>
          <w:rFonts w:ascii="Times New Roman" w:hAnsi="Times New Roman" w:cs="Times New Roman"/>
        </w:rPr>
        <w:t>.</w:t>
      </w:r>
    </w:p>
    <w:p w:rsidRPr="00235808" w:rsidR="1640326E" w:rsidP="5458FC99" w:rsidRDefault="2D93A31E" w14:paraId="0246E7F1" w14:textId="7D9095A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0420BE1" w14:textId="2B493E91">
      <w:pPr>
        <w:rPr>
          <w:rFonts w:ascii="Times New Roman" w:hAnsi="Times New Roman" w:cs="Times New Roman"/>
        </w:rPr>
      </w:pPr>
      <w:r w:rsidRPr="00235808">
        <w:rPr>
          <w:rFonts w:ascii="Times New Roman" w:hAnsi="Times New Roman" w:cs="Times New Roman"/>
        </w:rPr>
        <w:t xml:space="preserve">Netherlands Organisation for Scientific Research (n.d.). Research data management. </w:t>
      </w:r>
      <w:hyperlink r:id="rId233">
        <w:r w:rsidRPr="00235808">
          <w:rPr>
            <w:rFonts w:ascii="Times New Roman" w:hAnsi="Times New Roman" w:cs="Times New Roman"/>
          </w:rPr>
          <w:t>https://www.nwo.nl/en/research-data-management</w:t>
        </w:r>
      </w:hyperlink>
      <w:r w:rsidRPr="00235808">
        <w:rPr>
          <w:rFonts w:ascii="Times New Roman" w:hAnsi="Times New Roman" w:cs="Times New Roman"/>
        </w:rPr>
        <w:t>.</w:t>
      </w:r>
    </w:p>
    <w:p w:rsidRPr="00235808" w:rsidR="1640326E" w:rsidP="5458FC99" w:rsidRDefault="2D93A31E" w14:paraId="71697AB2" w14:textId="1053129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37D8AC6" w14:textId="56944C24">
      <w:pPr>
        <w:rPr>
          <w:rFonts w:ascii="Times New Roman" w:hAnsi="Times New Roman" w:cs="Times New Roman"/>
        </w:rPr>
      </w:pPr>
      <w:r w:rsidRPr="00235808">
        <w:rPr>
          <w:rFonts w:ascii="Times New Roman" w:hAnsi="Times New Roman" w:cs="Times New Roman"/>
        </w:rPr>
        <w:t xml:space="preserve">Neumann, J. &amp; Brase, J. (2014) DataCite and DOI names for research data. Journal of Computer-Aided Molecular Design 28(10), 1035-1041. Springer Science and Business Media LLC. DOI: </w:t>
      </w:r>
      <w:hyperlink r:id="rId234">
        <w:r w:rsidRPr="00235808">
          <w:rPr>
            <w:rFonts w:ascii="Times New Roman" w:hAnsi="Times New Roman" w:cs="Times New Roman"/>
          </w:rPr>
          <w:t>https://doi.org/10.1007/s10822-014-9776-5</w:t>
        </w:r>
      </w:hyperlink>
      <w:r w:rsidRPr="00235808">
        <w:rPr>
          <w:rFonts w:ascii="Times New Roman" w:hAnsi="Times New Roman" w:cs="Times New Roman"/>
        </w:rPr>
        <w:t>.</w:t>
      </w:r>
    </w:p>
    <w:p w:rsidRPr="00235808" w:rsidR="1640326E" w:rsidP="5458FC99" w:rsidRDefault="2D93A31E" w14:paraId="28C31E7E" w14:textId="7911B45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2A76AA0" w14:textId="169B02F3">
      <w:pPr>
        <w:rPr>
          <w:rFonts w:ascii="Times New Roman" w:hAnsi="Times New Roman" w:cs="Times New Roman"/>
        </w:rPr>
      </w:pPr>
      <w:r w:rsidRPr="00235808">
        <w:rPr>
          <w:rFonts w:ascii="Times New Roman" w:hAnsi="Times New Roman" w:cs="Times New Roman"/>
        </w:rPr>
        <w:t>Noble, H. et al. (2019) Triangulation in research, with examples. Evidence-Based Nursing, 22(3), 67–68.</w:t>
      </w:r>
    </w:p>
    <w:p w:rsidRPr="00235808" w:rsidR="1640326E" w:rsidP="5458FC99" w:rsidRDefault="2D93A31E" w14:paraId="2C44A825" w14:textId="7495E16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74A3048" w14:textId="5B84E0C2">
      <w:pPr>
        <w:rPr>
          <w:rFonts w:ascii="Times New Roman" w:hAnsi="Times New Roman" w:cs="Times New Roman"/>
        </w:rPr>
      </w:pPr>
      <w:r w:rsidRPr="00235808">
        <w:rPr>
          <w:rFonts w:ascii="Times New Roman" w:hAnsi="Times New Roman" w:cs="Times New Roman"/>
        </w:rPr>
        <w:t>OECD (2021) Recommendation of the Council concerning Access to Research Data from Public Funding. OECD Legal Instruments.</w:t>
      </w:r>
    </w:p>
    <w:p w:rsidRPr="00235808" w:rsidR="1640326E" w:rsidP="5458FC99" w:rsidRDefault="2D93A31E" w14:paraId="3A617DC4" w14:textId="116806F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6542920" w14:textId="020C8223">
      <w:pPr>
        <w:rPr>
          <w:rFonts w:ascii="Times New Roman" w:hAnsi="Times New Roman" w:cs="Times New Roman"/>
        </w:rPr>
      </w:pPr>
      <w:r w:rsidRPr="00235808">
        <w:rPr>
          <w:rFonts w:ascii="Times New Roman" w:hAnsi="Times New Roman" w:cs="Times New Roman"/>
        </w:rPr>
        <w:t xml:space="preserve">OECD (2020) Building digital workforce capacity and skills for data-intensive science (OECD Science, Technology and Industry Policy Papers No. 90; OECD Science, Technology and Industry Policy Papers, Vol. 90). </w:t>
      </w:r>
      <w:hyperlink r:id="rId235">
        <w:r w:rsidRPr="00235808">
          <w:rPr>
            <w:rFonts w:ascii="Times New Roman" w:hAnsi="Times New Roman" w:cs="Times New Roman"/>
          </w:rPr>
          <w:t>https://doi.org/10.1787/e08aa3bb-en</w:t>
        </w:r>
      </w:hyperlink>
      <w:r w:rsidRPr="00235808">
        <w:rPr>
          <w:rFonts w:ascii="Times New Roman" w:hAnsi="Times New Roman" w:cs="Times New Roman"/>
        </w:rPr>
        <w:t>.</w:t>
      </w:r>
    </w:p>
    <w:p w:rsidRPr="00235808" w:rsidR="1640326E" w:rsidP="5458FC99" w:rsidRDefault="2D93A31E" w14:paraId="283EE60A" w14:textId="6409361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31CFC14" w14:textId="35391963">
      <w:pPr>
        <w:rPr>
          <w:rFonts w:ascii="Times New Roman" w:hAnsi="Times New Roman" w:cs="Times New Roman"/>
        </w:rPr>
      </w:pPr>
      <w:r w:rsidRPr="00235808">
        <w:rPr>
          <w:rFonts w:ascii="Times New Roman" w:hAnsi="Times New Roman" w:cs="Times New Roman"/>
        </w:rPr>
        <w:t xml:space="preserve">OECD (2021) OECD recommendation on open science. OECD Publishing. </w:t>
      </w:r>
      <w:hyperlink r:id="rId236">
        <w:r w:rsidRPr="00235808">
          <w:rPr>
            <w:rFonts w:ascii="Times New Roman" w:hAnsi="Times New Roman" w:cs="Times New Roman"/>
          </w:rPr>
          <w:t>https://doi.org/10.1787/1fda7b5e-en</w:t>
        </w:r>
      </w:hyperlink>
      <w:r w:rsidRPr="00235808">
        <w:rPr>
          <w:rFonts w:ascii="Times New Roman" w:hAnsi="Times New Roman" w:cs="Times New Roman"/>
        </w:rPr>
        <w:t>.</w:t>
      </w:r>
    </w:p>
    <w:p w:rsidRPr="00235808" w:rsidR="1640326E" w:rsidP="5458FC99" w:rsidRDefault="2D93A31E" w14:paraId="26B188E7" w14:textId="60ABCBC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36F242A" w14:textId="4F7613F7">
      <w:pPr>
        <w:rPr>
          <w:rFonts w:ascii="Times New Roman" w:hAnsi="Times New Roman" w:cs="Times New Roman"/>
        </w:rPr>
      </w:pPr>
      <w:r w:rsidRPr="00235808">
        <w:rPr>
          <w:rFonts w:ascii="Times New Roman" w:hAnsi="Times New Roman" w:cs="Times New Roman"/>
        </w:rPr>
        <w:t xml:space="preserve">Open Data Institute (2020) Data Skills Framework. </w:t>
      </w:r>
      <w:hyperlink r:id="rId237">
        <w:r w:rsidRPr="00235808">
          <w:rPr>
            <w:rFonts w:ascii="Times New Roman" w:hAnsi="Times New Roman" w:cs="Times New Roman"/>
          </w:rPr>
          <w:t>http://theodi.org/wpcontent/uploads/2020/05/2020-05-Data-Skills-Framework.pdf</w:t>
        </w:r>
      </w:hyperlink>
      <w:r w:rsidRPr="00235808">
        <w:rPr>
          <w:rFonts w:ascii="Times New Roman" w:hAnsi="Times New Roman" w:cs="Times New Roman"/>
        </w:rPr>
        <w:t>.</w:t>
      </w:r>
    </w:p>
    <w:p w:rsidRPr="00235808" w:rsidR="1640326E" w:rsidP="5458FC99" w:rsidRDefault="2D93A31E" w14:paraId="1593AD54" w14:textId="3EC8F13E">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ACB7CF4" w14:textId="06BA4AF7">
      <w:pPr>
        <w:rPr>
          <w:rFonts w:ascii="Times New Roman" w:hAnsi="Times New Roman" w:cs="Times New Roman"/>
        </w:rPr>
      </w:pPr>
      <w:r w:rsidRPr="00235808">
        <w:rPr>
          <w:rFonts w:ascii="Times New Roman" w:hAnsi="Times New Roman" w:cs="Times New Roman"/>
        </w:rPr>
        <w:t xml:space="preserve">Open Science Expert Group of the Estonian Research Council (2016) Open Science in Estonia: Principles and Recommendations for Developing National Policy. </w:t>
      </w:r>
      <w:hyperlink r:id="rId238">
        <w:r w:rsidRPr="00235808">
          <w:rPr>
            <w:rFonts w:ascii="Times New Roman" w:hAnsi="Times New Roman" w:cs="Times New Roman"/>
          </w:rPr>
          <w:t>https://www.etag.ee/wp-content/uploads/2017/03/Open-Science-in-Estonia-Principles-and-</w:t>
        </w:r>
      </w:hyperlink>
      <w:r w:rsidRPr="00235808">
        <w:rPr>
          <w:rFonts w:ascii="Times New Roman" w:hAnsi="Times New Roman" w:cs="Times New Roman"/>
        </w:rPr>
        <w:t xml:space="preserve"> Recommendations-final.pdf.</w:t>
      </w:r>
    </w:p>
    <w:p w:rsidRPr="00235808" w:rsidR="1640326E" w:rsidP="5458FC99" w:rsidRDefault="2D93A31E" w14:paraId="6795580A" w14:textId="3C03A31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23DF465" w14:textId="4D7A6478">
      <w:pPr>
        <w:rPr>
          <w:rFonts w:ascii="Times New Roman" w:hAnsi="Times New Roman" w:cs="Times New Roman"/>
        </w:rPr>
      </w:pPr>
      <w:r w:rsidRPr="00235808">
        <w:rPr>
          <w:rFonts w:ascii="Times New Roman" w:hAnsi="Times New Roman" w:cs="Times New Roman"/>
        </w:rPr>
        <w:t xml:space="preserve">Open Science Expert Group of the Estonian Research Council (2016) Open Science in Estonia: Principles and Recommendations for Developing National Policy. </w:t>
      </w:r>
      <w:hyperlink r:id="rId239">
        <w:r w:rsidRPr="00235808">
          <w:rPr>
            <w:rFonts w:ascii="Times New Roman" w:hAnsi="Times New Roman" w:cs="Times New Roman"/>
          </w:rPr>
          <w:t>https://www.etag.ee/wp-content/uploads/2017/03/Open-Science-in-Estonia-Principles-and-Recommendations-final.pdf</w:t>
        </w:r>
      </w:hyperlink>
      <w:r w:rsidRPr="00235808">
        <w:rPr>
          <w:rFonts w:ascii="Times New Roman" w:hAnsi="Times New Roman" w:cs="Times New Roman"/>
        </w:rPr>
        <w:t>.</w:t>
      </w:r>
    </w:p>
    <w:p w:rsidRPr="00235808" w:rsidR="1640326E" w:rsidP="5458FC99" w:rsidRDefault="2D93A31E" w14:paraId="29C34ABC" w14:textId="64CFB74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635D52D" w14:textId="716B2651">
      <w:pPr>
        <w:rPr>
          <w:rFonts w:ascii="Times New Roman" w:hAnsi="Times New Roman" w:cs="Times New Roman"/>
        </w:rPr>
      </w:pPr>
      <w:r w:rsidRPr="00235808">
        <w:rPr>
          <w:rFonts w:ascii="Times New Roman" w:hAnsi="Times New Roman" w:cs="Times New Roman"/>
        </w:rPr>
        <w:t xml:space="preserve">OpenAIRE (2021) Open research data in Poland on the rise. </w:t>
      </w:r>
      <w:hyperlink r:id="rId240">
        <w:r w:rsidRPr="00235808">
          <w:rPr>
            <w:rFonts w:ascii="Times New Roman" w:hAnsi="Times New Roman" w:cs="Times New Roman"/>
          </w:rPr>
          <w:t>https://www.openaire.eu/blogs/open-research-data-in-poland-on-the-rise</w:t>
        </w:r>
      </w:hyperlink>
      <w:r w:rsidRPr="00235808">
        <w:rPr>
          <w:rFonts w:ascii="Times New Roman" w:hAnsi="Times New Roman" w:cs="Times New Roman"/>
        </w:rPr>
        <w:t>.</w:t>
      </w:r>
    </w:p>
    <w:p w:rsidRPr="00235808" w:rsidR="1640326E" w:rsidP="5458FC99" w:rsidRDefault="2D93A31E" w14:paraId="197E93BD" w14:textId="5A61545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3A6C604" w14:textId="758B91F6">
      <w:pPr>
        <w:rPr>
          <w:rFonts w:ascii="Times New Roman" w:hAnsi="Times New Roman" w:cs="Times New Roman"/>
        </w:rPr>
      </w:pPr>
      <w:r w:rsidRPr="00235808">
        <w:rPr>
          <w:rFonts w:ascii="Times New Roman" w:hAnsi="Times New Roman" w:cs="Times New Roman"/>
        </w:rPr>
        <w:t xml:space="preserve">Palmer, F. (2014) Analytics stewardship and the community of practice. IBM Data Management Magazine, (7). </w:t>
      </w:r>
      <w:hyperlink r:id="rId241">
        <w:r w:rsidRPr="00235808">
          <w:rPr>
            <w:rFonts w:ascii="Times New Roman" w:hAnsi="Times New Roman" w:cs="Times New Roman"/>
          </w:rPr>
          <w:t>https://www.scopus.com/inward/record.uri?eid=2-s2.0-84906075501&amp;partnerID=40&amp;md5=8bc95188f00a1dc7ff4fd5c3483b91f4</w:t>
        </w:r>
      </w:hyperlink>
      <w:r w:rsidRPr="00235808">
        <w:rPr>
          <w:rFonts w:ascii="Times New Roman" w:hAnsi="Times New Roman" w:cs="Times New Roman"/>
        </w:rPr>
        <w:t>.</w:t>
      </w:r>
    </w:p>
    <w:p w:rsidRPr="00235808" w:rsidR="1640326E" w:rsidP="5458FC99" w:rsidRDefault="2D93A31E" w14:paraId="00EAB18A" w14:textId="7FE1CD6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65FC535" w14:textId="59885803">
      <w:pPr>
        <w:rPr>
          <w:rFonts w:ascii="Times New Roman" w:hAnsi="Times New Roman" w:cs="Times New Roman"/>
        </w:rPr>
      </w:pPr>
      <w:r w:rsidRPr="00235808">
        <w:rPr>
          <w:rFonts w:ascii="Times New Roman" w:hAnsi="Times New Roman" w:cs="Times New Roman"/>
        </w:rPr>
        <w:t>Papildysiu iš Data Steward: Minimum Viable Skills Profile (2025).</w:t>
      </w:r>
    </w:p>
    <w:p w:rsidRPr="00235808" w:rsidR="1640326E" w:rsidP="5458FC99" w:rsidRDefault="2D93A31E" w14:paraId="79FB60FA" w14:textId="55B3BC93">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895B702" w14:textId="2BF53089">
      <w:pPr>
        <w:rPr>
          <w:rFonts w:ascii="Times New Roman" w:hAnsi="Times New Roman" w:cs="Times New Roman"/>
        </w:rPr>
      </w:pPr>
      <w:r w:rsidRPr="00235808">
        <w:rPr>
          <w:rFonts w:ascii="Times New Roman" w:hAnsi="Times New Roman" w:cs="Times New Roman"/>
        </w:rPr>
        <w:t xml:space="preserve">Paulus, B. et al. (2023) Towards more reproducible and FAIRer research data: Documenting provenance during data acquisition using the Infofile format. Digital Discovery, 2(1), 234–244. </w:t>
      </w:r>
      <w:hyperlink r:id="rId242">
        <w:r w:rsidRPr="00235808">
          <w:rPr>
            <w:rFonts w:ascii="Times New Roman" w:hAnsi="Times New Roman" w:cs="Times New Roman"/>
          </w:rPr>
          <w:t>https://doi.org/10.1039/D2DD00131D</w:t>
        </w:r>
      </w:hyperlink>
      <w:r w:rsidRPr="00235808">
        <w:rPr>
          <w:rFonts w:ascii="Times New Roman" w:hAnsi="Times New Roman" w:cs="Times New Roman"/>
        </w:rPr>
        <w:t>.</w:t>
      </w:r>
    </w:p>
    <w:p w:rsidRPr="00235808" w:rsidR="1640326E" w:rsidP="5458FC99" w:rsidRDefault="2D93A31E" w14:paraId="13524F4A" w14:textId="52C476C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59C5DDB" w14:textId="25795771">
      <w:pPr>
        <w:rPr>
          <w:rFonts w:ascii="Times New Roman" w:hAnsi="Times New Roman" w:cs="Times New Roman"/>
        </w:rPr>
      </w:pPr>
      <w:r w:rsidRPr="00235808">
        <w:rPr>
          <w:rFonts w:ascii="Times New Roman" w:hAnsi="Times New Roman" w:cs="Times New Roman"/>
        </w:rPr>
        <w:t xml:space="preserve">Peng, G. (2018) The state of assessing data stewardship maturity – An overview. Data Science Journal, 17. </w:t>
      </w:r>
      <w:hyperlink r:id="rId243">
        <w:r w:rsidRPr="00235808">
          <w:rPr>
            <w:rFonts w:ascii="Times New Roman" w:hAnsi="Times New Roman" w:cs="Times New Roman"/>
          </w:rPr>
          <w:t>https://doi.org/10.5334/dsj-2018-007</w:t>
        </w:r>
      </w:hyperlink>
      <w:r w:rsidRPr="00235808">
        <w:rPr>
          <w:rFonts w:ascii="Times New Roman" w:hAnsi="Times New Roman" w:cs="Times New Roman"/>
        </w:rPr>
        <w:t>.</w:t>
      </w:r>
    </w:p>
    <w:p w:rsidRPr="00235808" w:rsidR="1640326E" w:rsidP="5458FC99" w:rsidRDefault="2D93A31E" w14:paraId="5FE54D9F" w14:textId="029B0C5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C138070" w14:textId="1072609C">
      <w:pPr>
        <w:rPr>
          <w:rFonts w:ascii="Times New Roman" w:hAnsi="Times New Roman" w:cs="Times New Roman"/>
        </w:rPr>
      </w:pPr>
      <w:r w:rsidRPr="00235808">
        <w:rPr>
          <w:rFonts w:ascii="Times New Roman" w:hAnsi="Times New Roman" w:cs="Times New Roman"/>
        </w:rPr>
        <w:t xml:space="preserve">Peters, D. et al. (2024) FAIR for digital twins. CEAS Space Journal, 16(3), 367–374. </w:t>
      </w:r>
      <w:hyperlink r:id="rId244">
        <w:r w:rsidRPr="00235808">
          <w:rPr>
            <w:rFonts w:ascii="Times New Roman" w:hAnsi="Times New Roman" w:cs="Times New Roman"/>
          </w:rPr>
          <w:t>https://doi.org/10.1007/s12567-023-00506-y</w:t>
        </w:r>
      </w:hyperlink>
      <w:r w:rsidRPr="00235808">
        <w:rPr>
          <w:rFonts w:ascii="Times New Roman" w:hAnsi="Times New Roman" w:cs="Times New Roman"/>
        </w:rPr>
        <w:t>.</w:t>
      </w:r>
    </w:p>
    <w:p w:rsidRPr="00235808" w:rsidR="1640326E" w:rsidP="5458FC99" w:rsidRDefault="2D93A31E" w14:paraId="69E0DACF" w14:textId="4B08719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77ADA55" w14:textId="3CC7FD7C">
      <w:pPr>
        <w:rPr>
          <w:rFonts w:ascii="Times New Roman" w:hAnsi="Times New Roman" w:cs="Times New Roman"/>
        </w:rPr>
      </w:pPr>
      <w:r w:rsidRPr="00235808">
        <w:rPr>
          <w:rFonts w:ascii="Times New Roman" w:hAnsi="Times New Roman" w:cs="Times New Roman"/>
        </w:rPr>
        <w:t xml:space="preserve">PL-Grid Consortium (n.d.). PL-Grid infrastructure. </w:t>
      </w:r>
      <w:hyperlink r:id="rId245">
        <w:r w:rsidRPr="00235808">
          <w:rPr>
            <w:rFonts w:ascii="Times New Roman" w:hAnsi="Times New Roman" w:cs="Times New Roman"/>
          </w:rPr>
          <w:t>https://plgrid.pl/en</w:t>
        </w:r>
      </w:hyperlink>
      <w:r w:rsidRPr="00235808">
        <w:rPr>
          <w:rFonts w:ascii="Times New Roman" w:hAnsi="Times New Roman" w:cs="Times New Roman"/>
        </w:rPr>
        <w:t>.</w:t>
      </w:r>
    </w:p>
    <w:p w:rsidRPr="00235808" w:rsidR="1640326E" w:rsidP="5458FC99" w:rsidRDefault="2D93A31E" w14:paraId="6850B63B" w14:textId="106B361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797D730" w14:textId="321C5698">
      <w:pPr>
        <w:rPr>
          <w:rFonts w:ascii="Times New Roman" w:hAnsi="Times New Roman" w:cs="Times New Roman"/>
        </w:rPr>
      </w:pPr>
      <w:r w:rsidRPr="00235808">
        <w:rPr>
          <w:rFonts w:ascii="Times New Roman" w:hAnsi="Times New Roman" w:cs="Times New Roman"/>
        </w:rPr>
        <w:t xml:space="preserve">Plotkin, D. (2013) Data Stewardship: An Actionable Guide to Effective Data Management and Data Governance. In Data Stewardship: An Actionable Guide to Effective Data Management and Data Governance. </w:t>
      </w:r>
      <w:hyperlink r:id="rId246">
        <w:r w:rsidRPr="00235808">
          <w:rPr>
            <w:rFonts w:ascii="Times New Roman" w:hAnsi="Times New Roman" w:cs="Times New Roman"/>
          </w:rPr>
          <w:t>https://doi.org/10.1016/C2012-0-07057-3</w:t>
        </w:r>
      </w:hyperlink>
      <w:r w:rsidRPr="00235808">
        <w:rPr>
          <w:rFonts w:ascii="Times New Roman" w:hAnsi="Times New Roman" w:cs="Times New Roman"/>
        </w:rPr>
        <w:t>.</w:t>
      </w:r>
    </w:p>
    <w:p w:rsidRPr="00235808" w:rsidR="1640326E" w:rsidP="5458FC99" w:rsidRDefault="2D93A31E" w14:paraId="5A28EDA7" w14:textId="4212ABD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A929022" w14:textId="7A49CBF6">
      <w:pPr>
        <w:rPr>
          <w:rFonts w:ascii="Times New Roman" w:hAnsi="Times New Roman" w:cs="Times New Roman"/>
        </w:rPr>
      </w:pPr>
      <w:r w:rsidRPr="00235808">
        <w:rPr>
          <w:rFonts w:ascii="Times New Roman" w:hAnsi="Times New Roman" w:cs="Times New Roman"/>
        </w:rPr>
        <w:t xml:space="preserve">RDA FAIR Data Maturity Model Working Group (2020) FAIR Data Maturity Model. Specification and Guidelines. </w:t>
      </w:r>
      <w:hyperlink r:id="rId247">
        <w:r w:rsidRPr="00235808">
          <w:rPr>
            <w:rFonts w:ascii="Times New Roman" w:hAnsi="Times New Roman" w:cs="Times New Roman"/>
          </w:rPr>
          <w:t>https://zenodo.org/records/3909563</w:t>
        </w:r>
      </w:hyperlink>
      <w:r w:rsidRPr="00235808">
        <w:rPr>
          <w:rFonts w:ascii="Times New Roman" w:hAnsi="Times New Roman" w:cs="Times New Roman"/>
        </w:rPr>
        <w:t>.</w:t>
      </w:r>
    </w:p>
    <w:p w:rsidRPr="00235808" w:rsidR="1640326E" w:rsidP="5458FC99" w:rsidRDefault="2D93A31E" w14:paraId="030C7128" w14:textId="3E12266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2EA80B7" w14:textId="12194DD8">
      <w:pPr>
        <w:rPr>
          <w:rFonts w:ascii="Times New Roman" w:hAnsi="Times New Roman" w:cs="Times New Roman"/>
        </w:rPr>
      </w:pPr>
      <w:r w:rsidRPr="00235808">
        <w:rPr>
          <w:rFonts w:ascii="Times New Roman" w:hAnsi="Times New Roman" w:cs="Times New Roman"/>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 2016/679 2016 m. balandžio 27 d. dėl fizinių asmenų apsaugos tvarkant asmens duomenis ir dėl laisvo tokių duomenų judėjimo ir kuriuo panaikinama Direktyva 95/46/EB (Bendrasis duomenų apsaugos reglamentas). </w:t>
      </w:r>
      <w:hyperlink r:id="rId248">
        <w:r w:rsidRPr="00235808">
          <w:rPr>
            <w:rFonts w:ascii="Times New Roman" w:hAnsi="Times New Roman" w:cs="Times New Roman"/>
          </w:rPr>
          <w:t>http://data.europa.eu/eli/reg/2016/679/oj</w:t>
        </w:r>
      </w:hyperlink>
      <w:r w:rsidRPr="00235808" w:rsidR="756A7F86">
        <w:rPr>
          <w:rFonts w:ascii="Times New Roman" w:hAnsi="Times New Roman" w:cs="Times New Roman"/>
        </w:rPr>
        <w:t xml:space="preserve"> [žiūrėta 2025-11-14].</w:t>
      </w:r>
    </w:p>
    <w:p w:rsidRPr="00235808" w:rsidR="1640326E" w:rsidP="5458FC99" w:rsidRDefault="2D93A31E" w14:paraId="365E3E94" w14:textId="5B50702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FC958B9" w14:textId="3AA8C7B5">
      <w:pPr>
        <w:rPr>
          <w:rFonts w:ascii="Times New Roman" w:hAnsi="Times New Roman" w:cs="Times New Roman"/>
        </w:rPr>
      </w:pPr>
      <w:r w:rsidRPr="00235808">
        <w:rPr>
          <w:rFonts w:ascii="Times New Roman" w:hAnsi="Times New Roman" w:cs="Times New Roman"/>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 Europos parlamento ir tarybos direktyva (ES) 2016/679, 2016 m. balandžio 27 d. dėl fizinių asmenų apsaugos tvarkant asmens duomenis ir dėl laisvo tokių duomenų judėjimo ir kuriuo panaikinama Direktyva 95/46/EB (Bendrasis duomenų apsaugos reglamentas).</w:t>
      </w:r>
      <w:r w:rsidRPr="00235808" w:rsidR="346A71CA">
        <w:rPr>
          <w:rFonts w:ascii="Times New Roman" w:hAnsi="Times New Roman" w:cs="Times New Roman"/>
        </w:rPr>
        <w:t xml:space="preserve"> </w:t>
      </w:r>
      <w:hyperlink r:id="rId249">
        <w:r w:rsidRPr="00235808">
          <w:rPr>
            <w:rFonts w:ascii="Times New Roman" w:hAnsi="Times New Roman" w:cs="Times New Roman"/>
          </w:rPr>
          <w:t>https://eur-lex.europa.eu/legal-content/LT/TXT/HTML/?uri=CELEX:32016R0679</w:t>
        </w:r>
      </w:hyperlink>
      <w:r w:rsidRPr="00235808">
        <w:rPr>
          <w:rFonts w:ascii="Times New Roman" w:hAnsi="Times New Roman" w:cs="Times New Roman"/>
        </w:rPr>
        <w:t>.</w:t>
      </w:r>
      <w:r w:rsidRPr="00235808" w:rsidR="53AEE65E">
        <w:rPr>
          <w:rFonts w:ascii="Times New Roman" w:hAnsi="Times New Roman" w:cs="Times New Roman"/>
        </w:rPr>
        <w:t xml:space="preserve"> [žiūrėta 2025-11-14].</w:t>
      </w:r>
    </w:p>
    <w:p w:rsidRPr="00235808" w:rsidR="1640326E" w:rsidP="5458FC99" w:rsidRDefault="2D93A31E" w14:paraId="7A996DAB" w14:textId="5DACFDBB">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A51D0F2" w14:textId="1276DB1D">
      <w:pPr>
        <w:rPr>
          <w:rFonts w:ascii="Times New Roman" w:hAnsi="Times New Roman" w:cs="Times New Roman"/>
        </w:rPr>
      </w:pPr>
      <w:r w:rsidRPr="00235808">
        <w:rPr>
          <w:rFonts w:ascii="Times New Roman" w:hAnsi="Times New Roman" w:cs="Times New Roman"/>
        </w:rPr>
        <w:t xml:space="preserve">Regulation (EU) 2022/2065 of the European Parliament and of the Council of 19 October 2022 on a Single Market For Digital Services and amending Directive 2000/31/EC (Digital Services Act) = Europos Parlamento ir Tarybos reglamentas (ES) 2022/2065 2022 m. spalio 19 d. dėl bendrosios skaitmeninių paslaugų rinkos, kuriuo iš dalies keičiama Direktyva 2000/31/EB (Skaitmeninių paslaugų aktas)  </w:t>
      </w:r>
      <w:hyperlink r:id="rId250">
        <w:r w:rsidRPr="00235808">
          <w:rPr>
            <w:rFonts w:ascii="Times New Roman" w:hAnsi="Times New Roman" w:cs="Times New Roman"/>
          </w:rPr>
          <w:t>http://data.europa.eu/eli/reg/2022/2065/oj</w:t>
        </w:r>
      </w:hyperlink>
      <w:r w:rsidRPr="00235808">
        <w:rPr>
          <w:rFonts w:ascii="Times New Roman" w:hAnsi="Times New Roman" w:cs="Times New Roman"/>
        </w:rPr>
        <w:t>.</w:t>
      </w:r>
    </w:p>
    <w:p w:rsidRPr="00235808" w:rsidR="1640326E" w:rsidP="5458FC99" w:rsidRDefault="2D93A31E" w14:paraId="4E4BB8AB" w14:textId="55F35D7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BED017A" w14:textId="00656B57">
      <w:pPr>
        <w:rPr>
          <w:rFonts w:ascii="Times New Roman" w:hAnsi="Times New Roman" w:cs="Times New Roman"/>
        </w:rPr>
      </w:pPr>
      <w:r w:rsidRPr="00235808">
        <w:rPr>
          <w:rFonts w:ascii="Times New Roman" w:hAnsi="Times New Roman" w:cs="Times New Roman"/>
        </w:rPr>
        <w:t xml:space="preserve">Regulation (EU) 2023/2854 of the European Parliament and of the Council of 13 December 2023 on harmonised rules on fair access to and use of data and amending Regulation (EU) 2017/2394 and Directive (EU) 2020/1828 (Data Act) (Text with EEA relevance) =  Europos parlamento ir tarybos direktyva (ES) 2023/2854 2023 m. gruodžio 13 d. dėl suderintų sąžiningos prieigos prie duomenų ir jų naudojimo taisyklių, kuriuo iš dalies keičiamas Reglamentas (ES) 2017/2394 ir Direktyva (ES) 2020/1828 (Duomenų aktas). </w:t>
      </w:r>
      <w:hyperlink r:id="rId251">
        <w:r w:rsidRPr="00235808">
          <w:rPr>
            <w:rFonts w:ascii="Times New Roman" w:hAnsi="Times New Roman" w:cs="Times New Roman"/>
          </w:rPr>
          <w:t>http://data.europa.eu/eli/reg/2023/2854/oj</w:t>
        </w:r>
      </w:hyperlink>
      <w:r w:rsidRPr="00235808" w:rsidR="41B9B58B">
        <w:rPr>
          <w:rFonts w:ascii="Times New Roman" w:hAnsi="Times New Roman" w:cs="Times New Roman"/>
        </w:rPr>
        <w:t xml:space="preserve"> [žiūrėta 2025-11-14].</w:t>
      </w:r>
    </w:p>
    <w:p w:rsidRPr="00235808" w:rsidR="1640326E" w:rsidP="5458FC99" w:rsidRDefault="2D93A31E" w14:paraId="2390BD93" w14:textId="5D8E2A6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89F24A3" w14:textId="001C1483">
      <w:pPr>
        <w:rPr>
          <w:rFonts w:ascii="Times New Roman" w:hAnsi="Times New Roman" w:cs="Times New Roman"/>
        </w:rPr>
      </w:pPr>
      <w:r w:rsidRPr="00235808">
        <w:rPr>
          <w:rFonts w:ascii="Times New Roman" w:hAnsi="Times New Roman" w:cs="Times New Roman"/>
        </w:rPr>
        <w:t xml:space="preserve">Regulation (EU) 2022/868 of the European Parliament and of the Council of 30 May 2022 on European data governance and amending Regulation (EU) 2018/1724 (Data Governance Act) = Europos parlamento ir tarybos direktyva (ES) 2022/868 2022 m. gegužės 30 d. dėl Europos duomenų valdymo, kuriuo iš dalies keičiamas Reglamentas (ES) 2018/1724 (Duomenų valdymo aktas). </w:t>
      </w:r>
      <w:hyperlink r:id="rId252">
        <w:r w:rsidRPr="00235808">
          <w:rPr>
            <w:rFonts w:ascii="Times New Roman" w:hAnsi="Times New Roman" w:cs="Times New Roman"/>
          </w:rPr>
          <w:t>http://data.europa.eu/eli/reg/2022/868/oj</w:t>
        </w:r>
      </w:hyperlink>
      <w:r w:rsidRPr="00235808" w:rsidR="00D04D43">
        <w:rPr>
          <w:rFonts w:ascii="Times New Roman" w:hAnsi="Times New Roman" w:cs="Times New Roman"/>
        </w:rPr>
        <w:t xml:space="preserve"> [žiūrėta 2025-11-14].</w:t>
      </w:r>
    </w:p>
    <w:p w:rsidRPr="00235808" w:rsidR="1640326E" w:rsidP="5458FC99" w:rsidRDefault="2D93A31E" w14:paraId="59A94967" w14:textId="4AD8757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3C64D376" w14:textId="1B453862">
      <w:pPr>
        <w:rPr>
          <w:rFonts w:ascii="Times New Roman" w:hAnsi="Times New Roman" w:cs="Times New Roman"/>
        </w:rPr>
      </w:pPr>
      <w:r w:rsidRPr="00235808">
        <w:rPr>
          <w:rFonts w:ascii="Times New Roman" w:hAnsi="Times New Roman" w:cs="Times New Roman"/>
        </w:rPr>
        <w:t xml:space="preserve">Rinaldi, L. et al. (2025) So FAIR, so good: The INFN strategy for Data Stewardship. EPJ Web of Conferences, 337. </w:t>
      </w:r>
      <w:hyperlink r:id="rId253">
        <w:r w:rsidRPr="00235808">
          <w:rPr>
            <w:rFonts w:ascii="Times New Roman" w:hAnsi="Times New Roman" w:cs="Times New Roman"/>
          </w:rPr>
          <w:t>https://doi.org/10.1051/epjconf/202533701140</w:t>
        </w:r>
      </w:hyperlink>
      <w:r w:rsidRPr="00235808">
        <w:rPr>
          <w:rFonts w:ascii="Times New Roman" w:hAnsi="Times New Roman" w:cs="Times New Roman"/>
        </w:rPr>
        <w:t>.</w:t>
      </w:r>
    </w:p>
    <w:p w:rsidRPr="00235808" w:rsidR="1640326E" w:rsidP="5458FC99" w:rsidRDefault="2D93A31E" w14:paraId="5C0D8547" w14:textId="78ED726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DE0DB21" w14:textId="76EC17AB">
      <w:pPr>
        <w:rPr>
          <w:rFonts w:ascii="Times New Roman" w:hAnsi="Times New Roman" w:cs="Times New Roman"/>
        </w:rPr>
      </w:pPr>
      <w:r w:rsidRPr="00235808">
        <w:rPr>
          <w:rFonts w:ascii="Times New Roman" w:hAnsi="Times New Roman" w:cs="Times New Roman"/>
        </w:rPr>
        <w:t xml:space="preserve">Santos, L. O. B. D. S. et al. (2023) Towards a Conceptual Model for the FAIR Digital Object Framework. N. Aussenac-Gilles, T. Hahmann, A. Galton, &amp; M. M. Hedblom (Sud.), Formal Ontology in Information Systems, FOIS 2023 (T. 377, p. 227–241). Ios Press. </w:t>
      </w:r>
      <w:hyperlink r:id="rId254">
        <w:r w:rsidRPr="00235808">
          <w:rPr>
            <w:rFonts w:ascii="Times New Roman" w:hAnsi="Times New Roman" w:cs="Times New Roman"/>
          </w:rPr>
          <w:t>https://doi.org/10.3233/FAIA231131</w:t>
        </w:r>
      </w:hyperlink>
      <w:r w:rsidRPr="00235808">
        <w:rPr>
          <w:rFonts w:ascii="Times New Roman" w:hAnsi="Times New Roman" w:cs="Times New Roman"/>
        </w:rPr>
        <w:t>.</w:t>
      </w:r>
    </w:p>
    <w:p w:rsidRPr="00235808" w:rsidR="1640326E" w:rsidP="5458FC99" w:rsidRDefault="2D93A31E" w14:paraId="71499DF1" w14:textId="135A8F3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3BD20AD" w14:textId="375E30AE">
      <w:pPr>
        <w:rPr>
          <w:rFonts w:ascii="Times New Roman" w:hAnsi="Times New Roman" w:cs="Times New Roman"/>
        </w:rPr>
      </w:pPr>
      <w:r w:rsidRPr="00235808">
        <w:rPr>
          <w:rFonts w:ascii="Times New Roman" w:hAnsi="Times New Roman" w:cs="Times New Roman"/>
        </w:rPr>
        <w:t xml:space="preserve">Scholtens, S. et al. (2019) Final report: Towards FAIR data steward as profession for the lifesciences. Report of a ZonMw funded collaborative approach built on existing expertise (Version 1). Zenodo. </w:t>
      </w:r>
      <w:hyperlink r:id="rId255">
        <w:r w:rsidRPr="00235808">
          <w:rPr>
            <w:rFonts w:ascii="Times New Roman" w:hAnsi="Times New Roman" w:cs="Times New Roman"/>
          </w:rPr>
          <w:t>https://doi.org/10.5281/ZENODO.3471707</w:t>
        </w:r>
      </w:hyperlink>
      <w:r w:rsidRPr="00235808">
        <w:rPr>
          <w:rFonts w:ascii="Times New Roman" w:hAnsi="Times New Roman" w:cs="Times New Roman"/>
        </w:rPr>
        <w:t>.</w:t>
      </w:r>
    </w:p>
    <w:p w:rsidRPr="00235808" w:rsidR="1640326E" w:rsidP="5458FC99" w:rsidRDefault="2D93A31E" w14:paraId="5779D8AA" w14:textId="46F92BAE">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9A9698B" w14:textId="5797EA39">
      <w:pPr>
        <w:rPr>
          <w:rFonts w:ascii="Times New Roman" w:hAnsi="Times New Roman" w:cs="Times New Roman"/>
        </w:rPr>
      </w:pPr>
      <w:r w:rsidRPr="00235808">
        <w:rPr>
          <w:rFonts w:ascii="Times New Roman" w:hAnsi="Times New Roman" w:cs="Times New Roman"/>
        </w:rPr>
        <w:t xml:space="preserve">Schultes, E. et al. (2020) Reusable FAIR Implementation Profiles as Accelerators of FAIR Convergence. G. Grossmann &amp; S. Ram (Sud.), Advances in Conceptual Modeling. ER 2020 (T. 12584, p. 138–147). Springer. </w:t>
      </w:r>
      <w:hyperlink r:id="rId256">
        <w:r w:rsidRPr="00235808">
          <w:rPr>
            <w:rFonts w:ascii="Times New Roman" w:hAnsi="Times New Roman" w:cs="Times New Roman"/>
          </w:rPr>
          <w:t>https://doi.org/10.1007/978-3-030-65847-2_13</w:t>
        </w:r>
      </w:hyperlink>
      <w:r w:rsidRPr="00235808">
        <w:rPr>
          <w:rFonts w:ascii="Times New Roman" w:hAnsi="Times New Roman" w:cs="Times New Roman"/>
        </w:rPr>
        <w:t>.</w:t>
      </w:r>
    </w:p>
    <w:p w:rsidRPr="00235808" w:rsidR="1640326E" w:rsidP="5458FC99" w:rsidRDefault="2D93A31E" w14:paraId="327B6E6C" w14:textId="7093B046">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9173CD1" w14:textId="2B28C85E">
      <w:pPr>
        <w:rPr>
          <w:rFonts w:ascii="Times New Roman" w:hAnsi="Times New Roman" w:cs="Times New Roman"/>
        </w:rPr>
      </w:pPr>
      <w:r w:rsidRPr="00235808">
        <w:rPr>
          <w:rFonts w:ascii="Times New Roman" w:hAnsi="Times New Roman" w:cs="Times New Roman"/>
        </w:rPr>
        <w:t xml:space="preserve">Science Foundation Ireland (2021) Data management plan requirements. </w:t>
      </w:r>
      <w:hyperlink r:id="rId257">
        <w:r w:rsidRPr="00235808">
          <w:rPr>
            <w:rFonts w:ascii="Times New Roman" w:hAnsi="Times New Roman" w:cs="Times New Roman"/>
          </w:rPr>
          <w:t>https://www.sfi.ie/funding/sfi-data-management/</w:t>
        </w:r>
      </w:hyperlink>
      <w:r w:rsidRPr="00235808">
        <w:rPr>
          <w:rFonts w:ascii="Times New Roman" w:hAnsi="Times New Roman" w:cs="Times New Roman"/>
        </w:rPr>
        <w:t>.</w:t>
      </w:r>
    </w:p>
    <w:p w:rsidRPr="00235808" w:rsidR="1640326E" w:rsidP="5458FC99" w:rsidRDefault="2D93A31E" w14:paraId="54423FD0" w14:textId="5AB78BB7">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3DFB970" w14:textId="572BCDBA">
      <w:pPr>
        <w:rPr>
          <w:rFonts w:ascii="Times New Roman" w:hAnsi="Times New Roman" w:cs="Times New Roman"/>
        </w:rPr>
      </w:pPr>
      <w:r w:rsidRPr="00235808">
        <w:rPr>
          <w:rFonts w:ascii="Times New Roman" w:hAnsi="Times New Roman" w:cs="Times New Roman"/>
        </w:rPr>
        <w:t xml:space="preserve">Simmons University (2020) Data repositories [Wiki page]. </w:t>
      </w:r>
      <w:hyperlink r:id="rId258">
        <w:r w:rsidRPr="00235808">
          <w:rPr>
            <w:rFonts w:ascii="Times New Roman" w:hAnsi="Times New Roman" w:cs="Times New Roman"/>
          </w:rPr>
          <w:t>https://oad.simmons.edu/oadwiki/Data_repositories</w:t>
        </w:r>
      </w:hyperlink>
      <w:r w:rsidRPr="00235808">
        <w:rPr>
          <w:rFonts w:ascii="Times New Roman" w:hAnsi="Times New Roman" w:cs="Times New Roman"/>
        </w:rPr>
        <w:t xml:space="preserve"> [žiūrėta 2026-01-27].</w:t>
      </w:r>
    </w:p>
    <w:p w:rsidRPr="00235808" w:rsidR="1640326E" w:rsidP="5458FC99" w:rsidRDefault="2D93A31E" w14:paraId="68142C78" w14:textId="5483BAF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552AA89" w14:textId="4042E2D8">
      <w:pPr>
        <w:rPr>
          <w:rFonts w:ascii="Times New Roman" w:hAnsi="Times New Roman" w:cs="Times New Roman"/>
        </w:rPr>
      </w:pPr>
      <w:r w:rsidRPr="00235808">
        <w:rPr>
          <w:rFonts w:ascii="Times New Roman" w:hAnsi="Times New Roman" w:cs="Times New Roman"/>
        </w:rPr>
        <w:t xml:space="preserve">Singh, N. K. et al. (2025) Aligning Data Management Plans with Community Standards Using FAIR Implementation Profiles. M. Sfakakis, E. Garoufallou, M. Damigos, A. Salaba, &amp; C. Papatheodorou (Sud.), Metadata and Semantic Research. MTSR 2024 (T. 2331, p. 159–171). Springer. </w:t>
      </w:r>
      <w:hyperlink r:id="rId259">
        <w:r w:rsidRPr="00235808">
          <w:rPr>
            <w:rFonts w:ascii="Times New Roman" w:hAnsi="Times New Roman" w:cs="Times New Roman"/>
          </w:rPr>
          <w:t>https://doi.org/10.1007/978-3-031-81974-2_14</w:t>
        </w:r>
      </w:hyperlink>
      <w:r w:rsidRPr="00235808">
        <w:rPr>
          <w:rFonts w:ascii="Times New Roman" w:hAnsi="Times New Roman" w:cs="Times New Roman"/>
        </w:rPr>
        <w:t>.</w:t>
      </w:r>
    </w:p>
    <w:p w:rsidRPr="00235808" w:rsidR="1640326E" w:rsidP="5458FC99" w:rsidRDefault="2D93A31E" w14:paraId="6DFC6450" w14:textId="36161555">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54E4FFC" w14:textId="45865869">
      <w:pPr>
        <w:rPr>
          <w:rFonts w:ascii="Times New Roman" w:hAnsi="Times New Roman" w:cs="Times New Roman"/>
        </w:rPr>
      </w:pPr>
      <w:r w:rsidRPr="00235808">
        <w:rPr>
          <w:rFonts w:ascii="Times New Roman" w:hAnsi="Times New Roman" w:cs="Times New Roman"/>
        </w:rPr>
        <w:t xml:space="preserve">Soares, S. (2013) Big data and the evolving role of governance. IBM Data Management Magazine, (1). </w:t>
      </w:r>
      <w:hyperlink r:id="rId260">
        <w:r w:rsidRPr="00235808">
          <w:rPr>
            <w:rFonts w:ascii="Times New Roman" w:hAnsi="Times New Roman" w:cs="Times New Roman"/>
          </w:rPr>
          <w:t>https://www.scopus.com/inward/record.uri?eid=2-s2.0-84894415988&amp;partnerID=40&amp;md5=0cdb22716e530f0fd31723da35ace250</w:t>
        </w:r>
      </w:hyperlink>
      <w:r w:rsidRPr="00235808">
        <w:rPr>
          <w:rFonts w:ascii="Times New Roman" w:hAnsi="Times New Roman" w:cs="Times New Roman"/>
        </w:rPr>
        <w:t>.</w:t>
      </w:r>
    </w:p>
    <w:p w:rsidRPr="00235808" w:rsidR="1640326E" w:rsidP="5458FC99" w:rsidRDefault="2D93A31E" w14:paraId="770290FE" w14:textId="57BFEC6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CA567D1" w14:textId="4E0CCC63">
      <w:pPr>
        <w:rPr>
          <w:rFonts w:ascii="Times New Roman" w:hAnsi="Times New Roman" w:cs="Times New Roman"/>
        </w:rPr>
      </w:pPr>
      <w:r w:rsidRPr="00235808">
        <w:rPr>
          <w:rFonts w:ascii="Times New Roman" w:hAnsi="Times New Roman" w:cs="Times New Roman"/>
        </w:rPr>
        <w:t xml:space="preserve">Sonraí – Irish Data Stewardship Network (n.d.). Sonraí – Irish Data Stewardship Network. </w:t>
      </w:r>
      <w:hyperlink r:id="rId261">
        <w:r w:rsidRPr="00235808">
          <w:rPr>
            <w:rFonts w:ascii="Times New Roman" w:hAnsi="Times New Roman" w:cs="Times New Roman"/>
          </w:rPr>
          <w:t>https://datastewards.ie/</w:t>
        </w:r>
      </w:hyperlink>
      <w:r w:rsidRPr="00235808">
        <w:rPr>
          <w:rFonts w:ascii="Times New Roman" w:hAnsi="Times New Roman" w:cs="Times New Roman"/>
        </w:rPr>
        <w:t>.</w:t>
      </w:r>
    </w:p>
    <w:p w:rsidRPr="00235808" w:rsidR="1640326E" w:rsidP="5458FC99" w:rsidRDefault="2D93A31E" w14:paraId="35308A6D" w14:textId="5F63DC9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4739708B" w14:textId="138E9B51">
      <w:pPr>
        <w:rPr>
          <w:rFonts w:ascii="Times New Roman" w:hAnsi="Times New Roman" w:cs="Times New Roman"/>
        </w:rPr>
      </w:pPr>
      <w:r w:rsidRPr="00235808">
        <w:rPr>
          <w:rFonts w:ascii="Times New Roman" w:hAnsi="Times New Roman" w:cs="Times New Roman"/>
        </w:rPr>
        <w:t>Stueber, M. et al. (2022) FAIRness for models and simulations. ATP Magazine, 10, 58–65.</w:t>
      </w:r>
    </w:p>
    <w:p w:rsidRPr="00235808" w:rsidR="1640326E" w:rsidP="5458FC99" w:rsidRDefault="2D93A31E" w14:paraId="0CD8E61C" w14:textId="639204B0">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10E750B" w14:textId="74D92654">
      <w:pPr>
        <w:rPr>
          <w:rFonts w:ascii="Times New Roman" w:hAnsi="Times New Roman" w:cs="Times New Roman"/>
        </w:rPr>
      </w:pPr>
      <w:r w:rsidRPr="00235808">
        <w:rPr>
          <w:rFonts w:ascii="Times New Roman" w:hAnsi="Times New Roman" w:cs="Times New Roman"/>
        </w:rPr>
        <w:t xml:space="preserve">SURF (n.d.). Research IT and data services. </w:t>
      </w:r>
      <w:hyperlink r:id="rId262">
        <w:r w:rsidRPr="00235808">
          <w:rPr>
            <w:rFonts w:ascii="Times New Roman" w:hAnsi="Times New Roman" w:cs="Times New Roman"/>
          </w:rPr>
          <w:t>https://www.surf.nl/en</w:t>
        </w:r>
      </w:hyperlink>
      <w:r w:rsidRPr="00235808">
        <w:rPr>
          <w:rFonts w:ascii="Times New Roman" w:hAnsi="Times New Roman" w:cs="Times New Roman"/>
        </w:rPr>
        <w:t>.</w:t>
      </w:r>
    </w:p>
    <w:p w:rsidRPr="00235808" w:rsidR="1640326E" w:rsidP="5458FC99" w:rsidRDefault="2D93A31E" w14:paraId="1504096E" w14:textId="37286C7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B2A74C4" w14:textId="70F4DE76">
      <w:pPr>
        <w:rPr>
          <w:rFonts w:ascii="Times New Roman" w:hAnsi="Times New Roman" w:cs="Times New Roman"/>
        </w:rPr>
      </w:pPr>
      <w:r w:rsidRPr="00235808">
        <w:rPr>
          <w:rFonts w:ascii="Times New Roman" w:hAnsi="Times New Roman" w:cs="Times New Roman"/>
        </w:rPr>
        <w:t xml:space="preserve">Sylvia, M. L. et al. (2023) Data Governance and Stewardship. In Clinical Analytics and Data Management for the DNP, Third Edition (pp. 363–371). </w:t>
      </w:r>
      <w:hyperlink r:id="rId263">
        <w:r w:rsidRPr="00235808">
          <w:rPr>
            <w:rFonts w:ascii="Times New Roman" w:hAnsi="Times New Roman" w:cs="Times New Roman"/>
          </w:rPr>
          <w:t>https://doi.org/10.1891/9780826163240.0018</w:t>
        </w:r>
      </w:hyperlink>
      <w:r w:rsidRPr="00235808">
        <w:rPr>
          <w:rFonts w:ascii="Times New Roman" w:hAnsi="Times New Roman" w:cs="Times New Roman"/>
        </w:rPr>
        <w:t>.</w:t>
      </w:r>
    </w:p>
    <w:p w:rsidRPr="00235808" w:rsidR="1640326E" w:rsidP="5458FC99" w:rsidRDefault="2D93A31E" w14:paraId="055E4C64" w14:textId="3B65FF0A">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729E57D" w14:textId="299A042C">
      <w:pPr>
        <w:rPr>
          <w:rFonts w:ascii="Times New Roman" w:hAnsi="Times New Roman" w:cs="Times New Roman"/>
        </w:rPr>
      </w:pPr>
      <w:r w:rsidRPr="00235808">
        <w:rPr>
          <w:rFonts w:ascii="Times New Roman" w:hAnsi="Times New Roman" w:cs="Times New Roman"/>
        </w:rPr>
        <w:t xml:space="preserve">Tenopir, C. et al. (2019) Data stewardship services in academic research libraries and scientific data centers. Journal of the Association for Information Science and Technology, 70(1), 43–54. </w:t>
      </w:r>
      <w:hyperlink r:id="rId264">
        <w:r w:rsidRPr="00235808">
          <w:rPr>
            <w:rFonts w:ascii="Times New Roman" w:hAnsi="Times New Roman" w:cs="Times New Roman"/>
          </w:rPr>
          <w:t>https://doi.org/10.1002/asi.24117</w:t>
        </w:r>
      </w:hyperlink>
      <w:r w:rsidRPr="00235808">
        <w:rPr>
          <w:rFonts w:ascii="Times New Roman" w:hAnsi="Times New Roman" w:cs="Times New Roman"/>
        </w:rPr>
        <w:t>.</w:t>
      </w:r>
    </w:p>
    <w:p w:rsidRPr="00235808" w:rsidR="1640326E" w:rsidP="5458FC99" w:rsidRDefault="2D93A31E" w14:paraId="2E709828" w14:textId="31DD70B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76B78B2" w14:textId="04F79890">
      <w:pPr>
        <w:rPr>
          <w:rFonts w:ascii="Times New Roman" w:hAnsi="Times New Roman" w:cs="Times New Roman"/>
        </w:rPr>
      </w:pPr>
      <w:r w:rsidRPr="00235808">
        <w:rPr>
          <w:rFonts w:ascii="Times New Roman" w:hAnsi="Times New Roman" w:cs="Times New Roman"/>
        </w:rPr>
        <w:t xml:space="preserve">University of Gdańsk. (2020) Research data management policy. </w:t>
      </w:r>
      <w:hyperlink r:id="rId265">
        <w:r w:rsidRPr="00235808">
          <w:rPr>
            <w:rFonts w:ascii="Times New Roman" w:hAnsi="Times New Roman" w:cs="Times New Roman"/>
          </w:rPr>
          <w:t>https://bip.ug.edu.pl/sites/default/files/nodes/akty_normatywne/118492/files/01._polityka_zar</w:t>
        </w:r>
      </w:hyperlink>
      <w:r w:rsidRPr="00235808">
        <w:rPr>
          <w:rFonts w:ascii="Times New Roman" w:hAnsi="Times New Roman" w:cs="Times New Roman"/>
        </w:rPr>
        <w:t xml:space="preserve"> zadzania_danymi_badawczymi_en.pdf.</w:t>
      </w:r>
    </w:p>
    <w:p w:rsidRPr="00235808" w:rsidR="1640326E" w:rsidP="5458FC99" w:rsidRDefault="2D93A31E" w14:paraId="7DF03E7E" w14:textId="7A529D4C">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AA3CED6" w14:textId="794D1425">
      <w:pPr>
        <w:rPr>
          <w:rFonts w:ascii="Times New Roman" w:hAnsi="Times New Roman" w:cs="Times New Roman"/>
        </w:rPr>
      </w:pPr>
      <w:r w:rsidRPr="00235808">
        <w:rPr>
          <w:rFonts w:ascii="Times New Roman" w:hAnsi="Times New Roman" w:cs="Times New Roman"/>
        </w:rPr>
        <w:t xml:space="preserve">University of Gdańsk. (2020) Research data management policy. </w:t>
      </w:r>
      <w:hyperlink r:id="rId266">
        <w:r w:rsidRPr="00235808">
          <w:rPr>
            <w:rFonts w:ascii="Times New Roman" w:hAnsi="Times New Roman" w:cs="Times New Roman"/>
          </w:rPr>
          <w:t>https://bip.ug.edu.pl/sites/default/files/nodes/akty_normatywne/118492/files/01._polityka_zarzadzania_danymi_badawczymi_en.pdf</w:t>
        </w:r>
      </w:hyperlink>
      <w:r w:rsidRPr="00235808">
        <w:rPr>
          <w:rFonts w:ascii="Times New Roman" w:hAnsi="Times New Roman" w:cs="Times New Roman"/>
        </w:rPr>
        <w:t>.</w:t>
      </w:r>
    </w:p>
    <w:p w:rsidRPr="00235808" w:rsidR="1640326E" w:rsidP="5458FC99" w:rsidRDefault="2D93A31E" w14:paraId="447494DE" w14:textId="55396D3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7CD05D83" w14:textId="50E5E86B">
      <w:pPr>
        <w:rPr>
          <w:rFonts w:ascii="Times New Roman" w:hAnsi="Times New Roman" w:cs="Times New Roman"/>
        </w:rPr>
      </w:pPr>
      <w:r w:rsidRPr="00235808">
        <w:rPr>
          <w:rFonts w:ascii="Times New Roman" w:hAnsi="Times New Roman" w:cs="Times New Roman"/>
        </w:rPr>
        <w:t xml:space="preserve">van Reisen, M. et al. (2020) Towards the Tipping Point for FAIR Implementation. Data Intelligence, 2(1–2), 264–275. </w:t>
      </w:r>
      <w:hyperlink r:id="rId267">
        <w:r w:rsidRPr="00235808">
          <w:rPr>
            <w:rFonts w:ascii="Times New Roman" w:hAnsi="Times New Roman" w:cs="Times New Roman"/>
          </w:rPr>
          <w:t>https://doi.org/10.1162/dint_a_00049</w:t>
        </w:r>
      </w:hyperlink>
      <w:r w:rsidRPr="00235808">
        <w:rPr>
          <w:rFonts w:ascii="Times New Roman" w:hAnsi="Times New Roman" w:cs="Times New Roman"/>
        </w:rPr>
        <w:t>.</w:t>
      </w:r>
    </w:p>
    <w:p w:rsidRPr="00235808" w:rsidR="1640326E" w:rsidP="5458FC99" w:rsidRDefault="2D93A31E" w14:paraId="4CED15C6" w14:textId="6945F01F">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96F90B4" w14:textId="015C4037">
      <w:pPr>
        <w:rPr>
          <w:rFonts w:ascii="Times New Roman" w:hAnsi="Times New Roman" w:cs="Times New Roman"/>
        </w:rPr>
      </w:pPr>
      <w:r w:rsidRPr="00235808">
        <w:rPr>
          <w:rFonts w:ascii="Times New Roman" w:hAnsi="Times New Roman" w:cs="Times New Roman"/>
        </w:rPr>
        <w:t xml:space="preserve">Wendelborn, C. et al. (2023) What is data stewardship? Towards a comprehensive understanding. Journal of Biomedical Informatics, 140, 104337. </w:t>
      </w:r>
      <w:hyperlink r:id="rId268">
        <w:r w:rsidRPr="00235808">
          <w:rPr>
            <w:rFonts w:ascii="Times New Roman" w:hAnsi="Times New Roman" w:cs="Times New Roman"/>
          </w:rPr>
          <w:t>https://doi.org/https://doi.org/10.1016/j.jbi.2023.104337</w:t>
        </w:r>
      </w:hyperlink>
      <w:r w:rsidRPr="00235808">
        <w:rPr>
          <w:rFonts w:ascii="Times New Roman" w:hAnsi="Times New Roman" w:cs="Times New Roman"/>
        </w:rPr>
        <w:t>.</w:t>
      </w:r>
    </w:p>
    <w:p w:rsidRPr="00235808" w:rsidR="1640326E" w:rsidP="5458FC99" w:rsidRDefault="2D93A31E" w14:paraId="12A03A94" w14:textId="52CD346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03FB2222" w14:textId="046E7579">
      <w:pPr>
        <w:rPr>
          <w:rFonts w:ascii="Times New Roman" w:hAnsi="Times New Roman" w:cs="Times New Roman"/>
        </w:rPr>
      </w:pPr>
      <w:r w:rsidRPr="00235808">
        <w:rPr>
          <w:rFonts w:ascii="Times New Roman" w:hAnsi="Times New Roman" w:cs="Times New Roman"/>
        </w:rPr>
        <w:t xml:space="preserve">White Paper: Mechanisms to Share Data as Part of GEOSS Data-CORE </w:t>
      </w:r>
      <w:hyperlink r:id="rId269">
        <w:r w:rsidRPr="00235808">
          <w:rPr>
            <w:rFonts w:ascii="Times New Roman" w:hAnsi="Times New Roman" w:cs="Times New Roman"/>
          </w:rPr>
          <w:t>https://old.earthobservations.org/documents/dswg/Annex%20VI%20-%20%20Mechanisms%20to%20share%20data%20as%20part%20of%20GEOSS%20Data_CORE.pdf</w:t>
        </w:r>
      </w:hyperlink>
      <w:r w:rsidRPr="00235808">
        <w:rPr>
          <w:rFonts w:ascii="Times New Roman" w:hAnsi="Times New Roman" w:cs="Times New Roman"/>
        </w:rPr>
        <w:t>.</w:t>
      </w:r>
    </w:p>
    <w:p w:rsidRPr="00235808" w:rsidR="1640326E" w:rsidP="5458FC99" w:rsidRDefault="2D93A31E" w14:paraId="4138EDAC" w14:textId="16CF637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55173ACA" w14:textId="0D2B4F82">
      <w:pPr>
        <w:rPr>
          <w:rFonts w:ascii="Times New Roman" w:hAnsi="Times New Roman" w:cs="Times New Roman"/>
        </w:rPr>
      </w:pPr>
      <w:r w:rsidRPr="00235808">
        <w:rPr>
          <w:rFonts w:ascii="Times New Roman" w:hAnsi="Times New Roman" w:cs="Times New Roman"/>
        </w:rPr>
        <w:t>Wildgaard, L. et al. (2020) Data Stewardship Revisited: A Study on Roles and Responsibilities. Publications, 8(3), 42.</w:t>
      </w:r>
    </w:p>
    <w:p w:rsidRPr="00235808" w:rsidR="1640326E" w:rsidP="5458FC99" w:rsidRDefault="2D93A31E" w14:paraId="0C7E6A98" w14:textId="190A4D64">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652B419" w14:textId="57879F29">
      <w:pPr>
        <w:rPr>
          <w:rFonts w:ascii="Times New Roman" w:hAnsi="Times New Roman" w:cs="Times New Roman"/>
        </w:rPr>
      </w:pPr>
      <w:r w:rsidRPr="00235808">
        <w:rPr>
          <w:rFonts w:ascii="Times New Roman" w:hAnsi="Times New Roman" w:cs="Times New Roman"/>
        </w:rPr>
        <w:t xml:space="preserve">Wildgaard, L. et al. (2020) National Coordination of Data Steward Education in Denmark: Final report to the National Forum for Research Data Management (DM Forum) (Version 1). Zenodo. </w:t>
      </w:r>
      <w:hyperlink r:id="rId270">
        <w:r w:rsidRPr="00235808">
          <w:rPr>
            <w:rFonts w:ascii="Times New Roman" w:hAnsi="Times New Roman" w:cs="Times New Roman"/>
          </w:rPr>
          <w:t>https://doi.org/10.5281/ZENODO.3609516</w:t>
        </w:r>
      </w:hyperlink>
      <w:r w:rsidRPr="00235808">
        <w:rPr>
          <w:rFonts w:ascii="Times New Roman" w:hAnsi="Times New Roman" w:cs="Times New Roman"/>
        </w:rPr>
        <w:t>.</w:t>
      </w:r>
    </w:p>
    <w:p w:rsidRPr="00235808" w:rsidR="1640326E" w:rsidP="5458FC99" w:rsidRDefault="2D93A31E" w14:paraId="0C211538" w14:textId="36D4839D">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8FA2A40" w14:textId="2E3016A3">
      <w:pPr>
        <w:rPr>
          <w:rFonts w:ascii="Times New Roman" w:hAnsi="Times New Roman" w:cs="Times New Roman"/>
        </w:rPr>
      </w:pPr>
      <w:r w:rsidRPr="00235808">
        <w:rPr>
          <w:rFonts w:ascii="Times New Roman" w:hAnsi="Times New Roman" w:cs="Times New Roman"/>
        </w:rPr>
        <w:t xml:space="preserve">Wildgaard, L. et al. (2020) National Coordination of Data Steward Education in Denmark: Final report to the National Forum for Research Data Management (DM Forum). </w:t>
      </w:r>
      <w:hyperlink r:id="rId271">
        <w:r w:rsidRPr="00235808">
          <w:rPr>
            <w:rFonts w:ascii="Times New Roman" w:hAnsi="Times New Roman" w:cs="Times New Roman"/>
          </w:rPr>
          <w:t>https://doi.org/10.5281/zenodo.3609516</w:t>
        </w:r>
      </w:hyperlink>
      <w:r w:rsidRPr="00235808">
        <w:rPr>
          <w:rFonts w:ascii="Times New Roman" w:hAnsi="Times New Roman" w:cs="Times New Roman"/>
        </w:rPr>
        <w:t>.</w:t>
      </w:r>
    </w:p>
    <w:p w:rsidRPr="00235808" w:rsidR="1640326E" w:rsidP="5458FC99" w:rsidRDefault="2D93A31E" w14:paraId="052C6211" w14:textId="765A90B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AF74CE3" w14:textId="5360D621">
      <w:pPr>
        <w:rPr>
          <w:rFonts w:ascii="Times New Roman" w:hAnsi="Times New Roman" w:cs="Times New Roman"/>
        </w:rPr>
      </w:pPr>
      <w:r w:rsidRPr="00235808">
        <w:rPr>
          <w:rFonts w:ascii="Times New Roman" w:hAnsi="Times New Roman" w:cs="Times New Roman"/>
        </w:rPr>
        <w:t xml:space="preserve">Wildgaard, L. et al. (2020) National Coordination of Data Steward Education in Denmark: Final report to the National Forum for Research Data Management (DM Forum). Zenodo. </w:t>
      </w:r>
      <w:hyperlink r:id="rId272">
        <w:r w:rsidRPr="00235808">
          <w:rPr>
            <w:rFonts w:ascii="Times New Roman" w:hAnsi="Times New Roman" w:cs="Times New Roman"/>
          </w:rPr>
          <w:t>https://doi.org/10.5281/zenodo.3609516</w:t>
        </w:r>
      </w:hyperlink>
      <w:r w:rsidRPr="00235808">
        <w:rPr>
          <w:rFonts w:ascii="Times New Roman" w:hAnsi="Times New Roman" w:cs="Times New Roman"/>
        </w:rPr>
        <w:t>.</w:t>
      </w:r>
    </w:p>
    <w:p w:rsidRPr="00235808" w:rsidR="1640326E" w:rsidP="5458FC99" w:rsidRDefault="2D93A31E" w14:paraId="7FAFB811" w14:textId="199D0C62">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642FDA6" w14:textId="16D2DEAC">
      <w:pPr>
        <w:rPr>
          <w:rFonts w:ascii="Times New Roman" w:hAnsi="Times New Roman" w:cs="Times New Roman"/>
        </w:rPr>
      </w:pPr>
      <w:r w:rsidRPr="00235808">
        <w:rPr>
          <w:rFonts w:ascii="Times New Roman" w:hAnsi="Times New Roman" w:cs="Times New Roman"/>
        </w:rPr>
        <w:t xml:space="preserve">Wilkinson, M. D. et al. (2016) The FAIR guiding principles for scientific data management and stewardship. Scientific Data, 3, 160018. </w:t>
      </w:r>
      <w:hyperlink r:id="rId273">
        <w:r w:rsidRPr="00235808">
          <w:rPr>
            <w:rFonts w:ascii="Times New Roman" w:hAnsi="Times New Roman" w:cs="Times New Roman"/>
          </w:rPr>
          <w:t>https://doi.org/10.1038/sdata.2016.18</w:t>
        </w:r>
      </w:hyperlink>
      <w:r w:rsidRPr="00235808">
        <w:rPr>
          <w:rFonts w:ascii="Times New Roman" w:hAnsi="Times New Roman" w:cs="Times New Roman"/>
        </w:rPr>
        <w:t>.</w:t>
      </w:r>
    </w:p>
    <w:p w:rsidRPr="00235808" w:rsidR="1640326E" w:rsidP="5458FC99" w:rsidRDefault="2D93A31E" w14:paraId="5C93C2C7" w14:textId="5A154A61">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16F8ED38" w14:textId="538AB9E8">
      <w:pPr>
        <w:rPr>
          <w:rFonts w:ascii="Times New Roman" w:hAnsi="Times New Roman" w:cs="Times New Roman"/>
        </w:rPr>
      </w:pPr>
      <w:r w:rsidRPr="00235808">
        <w:rPr>
          <w:rFonts w:ascii="Times New Roman" w:hAnsi="Times New Roman" w:cs="Times New Roman"/>
        </w:rPr>
        <w:t xml:space="preserve">Wilkinson, M. D. et al. (2018) A design framework and exemplar metrics for FAIRness. Scientific Data, 5(1), 180118. </w:t>
      </w:r>
      <w:hyperlink r:id="rId274">
        <w:r w:rsidRPr="00235808">
          <w:rPr>
            <w:rFonts w:ascii="Times New Roman" w:hAnsi="Times New Roman" w:cs="Times New Roman"/>
          </w:rPr>
          <w:t>https://doi.org/10.1038/sdata.2018.118</w:t>
        </w:r>
      </w:hyperlink>
      <w:r w:rsidRPr="00235808">
        <w:rPr>
          <w:rFonts w:ascii="Times New Roman" w:hAnsi="Times New Roman" w:cs="Times New Roman"/>
        </w:rPr>
        <w:t>.</w:t>
      </w:r>
    </w:p>
    <w:p w:rsidRPr="00235808" w:rsidR="1640326E" w:rsidP="5458FC99" w:rsidRDefault="2D93A31E" w14:paraId="26FBAABA" w14:textId="5FDDB9F9">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269A5D6C" w14:textId="64830972">
      <w:pPr>
        <w:rPr>
          <w:rFonts w:ascii="Times New Roman" w:hAnsi="Times New Roman" w:cs="Times New Roman"/>
        </w:rPr>
      </w:pPr>
      <w:r w:rsidRPr="00235808">
        <w:rPr>
          <w:rFonts w:ascii="Times New Roman" w:hAnsi="Times New Roman" w:cs="Times New Roman"/>
        </w:rPr>
        <w:t xml:space="preserve">Wilkinson, M. D. et al. (2019) Evaluating FAIR maturity through a scalable, automated, community-governed framework. Scientific Data, 6(1), 174. </w:t>
      </w:r>
      <w:hyperlink r:id="rId275">
        <w:r w:rsidRPr="00235808">
          <w:rPr>
            <w:rFonts w:ascii="Times New Roman" w:hAnsi="Times New Roman" w:cs="Times New Roman"/>
          </w:rPr>
          <w:t>https://doi.org/10.1038/s41597-019-0184-5</w:t>
        </w:r>
      </w:hyperlink>
      <w:r w:rsidRPr="00235808">
        <w:rPr>
          <w:rFonts w:ascii="Times New Roman" w:hAnsi="Times New Roman" w:cs="Times New Roman"/>
        </w:rPr>
        <w:t>.</w:t>
      </w:r>
    </w:p>
    <w:p w:rsidRPr="00235808" w:rsidR="1640326E" w:rsidP="5458FC99" w:rsidRDefault="2D93A31E" w14:paraId="51DDCBD8" w14:textId="27A1CB98">
      <w:pPr>
        <w:rPr>
          <w:rFonts w:ascii="Times New Roman" w:hAnsi="Times New Roman" w:cs="Times New Roman"/>
        </w:rPr>
      </w:pPr>
      <w:r w:rsidRPr="00235808">
        <w:rPr>
          <w:rFonts w:ascii="Times New Roman" w:hAnsi="Times New Roman" w:cs="Times New Roman"/>
        </w:rPr>
        <w:t xml:space="preserve"> </w:t>
      </w:r>
    </w:p>
    <w:p w:rsidRPr="00235808" w:rsidR="1640326E" w:rsidP="5458FC99" w:rsidRDefault="2D93A31E" w14:paraId="6ACA3E2C" w14:textId="4710B8AB">
      <w:pPr>
        <w:rPr>
          <w:ins w:author="Vartotojas svečias" w:date="2026-03-27T09:09:21.381Z" w16du:dateUtc="2026-03-27T09:09:21.381Z" w:id="1881778511"/>
          <w:rFonts w:ascii="Times New Roman" w:hAnsi="Times New Roman" w:cs="Times New Roman"/>
        </w:rPr>
      </w:pPr>
      <w:r w:rsidRPr="392D3DFA" w:rsidR="66F92D69">
        <w:rPr>
          <w:rFonts w:ascii="Times New Roman" w:hAnsi="Times New Roman" w:cs="Times New Roman"/>
        </w:rPr>
        <w:t xml:space="preserve">Wolf, M. et al. (2021) Reusability First: Toward FAIR Workflows. 2021 IEEE International Conference on Cluster Computing (CLUSTER 2021), 444–455. </w:t>
      </w:r>
      <w:hyperlink r:id="R3be5946cf300447c">
        <w:r w:rsidRPr="392D3DFA" w:rsidR="66F92D69">
          <w:rPr>
            <w:rFonts w:ascii="Times New Roman" w:hAnsi="Times New Roman" w:cs="Times New Roman"/>
          </w:rPr>
          <w:t>https://doi.org/10.1109/Cluster48925.2021.00053</w:t>
        </w:r>
      </w:hyperlink>
      <w:r w:rsidRPr="392D3DFA" w:rsidR="66F92D69">
        <w:rPr>
          <w:rFonts w:ascii="Times New Roman" w:hAnsi="Times New Roman" w:cs="Times New Roman"/>
        </w:rPr>
        <w:t>.</w:t>
      </w:r>
    </w:p>
    <w:p w:rsidR="392D3DFA" w:rsidP="392D3DFA" w:rsidRDefault="392D3DFA" w14:paraId="017403FC" w14:textId="1C922117">
      <w:pPr>
        <w:rPr>
          <w:ins w:author="Vartotojas svečias" w:date="2026-03-27T09:09:21.885Z" w16du:dateUtc="2026-03-27T09:09:21.885Z" w:id="1207413508"/>
          <w:rFonts w:ascii="Times New Roman" w:hAnsi="Times New Roman" w:cs="Times New Roman"/>
        </w:rPr>
      </w:pPr>
    </w:p>
    <w:p w:rsidR="3B239304" w:rsidP="392D3DFA" w:rsidRDefault="3B239304" w14:paraId="105EC6F0" w14:textId="2E935FBB">
      <w:pPr>
        <w:pStyle w:val="prastasis"/>
        <w:rPr>
          <w:rFonts w:ascii="Times New Roman" w:hAnsi="Times New Roman" w:eastAsia="Times New Roman" w:cs="Times New Roman"/>
          <w:noProof w:val="0"/>
          <w:sz w:val="24"/>
          <w:szCs w:val="24"/>
          <w:lang w:val="lt-LT"/>
        </w:rPr>
        <w:pPrChange w:author="Vartotojas svečias" w:date="2026-03-27T09:10:24.084Z">
          <w:pPr/>
        </w:pPrChange>
      </w:pPr>
      <w:ins w:author="Vartotojas svečias" w:date="2026-03-27T09:10:24.082Z" w16du:dateUtc="2026-03-27T09:10:24.082Z" w:id="1511559243">
        <w:r w:rsidRPr="392D3DFA" w:rsidR="3B239304">
          <w:rPr>
            <w:rFonts w:ascii="Aptos" w:hAnsi="Aptos" w:eastAsia="Aptos" w:cs="Aptos"/>
            <w:noProof w:val="0"/>
            <w:sz w:val="24"/>
            <w:szCs w:val="24"/>
            <w:lang w:val="lt-LT"/>
          </w:rPr>
          <w:t>Pasiūlymas dėl Europos Parlamento Ir Tarybos reglamento, kuriuo siekiant supaprastinti skaitmeninio sektoriaus teisės aktų sistemą iš dalies keičiami reglamentai (ES) 2016/679, (ES) 2018/1724, (ES) 2018/1725, (ES) 2023/2854 ir direktyvos 2002/58/EB, (ES) 2022/2555 ir (ES) 2022/2557 ir panaikinami reglamentai (ES) 2018/1807, (ES) 2019/1150, (ES) 2022/868 ir Direktyva (ES) 2019/1024, (Skaitmeninio sektoriaus bendrasis rinkinys) {SWD(2025) 836 final}</w:t>
        </w:r>
      </w:ins>
    </w:p>
    <w:p w:rsidRPr="00BB081A" w:rsidR="009B420B" w:rsidP="00024F82" w:rsidRDefault="00EB76FA" w14:paraId="3018C1F7" w14:textId="7B3FC6A2">
      <w:pPr>
        <w:pStyle w:val="Antrat1"/>
        <w:rPr>
          <w:lang w:val="en-US"/>
        </w:rPr>
      </w:pPr>
      <w:bookmarkStart w:name="_Toc225451006" w:id="488"/>
      <w:r>
        <w:t>8</w:t>
      </w:r>
      <w:r w:rsidR="009B420B">
        <w:t>. Priedai</w:t>
      </w:r>
      <w:bookmarkEnd w:id="488"/>
    </w:p>
    <w:sectPr w:rsidRPr="00BB081A" w:rsidR="009B420B" w:rsidSect="006A6030">
      <w:footerReference w:type="even" r:id="rId277"/>
      <w:footerReference w:type="default" r:id="rId278"/>
      <w:pgSz w:w="11900" w:h="16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OU" w:author="Jolanta Šinkūnienė" w:date="2026-03-26T20:10:00Z" w:id="170">
    <w:p w:rsidR="00C15A23" w:rsidRDefault="00C15A23" w14:paraId="166CF391" w14:textId="2DDCFD00">
      <w:pPr>
        <w:pStyle w:val="Komentarotekstas"/>
      </w:pPr>
      <w:r>
        <w:rPr>
          <w:rStyle w:val="Komentaronuoroda"/>
        </w:rPr>
        <w:annotationRef/>
      </w:r>
      <w:r>
        <w:t>Dabar galvoju, ar tų terminų apskritai reikia. Gal jų apskritai nedėkime, čia gana įprasti dalykai</w:t>
      </w:r>
    </w:p>
  </w:comment>
  <w:comment w:initials="MOU" w:author="Jolanta Šinkūnienė" w:date="2026-03-01T16:06:00Z" w:id="171">
    <w:p w:rsidR="00AB081B" w:rsidRDefault="00AB081B" w14:paraId="62F0E4D4" w14:textId="4CBF29E7">
      <w:pPr>
        <w:pStyle w:val="CommentText1"/>
      </w:pPr>
      <w:r>
        <w:rPr>
          <w:rStyle w:val="CommentReference1"/>
        </w:rPr>
        <w:annotationRef/>
      </w:r>
      <w:r>
        <w:t>Gal kažkuriuos iš šitų pasikartojančių terminų reikėtų apibrėžti ar apjungti</w:t>
      </w:r>
      <w:r w:rsidR="00E43608">
        <w:t>. Kai kur rašoma saugyklos (repozitorijos) ar tai sinonimai</w:t>
      </w:r>
    </w:p>
  </w:comment>
  <w:comment w:initials="MOU" w:author="Jolanta Šinkūnienė" w:date="2026-03-26T12:18:00Z" w:id="176">
    <w:p w:rsidR="006A4771" w:rsidRDefault="006A4771" w14:paraId="0710CA6D" w14:textId="0C5348A0">
      <w:pPr>
        <w:pStyle w:val="Komentarotekstas"/>
      </w:pPr>
      <w:r>
        <w:rPr>
          <w:rStyle w:val="Komentaronuoroda"/>
        </w:rPr>
        <w:annotationRef/>
      </w:r>
      <w:r>
        <w:t>LT?</w:t>
      </w:r>
    </w:p>
  </w:comment>
  <w:comment w:initials="MOU" w:author="Jolanta Šinkūnienė" w:date="2026-03-26T11:19:00Z" w:id="177">
    <w:p w:rsidR="00F255E0" w:rsidRDefault="00F255E0" w14:paraId="5F0172A0" w14:textId="77777777">
      <w:pPr>
        <w:pStyle w:val="Komentarotekstas"/>
      </w:pPr>
      <w:r>
        <w:rPr>
          <w:rStyle w:val="Komentaronuoroda"/>
        </w:rPr>
        <w:annotationRef/>
      </w:r>
      <w:r>
        <w:t xml:space="preserve">LT? </w:t>
      </w:r>
    </w:p>
    <w:p w:rsidR="00F255E0" w:rsidRDefault="00F255E0" w14:paraId="7A8D3E51" w14:textId="38DF1DFC">
      <w:pPr>
        <w:pStyle w:val="Komentarotekstas"/>
      </w:pPr>
      <w:r>
        <w:t>Tekste vartojami skirtingi LT terminai su reference į API, reikėtų vieno. Vartojami tekste tokie:</w:t>
      </w:r>
    </w:p>
    <w:p w:rsidR="00F255E0" w:rsidRDefault="00F255E0" w14:paraId="4FF3316B" w14:textId="77777777">
      <w:pPr>
        <w:pStyle w:val="Komentarotekstas"/>
      </w:pPr>
      <w:r>
        <w:t>Automatinė parsisiuntimo prieiga</w:t>
      </w:r>
    </w:p>
    <w:p w:rsidR="00F255E0" w:rsidRDefault="00F255E0" w14:paraId="282544F9" w14:textId="6BBE329E">
      <w:pPr>
        <w:pStyle w:val="Komentarotekstas"/>
      </w:pPr>
      <w:r>
        <w:t>Taikomosios programos sąsaja</w:t>
      </w:r>
    </w:p>
  </w:comment>
  <w:comment w:initials="MOU" w:author="Jolanta Šinkūnienė" w:date="2026-03-26T12:57:00Z" w:id="178">
    <w:p w:rsidR="00186375" w:rsidRDefault="00186375" w14:paraId="28E4F0A5" w14:textId="3ADE28B3">
      <w:pPr>
        <w:pStyle w:val="Komentarotekstas"/>
      </w:pPr>
      <w:r>
        <w:rPr>
          <w:rStyle w:val="Komentaronuoroda"/>
        </w:rPr>
        <w:annotationRef/>
      </w:r>
      <w:r>
        <w:t>LT?</w:t>
      </w:r>
    </w:p>
  </w:comment>
  <w:comment w:initials="MOU" w:author="Jolanta Šinkūnienė" w:date="2026-03-26T13:59:00Z" w:id="179">
    <w:p w:rsidRPr="00B623CA" w:rsidR="00B623CA" w:rsidRDefault="00EE3190" w14:paraId="7714CFB8" w14:textId="5660B2E9">
      <w:pPr>
        <w:pStyle w:val="Komentarotekstas"/>
        <w:rPr>
          <w:rFonts w:ascii="Times New Roman" w:hAnsi="Times New Roman" w:eastAsia="Times New Roman" w:cs="Times New Roman"/>
          <w:kern w:val="0"/>
          <w:lang w:val="es-ES" w:eastAsia="lt-LT"/>
          <w14:ligatures w14:val="none"/>
        </w:rPr>
      </w:pPr>
      <w:r>
        <w:rPr>
          <w:rStyle w:val="Komentaronuoroda"/>
        </w:rPr>
        <w:annotationRef/>
      </w:r>
      <w:r>
        <w:t>Ar superkompiuteriai? Du terminai vartojami tekste</w:t>
      </w:r>
      <w:r w:rsidR="00B623CA">
        <w:t xml:space="preserve">. Dar yra variacija HPC </w:t>
      </w:r>
      <w:r w:rsidR="00B623CA">
        <w:rPr>
          <w:lang w:val="en-US"/>
        </w:rPr>
        <w:t xml:space="preserve">= </w:t>
      </w:r>
      <w:r w:rsidRPr="00955FC3" w:rsidR="00B623CA">
        <w:rPr>
          <w:rFonts w:ascii="Times New Roman" w:hAnsi="Times New Roman" w:eastAsia="Times New Roman" w:cs="Times New Roman"/>
          <w:kern w:val="0"/>
          <w:lang w:val="es-ES" w:eastAsia="lt-LT"/>
          <w14:ligatures w14:val="none"/>
        </w:rPr>
        <w:t>aukšto našumo skaičiavimų infrastruktūr</w:t>
      </w:r>
      <w:r w:rsidR="00B623CA">
        <w:rPr>
          <w:rFonts w:ascii="Times New Roman" w:hAnsi="Times New Roman" w:eastAsia="Times New Roman" w:cs="Times New Roman"/>
          <w:kern w:val="0"/>
          <w:lang w:val="es-ES" w:eastAsia="lt-LT"/>
          <w14:ligatures w14:val="none"/>
        </w:rPr>
        <w:t>a</w:t>
      </w:r>
    </w:p>
  </w:comment>
  <w:comment w:initials="GM" w:author="Gintė Medzvieckaitė" w:date="2026-03-03T10:29:00Z" w:id="182">
    <w:p w:rsidR="00347F54" w:rsidP="00347F54" w:rsidRDefault="00347F54" w14:paraId="70729539" w14:textId="77777777">
      <w:pPr>
        <w:pStyle w:val="CommentText1"/>
      </w:pPr>
      <w:r>
        <w:rPr>
          <w:rStyle w:val="CommentReference1"/>
        </w:rPr>
        <w:annotationRef/>
      </w:r>
      <w:r w:rsidRPr="160460CA">
        <w:t>Kaip suprantu, 2018 m. EOSC asociacija dar neegzistavo. Tai gal buvo sukurta ne pati valdymo struktūra, o tik jos koncepcija?</w:t>
      </w:r>
    </w:p>
  </w:comment>
  <w:comment w:initials="ru" w:author="ruta.petrauskaite@vdu.lt" w:date="2026-03-04T12:03:00Z" w:id="183">
    <w:p w:rsidR="00347F54" w:rsidP="00347F54" w:rsidRDefault="00347F54" w14:paraId="76D39295" w14:textId="77777777">
      <w:pPr>
        <w:pStyle w:val="CommentText1"/>
      </w:pPr>
      <w:r>
        <w:rPr>
          <w:rStyle w:val="CommentReference1"/>
        </w:rPr>
        <w:annotationRef/>
      </w:r>
      <w:r w:rsidRPr="720E5436">
        <w:t>Asociacija buvo įkurta 2020 liepos 29, prieš tai buvo EOSCo iniciatyva, kurios trinarė valdymo struktūra buvo sukurta 2019-2020</w:t>
      </w:r>
    </w:p>
  </w:comment>
  <w:comment w:initials="GM" w:author="Gintė Medzvieckaitė" w:date="2026-03-03T10:38:00Z" w:id="185">
    <w:p w:rsidR="00347F54" w:rsidP="00347F54" w:rsidRDefault="00347F54" w14:paraId="2DAB471B" w14:textId="77777777">
      <w:pPr>
        <w:pStyle w:val="CommentText1"/>
      </w:pPr>
      <w:r>
        <w:rPr>
          <w:rStyle w:val="CommentReference1"/>
        </w:rPr>
        <w:annotationRef/>
      </w:r>
      <w:r w:rsidRPr="2DBAD42F">
        <w:t xml:space="preserve">Ar EOSC federacija yra juridinis vienetas? </w:t>
      </w:r>
    </w:p>
  </w:comment>
  <w:comment w:initials="ru" w:author="ruta.petrauskaite@vdu.lt" w:date="2026-03-04T12:20:00Z" w:id="186">
    <w:p w:rsidR="00347F54" w:rsidP="00347F54" w:rsidRDefault="00347F54" w14:paraId="1ED39CB8" w14:textId="77777777">
      <w:pPr>
        <w:pStyle w:val="CommentText1"/>
      </w:pPr>
      <w:r>
        <w:rPr>
          <w:rStyle w:val="CommentReference1"/>
        </w:rPr>
        <w:annotationRef/>
      </w:r>
      <w:r w:rsidRPr="419D7BD0">
        <w:t>"As the EOSC Federation grows, the non-binding interim agreement represented by today’s MoU ceremony will pave the way for a future binding agreement that would legally establish an operational EOSC Federation."</w:t>
      </w:r>
    </w:p>
  </w:comment>
  <w:comment w:initials="GM" w:author="Gintė Medzvieckaitė" w:date="2026-03-03T10:42:00Z" w:id="187">
    <w:p w:rsidR="00347F54" w:rsidP="00347F54" w:rsidRDefault="00347F54" w14:paraId="37300461" w14:textId="77777777">
      <w:pPr>
        <w:pStyle w:val="CommentText1"/>
      </w:pPr>
      <w:r>
        <w:rPr>
          <w:rStyle w:val="CommentReference1"/>
        </w:rPr>
        <w:annotationRef/>
      </w:r>
      <w:r w:rsidRPr="2BF8C21B">
        <w:t>Gal čia būtų naudinga pridėti EOSC struktūrą vaizduojančią schemą?</w:t>
      </w:r>
    </w:p>
  </w:comment>
  <w:comment w:initials="ru" w:author="ruta.petrauskaite@vdu.lt" w:date="2026-03-04T12:27:00Z" w:id="188">
    <w:p w:rsidR="00347F54" w:rsidP="00347F54" w:rsidRDefault="00347F54" w14:paraId="4824C64B" w14:textId="77777777">
      <w:pPr>
        <w:pStyle w:val="CommentText1"/>
      </w:pPr>
      <w:r>
        <w:rPr>
          <w:rStyle w:val="CommentReference1"/>
        </w:rPr>
        <w:annotationRef/>
      </w:r>
      <w:r w:rsidRPr="502B0CA7">
        <w:t>paprasčiau duoti nuorodą į tokią schemą: https://eosc.eu/building-the-eosc-federation#advgb-tab-_54b37c-0c-1</w:t>
      </w:r>
    </w:p>
  </w:comment>
  <w:comment w:initials="MOU" w:author="Jolanta Šinkūnienė" w:date="2026-03-23T13:23:00Z" w:id="193">
    <w:p w:rsidR="00347F54" w:rsidP="00347F54" w:rsidRDefault="00347F54" w14:paraId="59A2E192" w14:textId="77777777">
      <w:pPr>
        <w:pStyle w:val="Komentarotekstas"/>
      </w:pPr>
      <w:r>
        <w:rPr>
          <w:rStyle w:val="Komentaronuoroda"/>
        </w:rPr>
        <w:annotationRef/>
      </w:r>
      <w:r>
        <w:t>Šita dalis įvade per anksti, gal mes ją integruosime prie swoto ar prie kokio apibendrinimo</w:t>
      </w:r>
    </w:p>
  </w:comment>
  <w:comment w:initials="RP" w:author="Rūta Petrauskaitė" w:date="2026-03-23T21:36:00Z" w:id="194">
    <w:p w:rsidR="00347F54" w:rsidP="00347F54" w:rsidRDefault="00347F54" w14:paraId="58B47F5F" w14:textId="77777777">
      <w:pPr>
        <w:pStyle w:val="Komentarotekstas"/>
      </w:pPr>
      <w:r>
        <w:rPr>
          <w:rStyle w:val="Komentaronuoroda"/>
        </w:rPr>
        <w:annotationRef/>
      </w:r>
      <w:r>
        <w:t>Galim ir keliose vietose, be to, čia reikia paredaguoti būsimąjį laiką, nes apklausos jau buvo atliktos.</w:t>
      </w:r>
    </w:p>
  </w:comment>
  <w:comment w:initials="MOU" w:author="Jolanta Šinkūnienė" w:date="2026-03-25T10:43:00Z" w:id="195">
    <w:p w:rsidR="00A61AE5" w:rsidRDefault="00A61AE5" w14:paraId="55833C84" w14:textId="6778F312">
      <w:pPr>
        <w:pStyle w:val="Komentarotekstas"/>
      </w:pPr>
      <w:r>
        <w:rPr>
          <w:rStyle w:val="Komentaronuoroda"/>
        </w:rPr>
        <w:annotationRef/>
      </w:r>
      <w:r>
        <w:t>Išbrauktus dalykus integravau apačioje, o kurie liko, tai tarsi motyvacija studijai, arba šiaip bendri dalykai, rekomendacijos. Gal juos kažkur kitur integruosime</w:t>
      </w:r>
    </w:p>
  </w:comment>
  <w:comment w:initials="MOU" w:author="Jolanta Šinkūnienė" w:date="2026-03-26T20:16:00Z" w:id="196">
    <w:p w:rsidR="00C15A23" w:rsidRDefault="00C15A23" w14:paraId="225883A4" w14:textId="6B503680">
      <w:pPr>
        <w:pStyle w:val="Komentarotekstas"/>
      </w:pPr>
      <w:r>
        <w:rPr>
          <w:rStyle w:val="Komentaronuoroda"/>
        </w:rPr>
        <w:annotationRef/>
      </w:r>
      <w:r>
        <w:t>Gal šito nereikia?</w:t>
      </w:r>
    </w:p>
  </w:comment>
  <w:comment w:initials="MOU" w:author="Jolanta Šinkūnienė" w:date="2026-03-26T20:17:00Z" w:id="200">
    <w:p w:rsidR="00C15A23" w:rsidRDefault="00C15A23" w14:paraId="7AACFEB8" w14:textId="5CB5EA3B">
      <w:pPr>
        <w:pStyle w:val="Komentarotekstas"/>
      </w:pPr>
      <w:r>
        <w:rPr>
          <w:rStyle w:val="Komentaronuoroda"/>
        </w:rPr>
        <w:annotationRef/>
      </w:r>
      <w:r>
        <w:t>Ar tinka žodis auditas, žr. Aušros komentarą apačioje</w:t>
      </w:r>
    </w:p>
  </w:comment>
  <w:comment w:initials="GM" w:author="Gintė Medzvieckaitė" w:date="2026-03-03T13:37:00Z" w:id="204">
    <w:p w:rsidR="009D6093" w:rsidRDefault="009D6093" w14:paraId="1A412A11" w14:textId="13F51E30">
      <w:pPr>
        <w:pStyle w:val="CommentText1"/>
      </w:pPr>
      <w:r>
        <w:rPr>
          <w:rStyle w:val="CommentReference1"/>
        </w:rPr>
        <w:annotationRef/>
      </w:r>
      <w:r w:rsidRPr="5F36C6C7">
        <w:t>Gal nereikia šito pavyzdžio?</w:t>
      </w:r>
    </w:p>
  </w:comment>
  <w:comment w:initials="GŠ" w:author="Gribauskienė Aušra | ŠMSM" w:date="2026-03-13T14:48:00Z" w:id="206">
    <w:p w:rsidR="001F1446" w:rsidRDefault="00000000" w14:paraId="034A8A61" w14:textId="3FAFE63C">
      <w:pPr>
        <w:pStyle w:val="CommentText1"/>
      </w:pPr>
      <w:r>
        <w:rPr>
          <w:rStyle w:val="CommentReference1"/>
        </w:rPr>
        <w:annotationRef/>
      </w:r>
      <w:r w:rsidRPr="4AA5C8FE">
        <w:t>O ar tinka  šiuo ateju žodis "auditas" ? Nes aš suprantu (pavyzdžiui pagal finansinį auditą), kad yra nustatyta ir patvirtinta kokia tai speciali audito tvarka ir pagal ją daromas  auditas...</w:t>
      </w:r>
    </w:p>
  </w:comment>
  <w:comment w:initials="MOU" w:author="Jolanta Šinkūnienė" w:date="2026-03-25T11:10:00Z" w:id="207">
    <w:p w:rsidR="00764E2D" w:rsidRDefault="00764E2D" w14:paraId="3CC7068B" w14:textId="3198EC6B">
      <w:pPr>
        <w:pStyle w:val="Komentarotekstas"/>
      </w:pPr>
      <w:r>
        <w:rPr>
          <w:rStyle w:val="Komentaronuoroda"/>
        </w:rPr>
        <w:annotationRef/>
      </w:r>
      <w:r>
        <w:t xml:space="preserve">Tas pats žodis ir aukščiau naudojamas ne kartą, pažymėjau mėlynai. Gal tiesiog reikėtų naudoti analizė? </w:t>
      </w:r>
      <w:r w:rsidR="00FC7D4D">
        <w:t xml:space="preserve">Ar čia specifinis terminas metodui – žr. žemiau? </w:t>
      </w:r>
      <w:r>
        <w:t>Ką mano žodžio autorius/autorė?</w:t>
      </w:r>
    </w:p>
  </w:comment>
  <w:comment w:initials="MOU" w:author="Jolanta Šinkūnienė" w:date="2026-03-01T17:12:00Z" w:id="208">
    <w:p w:rsidR="00720131" w:rsidRDefault="00720131" w14:paraId="662F46F2" w14:textId="1AAE7A69">
      <w:pPr>
        <w:pStyle w:val="CommentText1"/>
      </w:pPr>
      <w:r>
        <w:rPr>
          <w:rStyle w:val="CommentReference1"/>
        </w:rPr>
        <w:annotationRef/>
      </w:r>
      <w:r>
        <w:t>Jei bus vykdomi</w:t>
      </w:r>
    </w:p>
  </w:comment>
  <w:comment w:initials="GM" w:author="Gintė Medzvieckaitė" w:date="2026-03-02T16:16:00Z" w:id="209">
    <w:p w:rsidR="004D7020" w:rsidRDefault="004D7020" w14:paraId="398E9DDC" w14:textId="0DEBAB93">
      <w:pPr>
        <w:pStyle w:val="CommentText1"/>
      </w:pPr>
      <w:r>
        <w:rPr>
          <w:rStyle w:val="CommentReference1"/>
        </w:rPr>
        <w:annotationRef/>
      </w:r>
      <w:r w:rsidRPr="145DD033">
        <w:t>Duomenų auditas aprašomas kaip atskiras dalykas nuo apklausų, bet didžiąją dalį duomenų jam imsime iš apklausų. Ar tada tokia skirtis turi prasmę?</w:t>
      </w:r>
    </w:p>
  </w:comment>
  <w:comment w:initials="MOU" w:author="Jolanta Šinkūnienė" w:date="2026-03-26T11:17:00Z" w:id="210">
    <w:p w:rsidR="005D7988" w:rsidRDefault="005D7988" w14:paraId="2A7A8437" w14:textId="77777777">
      <w:pPr>
        <w:pStyle w:val="Komentarotekstas"/>
      </w:pPr>
      <w:r>
        <w:rPr>
          <w:rStyle w:val="Komentaronuoroda"/>
        </w:rPr>
        <w:annotationRef/>
      </w:r>
      <w:r>
        <w:t xml:space="preserve">LT? </w:t>
      </w:r>
    </w:p>
    <w:p w:rsidR="005D7988" w:rsidRDefault="005D7988" w14:paraId="7C67C431" w14:textId="2D7078F4">
      <w:pPr>
        <w:pStyle w:val="Komentarotekstas"/>
      </w:pPr>
      <w:r w:rsidRPr="005D7988">
        <w:rPr>
          <w:rFonts w:ascii="Times New Roman" w:hAnsi="Times New Roman" w:eastAsia="Times New Roman" w:cs="Times New Roman"/>
        </w:rPr>
        <w:t>aplikacijų sąsaj</w:t>
      </w:r>
      <w:r>
        <w:rPr>
          <w:rFonts w:ascii="Times New Roman" w:hAnsi="Times New Roman" w:eastAsia="Times New Roman" w:cs="Times New Roman"/>
        </w:rPr>
        <w:t>os?</w:t>
      </w:r>
    </w:p>
  </w:comment>
  <w:comment w:initials="MOU" w:author="Jolanta Šinkūnienė" w:date="2026-03-01T17:17:00Z" w:id="211">
    <w:p w:rsidR="00AD663D" w:rsidRDefault="00AD663D" w14:paraId="4F3FB25E" w14:textId="6BADAF6C">
      <w:pPr>
        <w:pStyle w:val="CommentText1"/>
      </w:pPr>
      <w:r>
        <w:rPr>
          <w:rStyle w:val="CommentReference1"/>
        </w:rPr>
        <w:annotationRef/>
      </w:r>
      <w:r>
        <w:t>Apie kartografavimą reikia įkelti</w:t>
      </w:r>
    </w:p>
  </w:comment>
  <w:comment w:initials="GM" w:author="Gintė Medzvieckaitė" w:date="2026-03-02T16:18:00Z" w:id="213">
    <w:p w:rsidR="004D7020" w:rsidRDefault="004D7020" w14:paraId="30C61407" w14:textId="2E80042C">
      <w:pPr>
        <w:pStyle w:val="CommentText1"/>
      </w:pPr>
      <w:r>
        <w:rPr>
          <w:rStyle w:val="CommentReference1"/>
        </w:rPr>
        <w:annotationRef/>
      </w:r>
      <w:r w:rsidRPr="1DEF3CA9">
        <w:t>Ar tikrai? Nes aš savo skaičius ėmiau iš papraščiausio Excel...</w:t>
      </w:r>
    </w:p>
  </w:comment>
  <w:comment w:initials="MOU" w:author="Jolanta Šinkūnienė" w:date="2026-03-25T11:25:00Z" w:id="214">
    <w:p w:rsidR="00A15502" w:rsidRDefault="00A15502" w14:paraId="033B2198" w14:textId="3B310C49">
      <w:pPr>
        <w:pStyle w:val="Komentarotekstas"/>
      </w:pPr>
      <w:r>
        <w:rPr>
          <w:rStyle w:val="Komentaronuoroda"/>
        </w:rPr>
        <w:annotationRef/>
      </w:r>
      <w:r>
        <w:t>Jei bus</w:t>
      </w:r>
    </w:p>
  </w:comment>
  <w:comment w:initials="Gt" w:author="Gerinta Raguckė | Lietuvos mokslo taryba" w:date="2026-03-05T11:17:00Z" w:id="216">
    <w:p w:rsidR="00AE78EE" w:rsidRDefault="00AE78EE" w14:paraId="22435E3B" w14:textId="37CAA6EE">
      <w:pPr>
        <w:pStyle w:val="CommentText1"/>
      </w:pPr>
      <w:r>
        <w:rPr>
          <w:rStyle w:val="CommentReference1"/>
        </w:rPr>
        <w:annotationRef/>
      </w:r>
      <w:r w:rsidRPr="166319F2">
        <w:t>dar neaišku ar bus</w:t>
      </w:r>
    </w:p>
  </w:comment>
  <w:comment w:initials="GM" w:author="Gintė Medzvieckaitė" w:date="2026-03-02T16:55:00Z" w:id="218">
    <w:p w:rsidR="00E9165A" w:rsidP="00E9165A" w:rsidRDefault="00E9165A" w14:paraId="4F873F6D" w14:textId="77777777">
      <w:pPr>
        <w:pStyle w:val="CommentText1"/>
      </w:pPr>
      <w:r>
        <w:rPr>
          <w:rStyle w:val="CommentReference1"/>
        </w:rPr>
        <w:annotationRef/>
      </w:r>
      <w:r w:rsidRPr="13E2A999">
        <w:t>Gal šaltinių parinkimo metodiką kelti arčiau teorinės dalies metodikos aprašymo?</w:t>
      </w:r>
    </w:p>
  </w:comment>
  <w:comment w:initials="MOU" w:author="Jolanta Šinkūnienė" w:date="2026-03-25T13:42:00Z" w:id="219">
    <w:p w:rsidR="00E9165A" w:rsidP="00E9165A" w:rsidRDefault="00E9165A" w14:paraId="271366BD" w14:textId="56AC4E29">
      <w:pPr>
        <w:pStyle w:val="Antrat3"/>
        <w:rPr>
          <w:b w:val="0"/>
          <w:bCs w:val="0"/>
        </w:rPr>
      </w:pPr>
      <w:r>
        <w:rPr>
          <w:rStyle w:val="Komentaronuoroda"/>
        </w:rPr>
        <w:annotationRef/>
      </w:r>
      <w:r w:rsidRPr="00E9165A">
        <w:rPr>
          <w:b w:val="0"/>
          <w:bCs w:val="0"/>
        </w:rPr>
        <w:t xml:space="preserve">Perkėliau kaip antrą dalį, būtų tikrai gal geriau arčiau. O gal apskritai ją integruoti </w:t>
      </w:r>
      <w:r>
        <w:rPr>
          <w:b w:val="0"/>
          <w:bCs w:val="0"/>
        </w:rPr>
        <w:t>į</w:t>
      </w:r>
      <w:r>
        <w:t xml:space="preserve"> 1.1.1. Bendras metodologinis požiūris</w:t>
      </w:r>
      <w:r>
        <w:rPr>
          <w:b w:val="0"/>
          <w:bCs w:val="0"/>
        </w:rPr>
        <w:t xml:space="preserve">? </w:t>
      </w:r>
    </w:p>
    <w:p w:rsidR="00E9165A" w:rsidP="00E9165A" w:rsidRDefault="00E9165A" w14:paraId="2C6D4A36" w14:textId="77777777">
      <w:pPr>
        <w:rPr>
          <w:lang w:eastAsia="ja-JP" w:bidi="hi-IN"/>
        </w:rPr>
      </w:pPr>
    </w:p>
    <w:p w:rsidR="00E9165A" w:rsidP="00E9165A" w:rsidRDefault="00E9165A" w14:paraId="668056CB" w14:textId="1B36958B">
      <w:pPr>
        <w:rPr>
          <w:lang w:eastAsia="ja-JP" w:bidi="hi-IN"/>
        </w:rPr>
      </w:pPr>
      <w:r>
        <w:rPr>
          <w:lang w:eastAsia="ja-JP" w:bidi="hi-IN"/>
        </w:rPr>
        <w:t>Ji tokia trumpa, o čia apskritai kaip šaltiniai buvo parenkami. Galėtų vadintis:</w:t>
      </w:r>
    </w:p>
    <w:p w:rsidRPr="00E9165A" w:rsidR="00E9165A" w:rsidP="00E9165A" w:rsidRDefault="00E9165A" w14:paraId="30C8C220" w14:textId="5EE802F1">
      <w:pPr>
        <w:rPr>
          <w:b/>
          <w:bCs/>
          <w:lang w:eastAsia="ja-JP" w:bidi="hi-IN"/>
        </w:rPr>
      </w:pPr>
      <w:r w:rsidRPr="00E9165A">
        <w:rPr>
          <w:b/>
          <w:bCs/>
          <w:lang w:eastAsia="ja-JP" w:bidi="hi-IN"/>
        </w:rPr>
        <w:t>1.1.1. Bendras metodologinis požiūris ir šaltinių atranka</w:t>
      </w:r>
    </w:p>
    <w:p w:rsidR="00E9165A" w:rsidRDefault="00E9165A" w14:paraId="04626322" w14:textId="2E5917E2">
      <w:pPr>
        <w:pStyle w:val="Komentarotekstas"/>
      </w:pPr>
    </w:p>
  </w:comment>
  <w:comment w:initials="VM" w:author="Vaidas Morkevičius" w:date="2026-02-11T10:02:00Z" w:id="221">
    <w:p w:rsidR="00466507" w:rsidP="00466507" w:rsidRDefault="00466507" w14:paraId="5CE7E8C7" w14:textId="77777777">
      <w:r>
        <w:annotationRef/>
      </w:r>
      <w:r w:rsidRPr="765A6783">
        <w:t>Patikslinsim po interviu/focus grupių</w:t>
      </w:r>
    </w:p>
  </w:comment>
  <w:comment w:initials="VM" w:author="Vaidas Morkevičius" w:date="2026-02-11T10:02:00Z" w:id="223">
    <w:p w:rsidR="00466507" w:rsidP="00466507" w:rsidRDefault="00466507" w14:paraId="47DA0CEF" w14:textId="77777777">
      <w:pPr>
        <w:pStyle w:val="CommentText1"/>
      </w:pPr>
      <w:r>
        <w:annotationRef/>
      </w:r>
      <w:r>
        <w:t>Reikia pridėti galutiniame variante</w:t>
      </w:r>
    </w:p>
  </w:comment>
  <w:comment w:initials="MOU" w:author="Jolanta Šinkūnienė" w:date="2026-03-01T09:30:00Z" w:id="224">
    <w:p w:rsidR="001106C1" w:rsidRDefault="001106C1" w14:paraId="551520D7" w14:textId="37378212">
      <w:pPr>
        <w:pStyle w:val="CommentText1"/>
      </w:pPr>
      <w:r>
        <w:rPr>
          <w:rStyle w:val="CommentReference1"/>
        </w:rPr>
        <w:annotationRef/>
      </w:r>
      <w:r>
        <w:t xml:space="preserve">Šita dalis iki antrojo tyrimo aprašymo yra kaip rezultatai, ji </w:t>
      </w:r>
      <w:r w:rsidR="00713451">
        <w:t>kažkaip nelabai dera</w:t>
      </w:r>
      <w:r>
        <w:t xml:space="preserve"> prie </w:t>
      </w:r>
      <w:r w:rsidR="00713451">
        <w:t>G</w:t>
      </w:r>
      <w:r>
        <w:t xml:space="preserve">alimybių studijos </w:t>
      </w:r>
      <w:r w:rsidR="00713451">
        <w:t xml:space="preserve">bendrųjų taikytų </w:t>
      </w:r>
      <w:r>
        <w:t>metodų aprašymo dalies</w:t>
      </w:r>
    </w:p>
  </w:comment>
  <w:comment w:initials="GM" w:author="Gintė Medzvieckaitė" w:date="2026-03-02T16:30:00Z" w:id="225">
    <w:p w:rsidR="004D7020" w:rsidRDefault="004D7020" w14:paraId="378E485A" w14:textId="772BFC21">
      <w:pPr>
        <w:pStyle w:val="CommentText1"/>
      </w:pPr>
      <w:r>
        <w:rPr>
          <w:rStyle w:val="CommentReference1"/>
        </w:rPr>
        <w:annotationRef/>
      </w:r>
      <w:r w:rsidRPr="4F10D976">
        <w:t>Pritariu :)</w:t>
      </w:r>
    </w:p>
  </w:comment>
  <w:comment w:initials="ru" w:author="ruta.petrauskaite@vdu.lt" w:date="2026-03-04T10:56:00Z" w:id="226">
    <w:p w:rsidR="009D6093" w:rsidRDefault="009D6093" w14:paraId="07B535F3" w14:textId="3766E4EF">
      <w:pPr>
        <w:pStyle w:val="CommentText1"/>
      </w:pPr>
      <w:r>
        <w:rPr>
          <w:rStyle w:val="CommentReference1"/>
        </w:rPr>
        <w:annotationRef/>
      </w:r>
      <w:r w:rsidRPr="28EB0044">
        <w:t>Struktūroje nematau tinkamų vietų, gal tik prie 3.4. MTD ekosistema Lietuvoje?</w:t>
      </w:r>
    </w:p>
  </w:comment>
  <w:comment w:initials="VM" w:author="Vaidas Morkevičius" w:date="2026-02-11T10:02:00Z" w:id="227">
    <w:p w:rsidR="00466507" w:rsidP="00466507" w:rsidRDefault="00466507" w14:paraId="132F0338" w14:textId="77777777">
      <w:pPr>
        <w:pStyle w:val="CommentText1"/>
      </w:pPr>
      <w:r>
        <w:annotationRef/>
      </w:r>
      <w:r>
        <w:t>Reikia pridėti galutiniame variante</w:t>
      </w:r>
    </w:p>
  </w:comment>
  <w:comment w:initials="Gt" w:author="Gerinta Raguckė | Lietuvos mokslo taryba" w:date="2026-03-05T11:21:00Z" w:id="228">
    <w:p w:rsidR="00AE78EE" w:rsidRDefault="00AE78EE" w14:paraId="1F70B237" w14:textId="19FF3A29">
      <w:pPr>
        <w:pStyle w:val="CommentText1"/>
      </w:pPr>
      <w:r>
        <w:rPr>
          <w:rStyle w:val="CommentReference1"/>
        </w:rPr>
        <w:annotationRef/>
      </w:r>
      <w:r w:rsidRPr="165602A4">
        <w:t>Nėra išanalizuota?</w:t>
      </w:r>
    </w:p>
  </w:comment>
  <w:comment w:initials="va" w:author="vaidas.morkevicius@ktu.lt" w:date="2026-03-04T19:39:00Z" w:id="229">
    <w:p w:rsidR="009D6093" w:rsidRDefault="009D6093" w14:paraId="5B89DA15" w14:textId="145DAB88">
      <w:pPr>
        <w:pStyle w:val="CommentText1"/>
      </w:pPr>
      <w:r>
        <w:rPr>
          <w:rStyle w:val="CommentReference1"/>
        </w:rPr>
        <w:annotationRef/>
      </w:r>
      <w:r w:rsidRPr="6DE44BBD">
        <w:t>Paraiškos ar mokslininkai?</w:t>
      </w:r>
    </w:p>
  </w:comment>
  <w:comment w:initials="IN" w:author="Indrė Nazarenko | Lietuvos mokslo taryba" w:date="2026-03-27T09:01:00Z" w:id="230">
    <w:p w:rsidR="007C2B17" w:rsidP="007C2B17" w:rsidRDefault="007C2B17" w14:paraId="0A8E0DD2" w14:textId="77777777">
      <w:pPr>
        <w:pStyle w:val="Komentarotekstas"/>
      </w:pPr>
      <w:r>
        <w:rPr>
          <w:rStyle w:val="Komentaronuoroda"/>
        </w:rPr>
        <w:annotationRef/>
      </w:r>
      <w:r>
        <w:t>Paraiškos</w:t>
      </w:r>
    </w:p>
  </w:comment>
  <w:comment w:initials="va" w:author="vaidas.morkevicius@ktu.lt" w:date="2026-03-04T19:40:00Z" w:id="231">
    <w:p w:rsidR="009D6093" w:rsidRDefault="009D6093" w14:paraId="13B24353" w14:textId="3A4335BB">
      <w:pPr>
        <w:pStyle w:val="CommentText1"/>
      </w:pPr>
      <w:r>
        <w:rPr>
          <w:rStyle w:val="CommentReference1"/>
        </w:rPr>
        <w:annotationRef/>
      </w:r>
      <w:r w:rsidRPr="7CB040DB">
        <w:t>1568?</w:t>
      </w:r>
    </w:p>
  </w:comment>
  <w:comment w:initials="IN" w:author="Indrė Nazarenko | Lietuvos mokslo taryba" w:date="2026-03-16T08:32:00Z" w:id="232">
    <w:p w:rsidR="00BA3005" w:rsidP="00BA3005" w:rsidRDefault="00BA3005" w14:paraId="15F5730F" w14:textId="77777777">
      <w:pPr>
        <w:pStyle w:val="Komentarotekstas"/>
      </w:pPr>
      <w:r>
        <w:rPr>
          <w:rStyle w:val="Komentaronuoroda"/>
        </w:rPr>
        <w:annotationRef/>
      </w:r>
      <w:r>
        <w:t>Taip</w:t>
      </w:r>
    </w:p>
  </w:comment>
  <w:comment w:initials="VM" w:author="Vaidas Morkevičius" w:date="2026-02-11T10:46:00Z" w:id="233">
    <w:p w:rsidR="00466507" w:rsidP="00466507" w:rsidRDefault="00466507" w14:paraId="0D9B3F62" w14:textId="77777777">
      <w:r>
        <w:annotationRef/>
      </w:r>
      <w:r w:rsidRPr="53006981">
        <w:t>Patikslinti į kuriuos, koks sąrašas</w:t>
      </w:r>
    </w:p>
  </w:comment>
  <w:comment w:initials="va" w:author="vaidas.morkevicius@ktu.lt" w:date="2026-03-02T19:59:00Z" w:id="234">
    <w:p w:rsidR="009D6093" w:rsidRDefault="009D6093" w14:paraId="3486FA36" w14:textId="04DA3A28">
      <w:pPr>
        <w:pStyle w:val="CommentText1"/>
      </w:pPr>
      <w:r>
        <w:rPr>
          <w:rStyle w:val="CommentReference1"/>
        </w:rPr>
        <w:annotationRef/>
      </w:r>
      <w:r w:rsidRPr="77C38C12">
        <w:t>Respondentų imtis buvo formuojama remiantis LMT administruojamos priemonės </w:t>
      </w:r>
      <w:r w:rsidRPr="3A10AAFF">
        <w:rPr>
          <w:b/>
          <w:bCs/>
        </w:rPr>
        <w:t>„Mokslininkų grupių projektai“ (MIP)</w:t>
      </w:r>
      <w:r w:rsidRPr="78725698">
        <w:t> </w:t>
      </w:r>
      <w:r w:rsidRPr="1D5B8041">
        <w:rPr>
          <w:b/>
          <w:bCs/>
        </w:rPr>
        <w:t>XI, XII ir XIII kvietimų</w:t>
      </w:r>
      <w:r w:rsidRPr="75A46607">
        <w:t> paraiškų duomenimis. Svarbu pažymėti, kad imtis sudaryta ne tik iš finansuotų projektų, bet iš </w:t>
      </w:r>
      <w:r w:rsidRPr="587CB626">
        <w:rPr>
          <w:b/>
          <w:bCs/>
        </w:rPr>
        <w:t>visų pateiktų paraiškų</w:t>
      </w:r>
      <w:r w:rsidRPr="77DEE9B4">
        <w:t> (tiek finansuotų, tiek nefinansuotų), siekiant aprėpti kuo platesnį tyrėjų ratą ir užtikrinti didesnę skirtingų mokslo sričių, krypčių bei institucijų įvairovę.</w:t>
      </w:r>
    </w:p>
    <w:p w:rsidR="009D6093" w:rsidRDefault="009D6093" w14:paraId="7019CF49" w14:textId="2364AA8C">
      <w:pPr>
        <w:pStyle w:val="CommentText1"/>
      </w:pPr>
    </w:p>
    <w:p w:rsidR="009D6093" w:rsidRDefault="009D6093" w14:paraId="5D9EE0A2" w14:textId="0E4B99D4">
      <w:pPr>
        <w:pStyle w:val="CommentText1"/>
      </w:pPr>
      <w:r w:rsidRPr="6354D2C8">
        <w:t>Mokslininkų, kuriems buvo siunčiamas kvietimas dalyvauti apklausoje, sąrašas sudarytas iš MIP XI–XIII kvietimų paraiškose nurodytų tyrėjų duomenų. Pradiniame etape buvo identifikuotos 2 379 paraiškos, iš kurių, atlikus įrašų sutvarkymą ir pasikartojančių asmenų šalinimą, suformuotas 1 569 unikalių mokslininkų sąrašas. Duomenų parengimo metu buvo šalinami pasikartojantys įrašai (kai tas pats asmuo paraiškas teikė daugiau nei vieną kartą skirtinguose kvietimuose ar keliuose paraiškų cikluose), siekiant užtikrinti, kad kiekvienam mokslininkui kvietimas būtų siunčiamas tik vieną kartą.</w:t>
      </w:r>
    </w:p>
    <w:p w:rsidR="009D6093" w:rsidRDefault="009D6093" w14:paraId="016CF5EB" w14:textId="413BD81A">
      <w:pPr>
        <w:pStyle w:val="CommentText1"/>
      </w:pPr>
      <w:r w:rsidRPr="57311BED">
        <w:t>Apklausos pradžioje el. paštu kvietimas užpildyti elektroninį klausimyną buvo išsiųstas </w:t>
      </w:r>
      <w:r w:rsidRPr="74C29560">
        <w:rPr>
          <w:b/>
          <w:bCs/>
        </w:rPr>
        <w:t>1 569</w:t>
      </w:r>
      <w:r w:rsidRPr="1EFBF2BD">
        <w:t> mokslininkams (trečiojo tyrimo el. kreipimosi laiškas ir klausimynas pateikiami priede Nr. X). Apklausoje dalyvavo </w:t>
      </w:r>
      <w:r w:rsidRPr="1055FAD5">
        <w:rPr>
          <w:b/>
          <w:bCs/>
        </w:rPr>
        <w:t>232</w:t>
      </w:r>
      <w:r w:rsidRPr="07A2DD61">
        <w:t> respondentai, t. y. </w:t>
      </w:r>
      <w:r w:rsidRPr="1F638943">
        <w:rPr>
          <w:b/>
          <w:bCs/>
        </w:rPr>
        <w:t>14,8 proc.</w:t>
      </w:r>
      <w:r w:rsidRPr="57BCA5EE">
        <w:t> visų pakviestųjų.</w:t>
      </w:r>
    </w:p>
  </w:comment>
  <w:comment w:initials="VM" w:author="Vaidas Morkevičius" w:date="2026-02-11T10:02:00Z" w:id="235">
    <w:p w:rsidR="00466507" w:rsidP="00466507" w:rsidRDefault="00466507" w14:paraId="17DB4362" w14:textId="77777777">
      <w:pPr>
        <w:pStyle w:val="CommentText1"/>
      </w:pPr>
      <w:r>
        <w:annotationRef/>
      </w:r>
      <w:r>
        <w:t>Reikia pridėti galutiniame variante</w:t>
      </w:r>
    </w:p>
  </w:comment>
  <w:comment w:initials="MOU" w:author="Jolanta Šinkūnienė" w:date="2026-03-25T11:48:00Z" w:id="236">
    <w:p w:rsidR="00485DF3" w:rsidRDefault="00485DF3" w14:paraId="0BB96144" w14:textId="10BCFFA1">
      <w:pPr>
        <w:pStyle w:val="Komentarotekstas"/>
      </w:pPr>
      <w:r>
        <w:rPr>
          <w:rStyle w:val="Komentaronuoroda"/>
        </w:rPr>
        <w:annotationRef/>
      </w:r>
      <w:r>
        <w:t>Gaunasi 100,1%, kažkur reikia nuimti 0,1 dalį</w:t>
      </w:r>
      <w:r w:rsidR="00C15A23">
        <w:t xml:space="preserve"> nuo ka-kurio skaičiaus</w:t>
      </w:r>
    </w:p>
  </w:comment>
  <w:comment w:initials="GM" w:author="Gintė Medzvieckaitė" w:date="2026-03-02T16:42:00Z" w:id="237">
    <w:p w:rsidR="009A4E34" w:rsidRDefault="009A4E34" w14:paraId="161CEAC3" w14:textId="38DEC187">
      <w:pPr>
        <w:pStyle w:val="CommentText1"/>
      </w:pPr>
      <w:r>
        <w:rPr>
          <w:rStyle w:val="CommentReference1"/>
        </w:rPr>
        <w:annotationRef/>
      </w:r>
      <w:r w:rsidRPr="2E6ADECA">
        <w:t>Kviestų mokslininkų pasiskirstymas anksčiau nebuvo aptartas, todėl šis teiginys šiek tiek trikdo.</w:t>
      </w:r>
    </w:p>
  </w:comment>
  <w:comment w:initials="va" w:author="vaidas.morkevicius@ktu.lt" w:date="2026-03-02T20:01:00Z" w:id="238">
    <w:p w:rsidR="009D6093" w:rsidRDefault="009D6093" w14:paraId="6DF8A6DE" w14:textId="1CA87784">
      <w:pPr>
        <w:pStyle w:val="CommentText1"/>
      </w:pPr>
      <w:r>
        <w:rPr>
          <w:rStyle w:val="CommentReference1"/>
        </w:rPr>
        <w:annotationRef/>
      </w:r>
      <w:r w:rsidRPr="66B01615">
        <w:t>Bus papildyta. Dabar komentare.</w:t>
      </w:r>
    </w:p>
  </w:comment>
  <w:comment w:initials="GM" w:author="Gintė Medzvieckaitė" w:date="2026-03-02T16:44:00Z" w:id="242">
    <w:p w:rsidR="006254EE" w:rsidRDefault="006254EE" w14:paraId="3BF7CEE3" w14:textId="5A35C9B6">
      <w:pPr>
        <w:pStyle w:val="CommentText1"/>
      </w:pPr>
      <w:r>
        <w:rPr>
          <w:rStyle w:val="CommentReference1"/>
        </w:rPr>
        <w:annotationRef/>
      </w:r>
      <w:r w:rsidRPr="48C7CA8C">
        <w:t>Bus visiška eklektika, nes kiekvienas analizavo, kaip išmanė.</w:t>
      </w:r>
    </w:p>
  </w:comment>
  <w:comment w:initials="GM" w:author="Gintė Medzvieckaitė" w:date="2026-03-02T16:52:00Z" w:id="244">
    <w:p w:rsidR="000110FA" w:rsidRDefault="000110FA" w14:paraId="55CFE918" w14:textId="6EF7AF44">
      <w:pPr>
        <w:pStyle w:val="CommentText1"/>
      </w:pPr>
      <w:r>
        <w:rPr>
          <w:rStyle w:val="CommentReference1"/>
        </w:rPr>
        <w:annotationRef/>
      </w:r>
      <w:r w:rsidRPr="123283F3">
        <w:t xml:space="preserve">Man kol kas sunku suprasti, kokiu tikslu ši galimybių studija kelia sau uždavinį „parinkti“ ar suinventorizuoti visas pasaulyje egzistuojančias saugyklas... </w:t>
      </w:r>
    </w:p>
    <w:p w:rsidR="000110FA" w:rsidRDefault="000110FA" w14:paraId="03157F2C" w14:textId="2673943E">
      <w:pPr>
        <w:pStyle w:val="CommentText1"/>
      </w:pPr>
      <w:r w:rsidRPr="494A8576">
        <w:t>Bendrame metodų aprašyme buvo paminėta saugyklų „inventorizacija“, bet man pasirodė, kad kalbama labiau apie Lietuvoje veikiančias saugyklas.</w:t>
      </w:r>
    </w:p>
  </w:comment>
  <w:comment w:initials="MOU" w:author="Jolanta Šinkūnienė" w:date="2026-02-27T08:44:00Z" w:id="245">
    <w:p w:rsidR="00E33476" w:rsidRDefault="00E33476" w14:paraId="1BA863AC" w14:textId="525476BA">
      <w:pPr>
        <w:pStyle w:val="CommentText1"/>
      </w:pPr>
      <w:r>
        <w:rPr>
          <w:rStyle w:val="CommentReference1"/>
        </w:rPr>
        <w:annotationRef/>
      </w:r>
      <w:r w:rsidR="006B5DB6">
        <w:t xml:space="preserve">Šita dalis atrodo </w:t>
      </w:r>
      <w:r>
        <w:t>per plati metodik</w:t>
      </w:r>
      <w:r w:rsidR="006B5DB6">
        <w:t>os aprašui - g</w:t>
      </w:r>
      <w:r w:rsidR="00A83597">
        <w:t>albūt galima</w:t>
      </w:r>
      <w:r>
        <w:t xml:space="preserve"> metodikos dalyje</w:t>
      </w:r>
      <w:r w:rsidR="00A83597">
        <w:t xml:space="preserve"> labiau</w:t>
      </w:r>
      <w:r>
        <w:t xml:space="preserve"> apibendrintai pateikti patį </w:t>
      </w:r>
      <w:r w:rsidR="006B5DB6">
        <w:t xml:space="preserve">paieškų </w:t>
      </w:r>
      <w:r>
        <w:t xml:space="preserve">principą, o visą </w:t>
      </w:r>
      <w:r w:rsidR="00A83597">
        <w:t>rezultatų dalį integruoti tekste</w:t>
      </w:r>
      <w:r w:rsidR="006B5DB6">
        <w:t xml:space="preserve"> žemiau?</w:t>
      </w:r>
    </w:p>
  </w:comment>
  <w:comment w:initials="GM" w:author="Gintė Medzvieckaitė" w:date="2026-03-03T10:01:00Z" w:id="246">
    <w:p w:rsidR="009D6093" w:rsidRDefault="009D6093" w14:paraId="097473FF" w14:textId="71F6CF72">
      <w:pPr>
        <w:pStyle w:val="CommentText1"/>
      </w:pPr>
      <w:r>
        <w:rPr>
          <w:rStyle w:val="CommentReference1"/>
        </w:rPr>
        <w:annotationRef/>
      </w:r>
      <w:r w:rsidRPr="096953A7">
        <w:t>Pritariu :)</w:t>
      </w:r>
    </w:p>
  </w:comment>
  <w:comment w:initials="ru" w:author="ruta.petrauskaite@vdu.lt" w:date="2026-02-24T15:03:00Z" w:id="247">
    <w:p w:rsidR="009B36F8" w:rsidP="009B36F8" w:rsidRDefault="009B36F8" w14:paraId="14F67A4B" w14:textId="77777777">
      <w:r>
        <w:annotationRef/>
      </w:r>
      <w:r w:rsidRPr="283CD058">
        <w:t>Kadangi kituose skyruose tokių papunkčiui išvardintų planų nėra, tai siūlau šį planą pateikti kaip vienos pastraipos apimties įvadinį tekstą.</w:t>
      </w:r>
    </w:p>
  </w:comment>
  <w:comment w:initials="MOU" w:author="Jolanta Šinkūnienė" w:date="2026-03-25T13:02:00Z" w:id="248">
    <w:p w:rsidR="00D96F6E" w:rsidRDefault="00D96F6E" w14:paraId="26626B8D" w14:textId="77658355">
      <w:pPr>
        <w:pStyle w:val="Komentarotekstas"/>
      </w:pPr>
      <w:r>
        <w:rPr>
          <w:rStyle w:val="Komentaronuoroda"/>
        </w:rPr>
        <w:annotationRef/>
      </w:r>
      <w:r>
        <w:t>Viršuje (pageltoninta) naudojamos „talpyklos“. Ar tai tiesiog sinonimai, ar yra esminis skirtumas ir reikėtų apibrėžti a) duomenų talpyklą, (b) duomenų saugyklą.</w:t>
      </w:r>
    </w:p>
  </w:comment>
  <w:comment w:initials="JŠ" w:author="Jolanta Šinkūnienė" w:date="2026-03-15T20:30:00Z" w:id="249">
    <w:p w:rsidR="001F1446" w:rsidRDefault="00000000" w14:paraId="07F86255" w14:textId="58D0F0F6">
      <w:pPr>
        <w:pStyle w:val="CommentText1"/>
      </w:pPr>
      <w:r>
        <w:rPr>
          <w:rStyle w:val="CommentReference1"/>
        </w:rPr>
        <w:annotationRef/>
      </w:r>
      <w:r w:rsidRPr="782B4ECC">
        <w:t>Apačioje kitoks LT terminas API panaudotas -  taikomosios programos sąsaja. Kuris būtų teisingas atitikmuo?</w:t>
      </w:r>
    </w:p>
  </w:comment>
  <w:comment w:initials="GM" w:author="Gintė Medzvieckaitė" w:date="2026-03-16T16:21:00Z" w:id="250">
    <w:p w:rsidR="008A15F3" w:rsidRDefault="00000000" w14:paraId="410493CB" w14:textId="55B9D375">
      <w:pPr>
        <w:pStyle w:val="CommentText1"/>
      </w:pPr>
      <w:r>
        <w:rPr>
          <w:rStyle w:val="CommentReference1"/>
        </w:rPr>
        <w:annotationRef/>
      </w:r>
      <w:r w:rsidRPr="634BA8CC">
        <w:t>„Programų sąsaja“? http://www.ims.mii.lt/EK%C5%BD/enciklo.html</w:t>
      </w:r>
    </w:p>
  </w:comment>
  <w:comment w:initials="MOU" w:author="Jolanta Šinkūnienė" w:date="2026-03-25T13:04:00Z" w:id="251">
    <w:p w:rsidR="00D96F6E" w:rsidRDefault="00D96F6E" w14:paraId="0C6C489F" w14:textId="5E1EE291">
      <w:pPr>
        <w:pStyle w:val="Komentarotekstas"/>
      </w:pPr>
      <w:r>
        <w:rPr>
          <w:rStyle w:val="Komentaronuoroda"/>
        </w:rPr>
        <w:annotationRef/>
      </w:r>
      <w:r>
        <w:t>Gal autoriai galėtų patikslinti</w:t>
      </w:r>
      <w:r w:rsidR="00F255E0">
        <w:t xml:space="preserve"> santrumpų saraše ir</w:t>
      </w:r>
      <w:r>
        <w:t xml:space="preserve"> tekste, kad neliktų</w:t>
      </w:r>
      <w:r w:rsidR="00F255E0">
        <w:t xml:space="preserve"> netikslumų</w:t>
      </w:r>
    </w:p>
  </w:comment>
  <w:comment w:initials="ru" w:author="ruta.petrauskaite@vdu.lt" w:date="2026-02-24T17:07:00Z" w:id="253">
    <w:p w:rsidR="009B36F8" w:rsidP="009B36F8" w:rsidRDefault="009B36F8" w14:paraId="4EBE5A19" w14:textId="77777777">
      <w:r>
        <w:annotationRef/>
      </w:r>
      <w:r w:rsidRPr="69CC927F">
        <w:t>ar jis bus prieduose?</w:t>
      </w:r>
    </w:p>
  </w:comment>
  <w:comment w:initials="gr" w:author="grazulis@ibt.lt" w:date="2026-03-05T10:23:00Z" w:id="254">
    <w:p w:rsidR="009D6093" w:rsidRDefault="009D6093" w14:paraId="39C22192" w14:textId="41D78BB1">
      <w:pPr>
        <w:pStyle w:val="CommentText1"/>
      </w:pPr>
      <w:r>
        <w:rPr>
          <w:rStyle w:val="CommentReference1"/>
        </w:rPr>
        <w:annotationRef/>
      </w:r>
      <w:r w:rsidRPr="45D2E8D1">
        <w:t>Taip, galima bus įdėti šią ir kitas naudotas lenteles, si atkartojamoimis užklausimos (tiriu išsaugojęs). Galėsiu parengti šiuo sprieldus.</w:t>
      </w:r>
    </w:p>
  </w:comment>
  <w:comment w:initials="MOU" w:author="Jolanta Šinkūnienė" w:date="2026-03-25T13:17:00Z" w:id="255">
    <w:p w:rsidR="00072CE3" w:rsidRDefault="00072CE3" w14:paraId="4BA00BD3" w14:textId="49B6E3BB">
      <w:pPr>
        <w:pStyle w:val="Komentarotekstas"/>
      </w:pPr>
      <w:r>
        <w:rPr>
          <w:rStyle w:val="Komentaronuoroda"/>
        </w:rPr>
        <w:annotationRef/>
      </w:r>
      <w:r>
        <w:t>Gal tuomet</w:t>
      </w:r>
      <w:r w:rsidR="00C15A23">
        <w:t>,</w:t>
      </w:r>
      <w:r>
        <w:t xml:space="preserve"> Sauliau</w:t>
      </w:r>
      <w:r w:rsidR="00C15A23">
        <w:t>,</w:t>
      </w:r>
      <w:r>
        <w:t xml:space="preserve"> galėsite įdėti į priedus GS pabaigoje? </w:t>
      </w:r>
    </w:p>
  </w:comment>
  <w:comment w:initials="MOU" w:author="Jolanta Šinkūnienė" w:date="2026-03-01T11:54:00Z" w:id="260">
    <w:p w:rsidR="002A7C50" w:rsidRDefault="002A7C50" w14:paraId="08827EAB" w14:textId="06C785E1">
      <w:pPr>
        <w:pStyle w:val="CommentText1"/>
      </w:pPr>
      <w:r>
        <w:rPr>
          <w:rStyle w:val="CommentReference1"/>
        </w:rPr>
        <w:annotationRef/>
      </w:r>
      <w:r>
        <w:t>Ar visur “duomenų bazė” keičiame į DB nuo pirmo paminėjimo? Variacija dokumente – duomenų bazė, saugykla, talpykla, repozitorija – kiek iš šitų terminų keliame į terminų “banką”?</w:t>
      </w:r>
    </w:p>
  </w:comment>
  <w:comment w:initials="ru" w:author="ruta.petrauskaite@vdu.lt" w:date="2026-03-04T11:03:00Z" w:id="261">
    <w:p w:rsidR="009D6093" w:rsidRDefault="009D6093" w14:paraId="6F333F86" w14:textId="515E1857">
      <w:pPr>
        <w:pStyle w:val="CommentText1"/>
      </w:pPr>
      <w:r>
        <w:rPr>
          <w:rStyle w:val="CommentReference1"/>
        </w:rPr>
        <w:annotationRef/>
      </w:r>
      <w:r w:rsidRPr="60EBE63C">
        <w:t>Siūlau taip elgtis su visais lentelėje eėsančiais akronimais - po pirmo paminėjimo toliau vartoti tik akronimus. Prie terminų akronimų pridedame DB ir saugyklą/talpyklą/ repozitorija kaip sinonimų grupę</w:t>
      </w:r>
    </w:p>
  </w:comment>
  <w:comment w:initials="gr" w:author="grazulis@ibt.lt" w:date="2026-03-05T10:24:00Z" w:id="262">
    <w:p w:rsidR="009D6093" w:rsidRDefault="009D6093" w14:paraId="2CCC7137" w14:textId="31ECEE76">
      <w:pPr>
        <w:pStyle w:val="CommentText1"/>
      </w:pPr>
      <w:r>
        <w:rPr>
          <w:rStyle w:val="CommentReference1"/>
        </w:rPr>
        <w:annotationRef/>
      </w:r>
      <w:r w:rsidRPr="26402B21">
        <w:t>Dėl akronimų sutinku; dėl terminų "saugykla" ir "duomenų bazę" – tai gali būti ne vienas ir tas pats.</w:t>
      </w:r>
    </w:p>
  </w:comment>
  <w:comment w:initials="MOU" w:author="Jolanta Šinkūnienė" w:date="2026-03-01T12:02:00Z" w:id="263">
    <w:p w:rsidR="007B7931" w:rsidRDefault="007B7931" w14:paraId="1559EA13" w14:textId="216C3409">
      <w:pPr>
        <w:pStyle w:val="CommentText1"/>
      </w:pPr>
      <w:r>
        <w:rPr>
          <w:rStyle w:val="CommentReference1"/>
        </w:rPr>
        <w:annotationRef/>
      </w:r>
      <w:r>
        <w:t>Kaip darome su angliškais tikriniais pavadinimais tekste, verčiame ar paliekame originalą?</w:t>
      </w:r>
    </w:p>
  </w:comment>
  <w:comment w:initials="gr" w:author="grazulis@ibt.lt" w:date="2026-03-05T10:26:00Z" w:id="264">
    <w:p w:rsidR="009D6093" w:rsidRDefault="009D6093" w14:paraId="76608F73" w14:textId="0A8BCEE2">
      <w:pPr>
        <w:pStyle w:val="CommentText1"/>
      </w:pPr>
      <w:r>
        <w:rPr>
          <w:rStyle w:val="CommentReference1"/>
        </w:rPr>
        <w:annotationRef/>
      </w:r>
      <w:r w:rsidRPr="4D9F9A8A">
        <w:t>Tai yra šailtinio pavadinimas; siūlau elgtis taip pat, kaip su neleituviškai knygų pavadinimais (pvz. pateikti originalo kalba, o skliausteliuose lietuvišką vertimą ar paaiškinimą)</w:t>
      </w:r>
    </w:p>
  </w:comment>
  <w:comment w:initials="gr" w:author="grazulis@ibt.lt" w:date="2026-03-05T10:27:00Z" w:id="265">
    <w:p w:rsidR="009D6093" w:rsidRDefault="009D6093" w14:paraId="28BA2AED" w14:textId="2BAE4958">
      <w:pPr>
        <w:pStyle w:val="CommentText1"/>
      </w:pPr>
      <w:r>
        <w:rPr>
          <w:rStyle w:val="CommentReference1"/>
        </w:rPr>
        <w:annotationRef/>
      </w:r>
      <w:r w:rsidRPr="767F6007">
        <w:t>Pvz. (iš angliškos Vikipedijos): „</w:t>
      </w:r>
      <w:r w:rsidRPr="53EEA029">
        <w:rPr>
          <w:b/>
          <w:bCs/>
          <w:i/>
          <w:iCs/>
          <w:u w:val="single"/>
        </w:rPr>
        <w:t>De revolutionibus orbium coelestium</w:t>
      </w:r>
      <w:r w:rsidRPr="64F73C89">
        <w:rPr>
          <w:u w:val="single"/>
        </w:rPr>
        <w:t xml:space="preserve"> (</w:t>
      </w:r>
      <w:r w:rsidRPr="2B6FBE10">
        <w:rPr>
          <w:i/>
          <w:iCs/>
          <w:u w:val="single"/>
        </w:rPr>
        <w:t>On the Revolutions of the Heavenly Spheres</w:t>
      </w:r>
      <w:r w:rsidRPr="6919A1B9">
        <w:rPr>
          <w:u w:val="single"/>
        </w:rPr>
        <w:t>)</w:t>
      </w:r>
      <w:r w:rsidRPr="3DDA7A0A">
        <w:t xml:space="preserve"> is the seminal work on the </w:t>
      </w:r>
      <w:hyperlink r:id="rId1">
        <w:r w:rsidRPr="3D249F34">
          <w:rPr>
            <w:rStyle w:val="Hipersaitas"/>
          </w:rPr>
          <w:t>heliocentric theory</w:t>
        </w:r>
      </w:hyperlink>
      <w:r w:rsidRPr="6BA7DDFA">
        <w:t>[</w:t>
      </w:r>
      <w:hyperlink r:id="rId2">
        <w:r w:rsidRPr="62945B3F">
          <w:rPr>
            <w:rStyle w:val="Hipersaitas"/>
            <w:i/>
            <w:iCs/>
          </w:rPr>
          <w:t>citation needed</w:t>
        </w:r>
      </w:hyperlink>
      <w:r w:rsidRPr="3B70D7E2">
        <w:t xml:space="preserve">] of the astronomer </w:t>
      </w:r>
      <w:hyperlink r:id="rId3">
        <w:r w:rsidRPr="5BFE4B59">
          <w:rPr>
            <w:rStyle w:val="Hipersaitas"/>
          </w:rPr>
          <w:t>Nicolaus Copernicus</w:t>
        </w:r>
      </w:hyperlink>
      <w:r w:rsidRPr="03A32039">
        <w:t xml:space="preserve"> (1473–1543 CE).“</w:t>
      </w:r>
    </w:p>
  </w:comment>
  <w:comment w:initials="ru" w:author="ruta.petrauskaite@vdu.lt" w:date="2026-03-04T11:14:00Z" w:id="267">
    <w:p w:rsidR="009D6093" w:rsidRDefault="009D6093" w14:paraId="7C1AF847" w14:textId="66FFDB19">
      <w:pPr>
        <w:pStyle w:val="CommentText1"/>
      </w:pPr>
      <w:r>
        <w:rPr>
          <w:rStyle w:val="CommentReference1"/>
        </w:rPr>
        <w:annotationRef/>
      </w:r>
      <w:r w:rsidRPr="54ED582E">
        <w:t>Siūlau angliškus pavadinimus palikti skliaustuose, o prieš juos aprašomuoju būdų įvardyti, kas tai yra</w:t>
      </w:r>
    </w:p>
  </w:comment>
  <w:comment w:initials="ru" w:author="ruta.petrauskaite@vdu.lt" w:date="2026-02-24T17:17:00Z" w:id="268">
    <w:p w:rsidR="009B36F8" w:rsidP="009B36F8" w:rsidRDefault="009B36F8" w14:paraId="77935C87" w14:textId="77777777">
      <w:r>
        <w:annotationRef/>
      </w:r>
      <w:r w:rsidRPr="37D1474F">
        <w:t>Ši pastraipa labai specifinė ir nežinau, ar reikalinga galimybių studijai. Gal galima supaprastinti perrašant, kai ką praleisti?</w:t>
      </w:r>
    </w:p>
  </w:comment>
  <w:comment w:initials="GŠ" w:author="Gribauskienė Aušra | ŠMSM" w:date="2026-03-13T14:58:00Z" w:id="269">
    <w:p w:rsidR="001F1446" w:rsidRDefault="00000000" w14:paraId="68A6CB7D" w14:textId="3EF6D33B">
      <w:pPr>
        <w:pStyle w:val="CommentText1"/>
      </w:pPr>
      <w:r>
        <w:rPr>
          <w:rStyle w:val="CommentReference1"/>
        </w:rPr>
        <w:annotationRef/>
      </w:r>
      <w:r w:rsidRPr="0E3A474D">
        <w:t>Lietuvos situacijos reikėtų iš kelių perspektyvų: pvz. duomenų saugyklos, duomenų kokybė ir kiekiai, duomenų patikėtiniai, duomenis koordinuojančios institucijos. Siūlyčiau  daryti išryškintom pastraipomis. Kaip  surpantu, kad  informacija apie tai turi būti pagal  apklausos rezultatus...</w:t>
      </w:r>
    </w:p>
  </w:comment>
  <w:comment w:initials="ru" w:author="ruta.petrauskaite@vdu.lt" w:date="2026-02-24T17:32:00Z" w:id="270">
    <w:p w:rsidR="009B36F8" w:rsidP="009B36F8" w:rsidRDefault="009B36F8" w14:paraId="6B519303" w14:textId="77777777">
      <w:r>
        <w:annotationRef/>
      </w:r>
      <w:r w:rsidRPr="48071084">
        <w:t>kaip suprasti?</w:t>
      </w:r>
    </w:p>
  </w:comment>
  <w:comment w:initials="GM" w:author="Gintė Medzvieckaitė" w:date="2026-03-03T10:08:00Z" w:id="272">
    <w:p w:rsidR="009D6093" w:rsidRDefault="009D6093" w14:paraId="74187F6F" w14:textId="1BCE1E03">
      <w:pPr>
        <w:pStyle w:val="CommentText1"/>
      </w:pPr>
      <w:r>
        <w:rPr>
          <w:rStyle w:val="CommentReference1"/>
        </w:rPr>
        <w:annotationRef/>
      </w:r>
      <w:r w:rsidRPr="14FDF552">
        <w:t>re3data registruoja tik duomenų saugyklas, o eLABa skirta publikacijoms.</w:t>
      </w:r>
    </w:p>
  </w:comment>
  <w:comment w:initials="ru" w:author="ruta.petrauskaite@vdu.lt" w:date="2026-02-24T17:35:00Z" w:id="271">
    <w:p w:rsidR="009B36F8" w:rsidP="009B36F8" w:rsidRDefault="009B36F8" w14:paraId="3381D08D" w14:textId="77777777">
      <w:r>
        <w:annotationRef/>
      </w:r>
      <w:r w:rsidRPr="5F7AF1EC">
        <w:t>Įdomu, ar DB Lituanistika yra? Tai ir bibliografinių duomenų, ir visatekstė saugykla</w:t>
      </w:r>
    </w:p>
  </w:comment>
  <w:comment w:initials="ru" w:author="ruta.petrauskaite@vdu.lt" w:date="2026-02-24T17:37:00Z" w:id="273">
    <w:p w:rsidR="009B36F8" w:rsidP="009B36F8" w:rsidRDefault="009B36F8" w14:paraId="162A91CF" w14:textId="77777777">
      <w:r>
        <w:annotationRef/>
      </w:r>
      <w:r w:rsidRPr="2284CD5D">
        <w:t>ar kur nors yra šio termino apibrėžimas?</w:t>
      </w:r>
    </w:p>
  </w:comment>
  <w:comment w:initials="ru" w:author="ruta.petrauskaite@vdu.lt" w:date="2026-02-24T17:38:00Z" w:id="274">
    <w:p w:rsidR="009B36F8" w:rsidP="009B36F8" w:rsidRDefault="009B36F8" w14:paraId="7A286AD7" w14:textId="77777777">
      <w:r>
        <w:annotationRef/>
      </w:r>
      <w:r w:rsidRPr="31F5DD5B">
        <w:t>Kuo duomenų artefaktas skiriasi nuo duomenų bazės?</w:t>
      </w:r>
    </w:p>
  </w:comment>
  <w:comment w:initials="MOU" w:author="Jolanta Šinkūnienė" w:date="2026-02-27T12:50:00Z" w:id="275">
    <w:p w:rsidR="00A01F5D" w:rsidRDefault="00A01F5D" w14:paraId="1517B0EE" w14:textId="162708E9">
      <w:pPr>
        <w:pStyle w:val="CommentText1"/>
      </w:pPr>
      <w:r>
        <w:rPr>
          <w:rStyle w:val="CommentReference1"/>
        </w:rPr>
        <w:annotationRef/>
      </w:r>
      <w:r w:rsidR="005B7CFD">
        <w:t>Ar darome tokią dalį?</w:t>
      </w:r>
      <w:r>
        <w:t xml:space="preserve"> </w:t>
      </w:r>
    </w:p>
  </w:comment>
  <w:comment w:initials="GM" w:author="Gintė Medzvieckaitė" w:date="2026-03-02T16:54:00Z" w:id="276">
    <w:p w:rsidR="00904C46" w:rsidRDefault="00904C46" w14:paraId="2B9EB75A" w14:textId="2017C2BA">
      <w:pPr>
        <w:pStyle w:val="CommentText1"/>
      </w:pPr>
      <w:r>
        <w:rPr>
          <w:rStyle w:val="CommentReference1"/>
        </w:rPr>
        <w:annotationRef/>
      </w:r>
      <w:r w:rsidRPr="25BB15DE">
        <w:t>Ar nebus „sviestas sviestuotas“? Juk jau buvo bendras įvadas ir detalus įvade išdėstytų dalykų aptarimas.</w:t>
      </w:r>
    </w:p>
  </w:comment>
  <w:comment w:initials="MOU" w:author="Jolanta Šinkūnienė" w:date="2026-03-25T19:20:00Z" w:id="280">
    <w:p w:rsidR="004E1B0F" w:rsidRDefault="004E1B0F" w14:paraId="4F4628AD" w14:textId="3D0A3B40">
      <w:pPr>
        <w:pStyle w:val="Komentarotekstas"/>
      </w:pPr>
      <w:r>
        <w:rPr>
          <w:rStyle w:val="Komentaronuoroda"/>
        </w:rPr>
        <w:annotationRef/>
      </w:r>
      <w:r>
        <w:t>Atrodo, neradau tarp references?</w:t>
      </w:r>
    </w:p>
  </w:comment>
  <w:comment w:initials="GM" w:author="Gintė Medzvieckaitė" w:date="2026-03-03T11:15:00Z" w:id="281">
    <w:p w:rsidR="009D6093" w:rsidRDefault="009D6093" w14:paraId="0B808E0F" w14:textId="48FF88F0">
      <w:pPr>
        <w:pStyle w:val="CommentText1"/>
      </w:pPr>
      <w:r>
        <w:rPr>
          <w:rStyle w:val="CommentReference1"/>
        </w:rPr>
        <w:annotationRef/>
      </w:r>
      <w:r w:rsidRPr="3F76513C">
        <w:t>Bet vis tiek duomenis visi finansuotojai prašo licencijuoti...</w:t>
      </w:r>
    </w:p>
  </w:comment>
  <w:comment w:initials="MOU" w:author="Jolanta Šinkūnienė" w:date="2026-03-25T20:35:00Z" w:id="283">
    <w:p w:rsidRPr="0044598C" w:rsidR="0044598C" w:rsidRDefault="0044598C" w14:paraId="5752D267" w14:textId="710D1117">
      <w:pPr>
        <w:pStyle w:val="Komentarotekstas"/>
        <w:rPr>
          <w:lang w:val="en-US"/>
        </w:rPr>
      </w:pPr>
      <w:r>
        <w:rPr>
          <w:rStyle w:val="Komentaronuoroda"/>
        </w:rPr>
        <w:annotationRef/>
      </w:r>
      <w:r>
        <w:t xml:space="preserve">Gal pavadinime pridėti ES ir Lietuvos? Nes paskui skyla skyrelis į dvi dalis ES reikalavimai ir LT reikalavimai. Nors Lietuva yra ES dalis, tai gal kažkaip keistai. </w:t>
      </w:r>
    </w:p>
  </w:comment>
  <w:comment w:initials="ru" w:author="ruta.petrauskaite@vdu.lt" w:date="2026-02-24T18:21:00Z" w:id="286">
    <w:p w:rsidR="00F114D6" w:rsidP="00F114D6" w:rsidRDefault="00F114D6" w14:paraId="5388AA65" w14:textId="77777777">
      <w:r>
        <w:annotationRef/>
      </w:r>
      <w:r w:rsidRPr="256E5E7A">
        <w:t>ką reiškia šį santrumpa?</w:t>
      </w:r>
    </w:p>
  </w:comment>
  <w:comment w:initials="GM" w:author="Gintė Medzvieckaitė" w:date="2026-03-03T11:30:00Z" w:id="284">
    <w:p w:rsidR="009D6093" w:rsidRDefault="009D6093" w14:paraId="612E8E75" w14:textId="69E4B292">
      <w:pPr>
        <w:pStyle w:val="CommentText1"/>
      </w:pPr>
      <w:r>
        <w:rPr>
          <w:rStyle w:val="CommentReference1"/>
        </w:rPr>
        <w:annotationRef/>
      </w:r>
      <w:r w:rsidRPr="1CCCD612">
        <w:t>Galvoju, ar tikrai geriausias sprendimas pradėti nuo AM apibrėžimo, nes toliau tekste kalbama labiau apie duomenis ir DI, o AM vėl paminimas tik kitame puslapyje. Gal geriau pradėti nuo pastraipos apie skaitmeninę transformaciją?</w:t>
      </w:r>
    </w:p>
  </w:comment>
  <w:comment w:initials="GM" w:author="Gintė Medzvieckaitė" w:date="2026-03-03T11:38:00Z" w:id="288">
    <w:p w:rsidR="009D6093" w:rsidRDefault="009D6093" w14:paraId="3CA76C79" w14:textId="43CF9FBB">
      <w:pPr>
        <w:pStyle w:val="CommentText1"/>
      </w:pPr>
      <w:r>
        <w:rPr>
          <w:rStyle w:val="CommentReference1"/>
        </w:rPr>
        <w:annotationRef/>
      </w:r>
      <w:r w:rsidRPr="3FACD1C9">
        <w:t>Čia galima būtų parašyti, kad mokslinių tyrimų duomenys aptariami platesniame AM kontekste, ir tada galima būtų integruoti tą pastraipą apie AM.</w:t>
      </w:r>
    </w:p>
  </w:comment>
  <w:comment w:initials="GM" w:author="Gintė Medzvieckaitė" w:date="2026-03-03T11:41:00Z" w:id="289">
    <w:p w:rsidR="009D6093" w:rsidRDefault="009D6093" w14:paraId="63163DC6" w14:textId="31171056">
      <w:pPr>
        <w:pStyle w:val="CommentText1"/>
      </w:pPr>
      <w:r>
        <w:rPr>
          <w:rStyle w:val="CommentReference1"/>
        </w:rPr>
        <w:annotationRef/>
      </w:r>
      <w:r w:rsidRPr="6A052058">
        <w:t>Kas turima galvoje?</w:t>
      </w:r>
    </w:p>
  </w:comment>
  <w:comment w:initials="ru" w:author="ruta.petrauskaite@vdu.lt" w:date="2026-03-04T14:04:00Z" w:id="290">
    <w:p w:rsidR="009D6093" w:rsidRDefault="009D6093" w14:paraId="556601B7" w14:textId="0AD59436">
      <w:pPr>
        <w:pStyle w:val="CommentText1"/>
      </w:pPr>
      <w:r>
        <w:rPr>
          <w:rStyle w:val="CommentReference1"/>
        </w:rPr>
        <w:annotationRef/>
      </w:r>
      <w:r w:rsidRPr="61276B12">
        <w:t>Suprantu, kad sudaryti vienodas sąlygos įvairioms šalims ir visuomenės sluoksniams</w:t>
      </w:r>
    </w:p>
  </w:comment>
  <w:comment w:initials="MOU" w:author="Jolanta Šinkūnienė" w:date="2026-03-25T20:48:00Z" w:id="294">
    <w:p w:rsidR="00887513" w:rsidRDefault="00887513" w14:paraId="16F81C09" w14:textId="60C31A24">
      <w:pPr>
        <w:pStyle w:val="Komentarotekstas"/>
      </w:pPr>
      <w:r>
        <w:rPr>
          <w:rStyle w:val="Komentaronuoroda"/>
        </w:rPr>
        <w:annotationRef/>
      </w:r>
      <w:r>
        <w:t>Ar paliekam anglišką santrumpą? Kaip suprantu, angliška santrumpa GDPR yra pateikta references sąraše kaip šitas entry, nes jis daugiau lyg niekur nepanaudotas tekste:</w:t>
      </w:r>
    </w:p>
    <w:p w:rsidR="00887513" w:rsidRDefault="00887513" w14:paraId="21152B93" w14:textId="77777777">
      <w:pPr>
        <w:pStyle w:val="Komentarotekstas"/>
      </w:pPr>
    </w:p>
    <w:p w:rsidRPr="00BB081A" w:rsidR="00887513" w:rsidP="00887513" w:rsidRDefault="00887513" w14:paraId="56B3E8DD" w14:textId="77777777">
      <w:pPr>
        <w:rPr>
          <w:rFonts w:ascii="Times New Roman" w:hAnsi="Times New Roman" w:cs="Times New Roman"/>
        </w:rPr>
      </w:pPr>
      <w:r w:rsidRPr="00BB081A">
        <w:rPr>
          <w:rFonts w:ascii="Times New Roman" w:hAnsi="Times New Roman" w:cs="Times New Roman"/>
          <w:shd w:val="clear" w:color="auto" w:fill="FFFFFF"/>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 </w:t>
      </w:r>
      <w:r w:rsidRPr="00BB081A">
        <w:rPr>
          <w:rFonts w:ascii="Times New Roman" w:hAnsi="Times New Roman" w:cs="Times New Roman"/>
        </w:rPr>
        <w:t xml:space="preserve">Europos parlamento ir tarybos direktyva (ES) 2016/679, 2016 m. balandžio 27 d. dėl fizinių asmenų apsaugos tvarkant asmens duomenis ir dėl laisvo tokių duomenų judėjimo ir kuriuo panaikinama Direktyva 95/46/EB (Bendrasis duomenų apsaugos reglamentas). </w:t>
      </w:r>
      <w:r w:rsidRPr="2E260C7A">
        <w:rPr>
          <w:rFonts w:ascii="Times New Roman" w:hAnsi="Times New Roman" w:cs="Times New Roman"/>
        </w:rPr>
        <w:t xml:space="preserve">[žiūrėta 2025-11-14]. Prieiga per internetą: </w:t>
      </w:r>
      <w:hyperlink r:id="rId4">
        <w:r w:rsidRPr="2E260C7A">
          <w:rPr>
            <w:rStyle w:val="Hipersaitas"/>
            <w:rFonts w:ascii="Times New Roman" w:hAnsi="Times New Roman" w:cs="Times New Roman" w:eastAsiaTheme="majorEastAsia"/>
            <w:color w:val="000000" w:themeColor="text1"/>
          </w:rPr>
          <w:t>https://eur-lex.europa.eu/legal-content/LT/TXT/HTML/?uri=CELEX:32016R0679</w:t>
        </w:r>
      </w:hyperlink>
      <w:r w:rsidRPr="2E260C7A">
        <w:rPr>
          <w:rFonts w:ascii="Times New Roman" w:hAnsi="Times New Roman" w:cs="Times New Roman"/>
        </w:rPr>
        <w:t xml:space="preserve">  </w:t>
      </w:r>
    </w:p>
    <w:p w:rsidR="00887513" w:rsidRDefault="00887513" w14:paraId="4BCF8F7E" w14:textId="2D2A9C1E">
      <w:pPr>
        <w:pStyle w:val="Komentarotekstas"/>
      </w:pPr>
    </w:p>
  </w:comment>
  <w:comment w:initials="GM" w:author="Gintė Medzvieckaitė" w:date="2026-03-03T11:43:00Z" w:id="291">
    <w:p w:rsidR="009D6093" w:rsidRDefault="009D6093" w14:paraId="203EB83A" w14:textId="04231393">
      <w:pPr>
        <w:pStyle w:val="CommentText1"/>
      </w:pPr>
      <w:r>
        <w:rPr>
          <w:rStyle w:val="CommentReference1"/>
        </w:rPr>
        <w:annotationRef/>
      </w:r>
      <w:r w:rsidRPr="4588C0B1">
        <w:t>Gal šią informaciją kelti aukščiau, kur kalbama apie DI?</w:t>
      </w:r>
    </w:p>
  </w:comment>
  <w:comment w:initials="MOU" w:author="Jolanta Šinkūnienė" w:date="2026-03-25T20:08:00Z" w:id="295">
    <w:p w:rsidR="0078346F" w:rsidRDefault="0078346F" w14:paraId="472C34A8" w14:textId="2B277D37">
      <w:pPr>
        <w:pStyle w:val="Komentarotekstas"/>
      </w:pPr>
      <w:r>
        <w:rPr>
          <w:rStyle w:val="Komentaronuoroda"/>
        </w:rPr>
        <w:annotationRef/>
      </w:r>
      <w:r>
        <w:t>Nepristatyta santrumpa</w:t>
      </w:r>
    </w:p>
  </w:comment>
  <w:comment w:initials="MOU" w:author="Jolanta Šinkūnienė" w:date="2026-03-25T20:11:00Z" w:id="296">
    <w:p w:rsidR="004C7734" w:rsidRDefault="004C7734" w14:paraId="69159F7E" w14:textId="0AC73763">
      <w:pPr>
        <w:pStyle w:val="Komentarotekstas"/>
      </w:pPr>
      <w:r>
        <w:rPr>
          <w:rStyle w:val="Komentaronuoroda"/>
        </w:rPr>
        <w:annotationRef/>
      </w:r>
      <w:r>
        <w:t>Reikia atitikmenų LT kalba</w:t>
      </w:r>
    </w:p>
  </w:comment>
  <w:comment w:initials="GM" w:author="Gintė Medzvieckaitė" w:date="2026-03-03T11:48:00Z" w:id="297">
    <w:p w:rsidR="009D6093" w:rsidRDefault="009D6093" w14:paraId="5D2AA39A" w14:textId="074BD36B">
      <w:pPr>
        <w:pStyle w:val="CommentText1"/>
      </w:pPr>
      <w:r>
        <w:rPr>
          <w:rStyle w:val="CommentReference1"/>
        </w:rPr>
        <w:annotationRef/>
      </w:r>
      <w:r w:rsidRPr="25107996">
        <w:t>Gal DA aptarimą verta trumpinti? Šis dokumentas tik dalinai susijęs su mokslinių tyrimų duomenimis...</w:t>
      </w:r>
    </w:p>
  </w:comment>
  <w:comment w:initials="MOU" w:author="Jolanta Šinkūnienė" w:date="2026-03-25T20:21:00Z" w:id="298">
    <w:p w:rsidR="005826E2" w:rsidRDefault="005826E2" w14:paraId="208F8F6B" w14:textId="52D77A80">
      <w:pPr>
        <w:pStyle w:val="Komentarotekstas"/>
      </w:pPr>
      <w:r>
        <w:rPr>
          <w:rStyle w:val="Komentaronuoroda"/>
        </w:rPr>
        <w:annotationRef/>
      </w:r>
      <w:r>
        <w:t>Šitas sakinys kažkaip pakimba, gal jo nereikia</w:t>
      </w:r>
    </w:p>
  </w:comment>
  <w:comment w:initials="MOU" w:author="Jolanta Šinkūnienė" w:date="2026-03-25T20:22:00Z" w:id="299">
    <w:p w:rsidR="005826E2" w:rsidRDefault="005826E2" w14:paraId="5836D019" w14:textId="187488C3">
      <w:pPr>
        <w:pStyle w:val="Komentarotekstas"/>
      </w:pPr>
      <w:r>
        <w:rPr>
          <w:rStyle w:val="Komentaronuoroda"/>
        </w:rPr>
        <w:annotationRef/>
      </w:r>
      <w:r>
        <w:t>Nepristatyta santrumpa</w:t>
      </w:r>
    </w:p>
  </w:comment>
  <w:comment w:initials="MOU" w:author="Jolanta Šinkūnienė" w:date="2026-03-26T07:50:00Z" w:id="301">
    <w:p w:rsidR="006849CF" w:rsidRDefault="006849CF" w14:paraId="11C2C4E3" w14:textId="1767FBC2">
      <w:pPr>
        <w:pStyle w:val="Komentarotekstas"/>
      </w:pPr>
      <w:r>
        <w:rPr>
          <w:rStyle w:val="Komentaronuoroda"/>
        </w:rPr>
        <w:annotationRef/>
      </w:r>
      <w:r>
        <w:t>Gal apjungti į vieną skyrelį kartu su toliau einančiu</w:t>
      </w:r>
    </w:p>
  </w:comment>
  <w:comment w:initials="GM" w:author="Gintė Medzvieckaitė" w:date="2026-03-03T11:50:00Z" w:id="302">
    <w:p w:rsidR="009D6093" w:rsidRDefault="009D6093" w14:paraId="6C4187CA" w14:textId="0D5C9D6F">
      <w:pPr>
        <w:pStyle w:val="CommentText1"/>
      </w:pPr>
      <w:r>
        <w:rPr>
          <w:rStyle w:val="CommentReference1"/>
        </w:rPr>
        <w:annotationRef/>
      </w:r>
      <w:r w:rsidRPr="214FF1F0">
        <w:t>Ar neverta paminėti, kad toks dokumentas ir buvo patvirtintas? Galima nukreipti į 3.1.5, kur apie tai rašoma plačiau.</w:t>
      </w:r>
    </w:p>
  </w:comment>
  <w:comment w:initials="MOU" w:author="Jolanta Šinkūnienė" w:date="2026-03-25T20:29:00Z" w:id="304">
    <w:p w:rsidR="0044101A" w:rsidRDefault="0044101A" w14:paraId="4FFE7157" w14:textId="6F4E98DF">
      <w:pPr>
        <w:pStyle w:val="Komentarotekstas"/>
      </w:pPr>
      <w:r>
        <w:rPr>
          <w:rStyle w:val="Komentaronuoroda"/>
        </w:rPr>
        <w:annotationRef/>
      </w:r>
      <w:r>
        <w:t>Ar yra lietuviškas terminas?  Internetas siūlo „neįpareigojančios nuostatos“?</w:t>
      </w:r>
    </w:p>
  </w:comment>
  <w:comment w:initials="MOU" w:author="Jolanta Šinkūnienė" w:date="2026-03-25T20:31:00Z" w:id="305">
    <w:p w:rsidR="0044101A" w:rsidRDefault="0044101A" w14:paraId="32F14DB8" w14:textId="3ED92629">
      <w:pPr>
        <w:pStyle w:val="Komentarotekstas"/>
      </w:pPr>
      <w:r>
        <w:rPr>
          <w:rStyle w:val="Komentaronuoroda"/>
        </w:rPr>
        <w:annotationRef/>
      </w:r>
      <w:r>
        <w:t>Dvi skirtingos pastraipos pristato tą patį dokumentą?</w:t>
      </w:r>
      <w:r w:rsidR="00B9452B">
        <w:t xml:space="preserve"> Gal reikia trumpinti</w:t>
      </w:r>
    </w:p>
  </w:comment>
  <w:comment w:initials="GM" w:author="Gintė Medzvieckaitė" w:date="2026-03-03T11:56:00Z" w:id="308">
    <w:p w:rsidR="009D6093" w:rsidRDefault="009D6093" w14:paraId="7E9E7D35" w14:textId="61804EEA">
      <w:pPr>
        <w:pStyle w:val="CommentText1"/>
      </w:pPr>
      <w:r>
        <w:rPr>
          <w:rStyle w:val="CommentReference1"/>
        </w:rPr>
        <w:annotationRef/>
      </w:r>
      <w:r w:rsidRPr="5E5242C5">
        <w:t>Siūlau patikslinti, jei kalbama būtent apie LMT Tvarkos aprašo interpretaciją, o ne bendrą AP apibrėžimą.</w:t>
      </w:r>
    </w:p>
  </w:comment>
  <w:comment w:initials="MOU" w:author="Jolanta Šinkūnienė" w:date="2026-03-25T20:40:00Z" w:id="312">
    <w:p w:rsidR="00915A61" w:rsidRDefault="00915A61" w14:paraId="64130336" w14:textId="59A38993">
      <w:pPr>
        <w:pStyle w:val="Komentarotekstas"/>
      </w:pPr>
      <w:r>
        <w:rPr>
          <w:rStyle w:val="Komentaronuoroda"/>
        </w:rPr>
        <w:annotationRef/>
      </w:r>
      <w:r>
        <w:t xml:space="preserve">? </w:t>
      </w:r>
      <w:r w:rsidR="00B9452B">
        <w:t>Lietuvos mokslinių tyrimų - kas? Praktikos?</w:t>
      </w:r>
    </w:p>
  </w:comment>
  <w:comment w:initials="MOU" w:author="Jolanta Šinkūnienė" w:date="2026-03-25T20:56:00Z" w:id="313">
    <w:p w:rsidR="00C207A5" w:rsidRDefault="00C207A5" w14:paraId="67D6BC24" w14:textId="0D190E4A">
      <w:pPr>
        <w:pStyle w:val="Komentarotekstas"/>
      </w:pPr>
      <w:r>
        <w:rPr>
          <w:rStyle w:val="Komentaronuoroda"/>
        </w:rPr>
        <w:annotationRef/>
      </w:r>
      <w:r>
        <w:t>Čia šaltiniai, kurie, atrodo, tekste nėra cituojami. Ar juos paliekame?</w:t>
      </w:r>
    </w:p>
  </w:comment>
  <w:comment w:initials="ru" w:author="ruta.petrauskaite@vdu.lt" w:date="2026-02-24T19:38:00Z" w:id="316">
    <w:p w:rsidR="00BD026C" w:rsidP="00BD026C" w:rsidRDefault="00BD026C" w14:paraId="7F4B42C2" w14:textId="77777777">
      <w:r>
        <w:annotationRef/>
      </w:r>
      <w:r w:rsidRPr="5DFBD20E">
        <w:t>kartojasi keliose vietose, susieti kryžminėmis nuorodomis</w:t>
      </w:r>
    </w:p>
  </w:comment>
  <w:comment w:initials="GM" w:author="Gintė Medzvieckaitė" w:date="2026-03-03T14:00:00Z" w:id="317">
    <w:p w:rsidR="009D6093" w:rsidRDefault="009D6093" w14:paraId="2257BC79" w14:textId="22CDE2CD">
      <w:pPr>
        <w:pStyle w:val="CommentText1"/>
      </w:pPr>
      <w:r>
        <w:rPr>
          <w:rStyle w:val="CommentReference1"/>
        </w:rPr>
        <w:annotationRef/>
      </w:r>
      <w:r w:rsidRPr="5B0C777A">
        <w:t>Pabandžiau ankstesniuose skyriuose įdėti kelias nuorodas į šį skyrių.</w:t>
      </w:r>
    </w:p>
  </w:comment>
  <w:comment w:initials="GM" w:author="Gintė Medzvieckaitė" w:date="2026-03-03T14:04:00Z" w:id="318">
    <w:p w:rsidR="009D6093" w:rsidRDefault="009D6093" w14:paraId="4F8094CA" w14:textId="58FD5AF0">
      <w:pPr>
        <w:pStyle w:val="CommentText1"/>
      </w:pPr>
      <w:r>
        <w:rPr>
          <w:rStyle w:val="CommentReference1"/>
        </w:rPr>
        <w:annotationRef/>
      </w:r>
      <w:r w:rsidRPr="5D419ED9">
        <w:t>ORCID yra ne duomenų objektams ar saugyklų įrašams sutikiamas identifikatorius, gal tai nėra pats tinkamiausias pavyzdys šiame kontekste?</w:t>
      </w:r>
    </w:p>
  </w:comment>
  <w:comment w:initials="ru" w:author="ruta.petrauskaite@vdu.lt" w:date="2026-02-24T19:48:00Z" w:id="319">
    <w:p w:rsidR="00BD026C" w:rsidP="00BD026C" w:rsidRDefault="00BD026C" w14:paraId="054D0B1C" w14:textId="77777777">
      <w:r>
        <w:annotationRef/>
      </w:r>
      <w:r w:rsidRPr="4CDD67A7">
        <w:t>išversta pažodžiui, reiktų paaiškinti</w:t>
      </w:r>
    </w:p>
  </w:comment>
  <w:comment w:initials="GM" w:author="Gintė Medzvieckaitė" w:date="2026-03-03T14:14:00Z" w:id="320">
    <w:p w:rsidR="009D6093" w:rsidRDefault="009D6093" w14:paraId="24B37F50" w14:textId="07494A15">
      <w:pPr>
        <w:pStyle w:val="CommentText1"/>
      </w:pPr>
      <w:r>
        <w:rPr>
          <w:rStyle w:val="CommentReference1"/>
        </w:rPr>
        <w:annotationRef/>
      </w:r>
      <w:r w:rsidRPr="587D179F">
        <w:t>Ar „standartizuota terminologija“ skambėtų lietuviškiau?</w:t>
      </w:r>
    </w:p>
  </w:comment>
  <w:comment w:initials="GM" w:author="Gintė Medzvieckaitė" w:date="2026-03-16T17:00:00Z" w:id="321">
    <w:p w:rsidR="008A15F3" w:rsidRDefault="00000000" w14:paraId="63BA3DB0" w14:textId="31C0F48E">
      <w:pPr>
        <w:pStyle w:val="CommentText1"/>
      </w:pPr>
      <w:r>
        <w:rPr>
          <w:rStyle w:val="CommentReference1"/>
        </w:rPr>
        <w:annotationRef/>
      </w:r>
      <w:r w:rsidRPr="464E2D67">
        <w:t>Kažkodėl tarp mano ir Vaido skaičiavimų sutampa skaičiai, bet ne principai, kuriems tie skaičiai priskiriami...</w:t>
      </w:r>
    </w:p>
  </w:comment>
  <w:comment w:initials="MOU" w:author="Jolanta Šinkūnienė" w:date="2026-03-25T21:33:00Z" w:id="322">
    <w:p w:rsidR="00510A43" w:rsidRDefault="00510A43" w14:paraId="6706E626" w14:textId="29031604">
      <w:pPr>
        <w:pStyle w:val="Komentarotekstas"/>
      </w:pPr>
      <w:r>
        <w:rPr>
          <w:rStyle w:val="Komentaronuoroda"/>
        </w:rPr>
        <w:annotationRef/>
      </w:r>
      <w:r>
        <w:t>Nėra references sąraše</w:t>
      </w:r>
    </w:p>
  </w:comment>
  <w:comment w:initials="MOU" w:author="Jolanta Šinkūnienė" w:date="2026-03-25T21:33:00Z" w:id="323">
    <w:p w:rsidR="00510A43" w:rsidRDefault="00510A43" w14:paraId="0F89E33E" w14:textId="1760BDF3">
      <w:pPr>
        <w:pStyle w:val="Komentarotekstas"/>
      </w:pPr>
      <w:r>
        <w:rPr>
          <w:rStyle w:val="Komentaronuoroda"/>
        </w:rPr>
        <w:annotationRef/>
      </w:r>
      <w:r>
        <w:rPr>
          <w:rStyle w:val="Komentaronuoroda"/>
        </w:rPr>
        <w:t>Nėra references sąraše</w:t>
      </w:r>
    </w:p>
  </w:comment>
  <w:comment w:initials="MOU" w:author="Jolanta Šinkūnienė" w:date="2026-03-25T21:35:00Z" w:id="324">
    <w:p w:rsidR="00510A43" w:rsidRDefault="00510A43" w14:paraId="31CDECBB" w14:textId="34ACF822">
      <w:pPr>
        <w:pStyle w:val="Komentarotekstas"/>
      </w:pPr>
      <w:r>
        <w:rPr>
          <w:rStyle w:val="Komentaronuoroda"/>
        </w:rPr>
        <w:annotationRef/>
      </w:r>
      <w:r>
        <w:rPr>
          <w:rStyle w:val="Komentaronuoroda"/>
        </w:rPr>
        <w:t>Nėra references sąraše</w:t>
      </w:r>
    </w:p>
  </w:comment>
  <w:comment w:initials="MOU" w:author="Jolanta Šinkūnienė" w:date="2026-03-25T21:36:00Z" w:id="326">
    <w:p w:rsidR="000B39BD" w:rsidRDefault="000B39BD" w14:paraId="54B2170D" w14:textId="6070FA67">
      <w:pPr>
        <w:pStyle w:val="Komentarotekstas"/>
      </w:pPr>
      <w:r>
        <w:rPr>
          <w:rStyle w:val="Komentaronuoroda"/>
        </w:rPr>
        <w:annotationRef/>
      </w:r>
      <w:r>
        <w:rPr>
          <w:rStyle w:val="Komentaronuoroda"/>
        </w:rPr>
        <w:t>Nėra references sąraše</w:t>
      </w:r>
    </w:p>
  </w:comment>
  <w:comment w:initials="MOU" w:author="Jolanta Šinkūnienė" w:date="2026-03-26T20:26:00Z" w:id="327">
    <w:p w:rsidR="00B9452B" w:rsidRDefault="00B9452B" w14:paraId="4C0F947D" w14:textId="3E4D91DD">
      <w:pPr>
        <w:pStyle w:val="Komentarotekstas"/>
      </w:pPr>
      <w:r>
        <w:rPr>
          <w:rStyle w:val="Komentaronuoroda"/>
        </w:rPr>
        <w:annotationRef/>
      </w:r>
      <w:r>
        <w:t>Gal šitą schemą irgi reikia reikia padaryti lietuviškai?</w:t>
      </w:r>
    </w:p>
  </w:comment>
  <w:comment w:initials="MOU" w:author="Jolanta Šinkūnienė" w:date="2026-03-25T21:38:00Z" w:id="329">
    <w:p w:rsidR="000B39BD" w:rsidRDefault="000B39BD" w14:paraId="0B0356C9" w14:textId="598BAF90">
      <w:pPr>
        <w:pStyle w:val="Komentarotekstas"/>
      </w:pPr>
      <w:r>
        <w:rPr>
          <w:rStyle w:val="Komentaronuoroda"/>
        </w:rPr>
        <w:annotationRef/>
      </w:r>
      <w:r>
        <w:rPr>
          <w:rStyle w:val="Komentaronuoroda"/>
        </w:rPr>
        <w:t>Nėra references sąraše</w:t>
      </w:r>
    </w:p>
  </w:comment>
  <w:comment w:initials="RP" w:author="Rūta Petrauskaitė" w:date="2026-03-02T09:23:00Z" w:id="333">
    <w:p w:rsidR="00171EEB" w:rsidP="00171EEB" w:rsidRDefault="00171EEB" w14:paraId="31AEE66C" w14:textId="77777777">
      <w:pPr>
        <w:pStyle w:val="CommentText1"/>
      </w:pPr>
      <w:r>
        <w:rPr>
          <w:rStyle w:val="CommentReference1"/>
        </w:rPr>
        <w:annotationRef/>
      </w:r>
      <w:r>
        <w:t>Į šią schemą reiktų įtraukti ir sintetinius duomenis, esančius schemoje žemiau.</w:t>
      </w:r>
    </w:p>
  </w:comment>
  <w:comment w:initials="RP" w:author="Rūta Petrauskaitė" w:date="2026-03-02T09:24:00Z" w:id="334">
    <w:p w:rsidR="00171EEB" w:rsidP="00171EEB" w:rsidRDefault="00171EEB" w14:paraId="1DCA81CC" w14:textId="77777777">
      <w:pPr>
        <w:pStyle w:val="CommentText1"/>
      </w:pPr>
      <w:r>
        <w:rPr>
          <w:rStyle w:val="CommentReference1"/>
        </w:rPr>
        <w:annotationRef/>
      </w:r>
      <w:r>
        <w:t>Jie tiktų pirmoje grafoje Pagal kilmę</w:t>
      </w:r>
    </w:p>
  </w:comment>
  <w:comment w:initials="MOU" w:author="Jolanta Šinkūnienė" w:date="2026-03-26T06:49:00Z" w:id="335">
    <w:p w:rsidRPr="00977C23" w:rsidR="00977C23" w:rsidP="00977C23" w:rsidRDefault="00977C23" w14:paraId="07516ABC" w14:textId="6C90659C">
      <w:pPr>
        <w:rPr>
          <w:rFonts w:ascii="Times New Roman" w:hAnsi="Times New Roman" w:cs="Times New Roman"/>
          <w:lang w:val="es-ES"/>
        </w:rPr>
      </w:pPr>
      <w:r>
        <w:rPr>
          <w:rStyle w:val="Komentaronuoroda"/>
        </w:rPr>
        <w:annotationRef/>
      </w:r>
      <w:r>
        <w:t>Šita pastraipa naują temą pristato nei prieš tai buvęs gabaliukas. Gal ją perkelti kaip pirmą pastraipą šiek tiek žemiau, kaip pradžią „</w:t>
      </w:r>
      <w:r w:rsidRPr="2E260C7A">
        <w:rPr>
          <w:rFonts w:ascii="Times New Roman" w:hAnsi="Times New Roman" w:eastAsia="Aptos" w:cs="Times New Roman"/>
          <w:b/>
          <w:bCs/>
        </w:rPr>
        <w:t>Europa: EOSC federacija ir teisinė darna</w:t>
      </w:r>
      <w:r>
        <w:rPr>
          <w:rFonts w:ascii="Times New Roman" w:hAnsi="Times New Roman" w:eastAsia="Aptos" w:cs="Times New Roman"/>
          <w:b/>
          <w:bCs/>
        </w:rPr>
        <w:t xml:space="preserve"> </w:t>
      </w:r>
      <w:r>
        <w:t xml:space="preserve">skyreliui? </w:t>
      </w:r>
    </w:p>
  </w:comment>
  <w:comment w:initials="gr" w:author="grazulis@ibt.lt" w:date="2026-03-05T11:36:00Z" w:id="336">
    <w:p w:rsidR="00171EEB" w:rsidP="00171EEB" w:rsidRDefault="00171EEB" w14:paraId="60E6DDDE" w14:textId="77777777">
      <w:pPr>
        <w:pStyle w:val="CommentText1"/>
      </w:pPr>
      <w:r>
        <w:rPr>
          <w:rStyle w:val="CommentReference1"/>
        </w:rPr>
        <w:annotationRef/>
      </w:r>
      <w:r w:rsidRPr="75106095">
        <w:t>Labai vienpisiškai rašoma tik apie DI. Atviri ir FAIR duomenys svarbūs ir klasikiniams algoritmams, ne tik DI/ML metodams.</w:t>
      </w:r>
    </w:p>
  </w:comment>
  <w:comment w:initials="MOU" w:author="Jolanta Šinkūnienė" w:date="2026-03-25T21:48:00Z" w:id="337">
    <w:p w:rsidR="00EC64B3" w:rsidRDefault="00EC64B3" w14:paraId="0F277586" w14:textId="149D0A9A">
      <w:pPr>
        <w:pStyle w:val="Komentarotekstas"/>
      </w:pPr>
      <w:r>
        <w:rPr>
          <w:rStyle w:val="Komentaronuoroda"/>
        </w:rPr>
        <w:annotationRef/>
      </w:r>
      <w:r>
        <w:t>LT atitikmuo?</w:t>
      </w:r>
    </w:p>
  </w:comment>
  <w:comment w:initials="MOU" w:author="Jolanta Šinkūnienė" w:date="2026-03-26T06:41:00Z" w:id="338">
    <w:p w:rsidR="001572D7" w:rsidRDefault="001572D7" w14:paraId="54C9E394" w14:textId="6CE14E2E">
      <w:pPr>
        <w:pStyle w:val="Komentarotekstas"/>
      </w:pPr>
      <w:r>
        <w:rPr>
          <w:rStyle w:val="Komentaronuoroda"/>
        </w:rPr>
        <w:annotationRef/>
      </w:r>
      <w:r>
        <w:t>Ar čia turime galvoje EOSC?</w:t>
      </w:r>
    </w:p>
  </w:comment>
  <w:comment w:initials="MOU" w:author="Jolanta Šinkūnienė" w:date="2026-03-26T06:53:00Z" w:id="339">
    <w:p w:rsidR="00977C23" w:rsidRDefault="00977C23" w14:paraId="619F9FE5" w14:textId="0119E84D">
      <w:pPr>
        <w:pStyle w:val="Komentarotekstas"/>
      </w:pPr>
      <w:r>
        <w:rPr>
          <w:rStyle w:val="Komentaronuoroda"/>
        </w:rPr>
        <w:annotationRef/>
      </w:r>
      <w:r>
        <w:t>Ar LT tai ir būtų „duomenų pasai“?</w:t>
      </w:r>
    </w:p>
  </w:comment>
  <w:comment w:initials="MOU" w:author="Jolanta Šinkūnienė" w:date="2026-03-26T06:57:00Z" w:id="340">
    <w:p w:rsidR="00977C23" w:rsidRDefault="00977C23" w14:paraId="66BF5236" w14:textId="719E9F8E">
      <w:pPr>
        <w:pStyle w:val="Komentarotekstas"/>
      </w:pPr>
      <w:r>
        <w:rPr>
          <w:rStyle w:val="Komentaronuoroda"/>
        </w:rPr>
        <w:annotationRef/>
      </w:r>
      <w:r>
        <w:t xml:space="preserve">Ar tiktų šita nuoroda: </w:t>
      </w:r>
      <w:r w:rsidRPr="00977C23">
        <w:t>https://gaia-x.eu/wp-content/uploads/2024/05/An-Introduction-to-the-Gaia-X-Trust-Framework_2024-V4.pdf</w:t>
      </w:r>
    </w:p>
  </w:comment>
  <w:comment w:initials="GM" w:author="Gintė Medzvieckaitė" w:date="2026-03-04T11:30:00Z" w:id="341">
    <w:p w:rsidR="00171EEB" w:rsidP="00171EEB" w:rsidRDefault="00171EEB" w14:paraId="13DA76A0" w14:textId="77777777">
      <w:pPr>
        <w:pStyle w:val="CommentText1"/>
      </w:pPr>
      <w:r>
        <w:rPr>
          <w:rStyle w:val="CommentReference1"/>
        </w:rPr>
        <w:annotationRef/>
      </w:r>
      <w:r w:rsidRPr="4FE03A2C">
        <w:t>Apklausose naudojome daugiau duomenų tipų nei čia išvardinta.</w:t>
      </w:r>
    </w:p>
  </w:comment>
  <w:comment w:initials="GM" w:author="Gintė Medzvieckaitė" w:date="2026-03-04T11:26:00Z" w:id="342">
    <w:p w:rsidR="00171EEB" w:rsidP="00171EEB" w:rsidRDefault="00171EEB" w14:paraId="3F059DF5" w14:textId="77777777">
      <w:pPr>
        <w:pStyle w:val="CommentText1"/>
      </w:pPr>
      <w:r>
        <w:rPr>
          <w:rStyle w:val="CommentReference1"/>
        </w:rPr>
        <w:annotationRef/>
      </w:r>
      <w:r w:rsidRPr="53DB24CB">
        <w:t>Ar čia toks duomenų tipas?</w:t>
      </w:r>
    </w:p>
  </w:comment>
  <w:comment w:initials="gr" w:author="grazulis@ibt.lt" w:date="2026-03-05T11:27:00Z" w:id="343">
    <w:p w:rsidR="00171EEB" w:rsidP="00171EEB" w:rsidRDefault="00171EEB" w14:paraId="5589A4EE" w14:textId="77777777">
      <w:pPr>
        <w:pStyle w:val="CommentText1"/>
      </w:pPr>
      <w:r>
        <w:rPr>
          <w:rStyle w:val="CommentReference1"/>
        </w:rPr>
        <w:annotationRef/>
      </w:r>
      <w:r w:rsidRPr="352FEB94">
        <w:t>Nesutikčiau, kad „dažniausiai“; „kai kuriais atvejais“. Atviros mokslinės duomenų bazės, pvz. PDB, COD, PIR, GenBank saugo duomenis atvirais formatais (PDB, CIF, mmCIF, GenBank, FASTA). Atskiros mokslo sritys, pvz. kristalografijoa, mokslo draugijų pastangomis (pvz. IUCr pastabgomis), įtikina gamintojus naudoti atvirus, gerai specifikuotus formatus: imgCIF, cbf, HPS5/Nexus difrakcijos vaizdams išsaugoti. Manau, tą reikia paminėti ar performuluoti dabartinį tekstą.</w:t>
      </w:r>
    </w:p>
  </w:comment>
  <w:comment w:initials="GM" w:author="Gintė Medzvieckaitė" w:date="2026-03-04T13:10:00Z" w:id="344">
    <w:p w:rsidR="00171EEB" w:rsidP="00171EEB" w:rsidRDefault="00171EEB" w14:paraId="1C893201" w14:textId="77777777">
      <w:pPr>
        <w:pStyle w:val="CommentText1"/>
      </w:pPr>
      <w:r>
        <w:rPr>
          <w:rStyle w:val="CommentReference1"/>
        </w:rPr>
        <w:annotationRef/>
      </w:r>
      <w:r w:rsidRPr="37A99A9C">
        <w:t>Toliau tekste HPC verčiamas kaip „aukšto našumo skaičiavimai“. Apskritai, gal vertėtų šią sąvoką įtraukti į sąvokų žodynėlį?</w:t>
      </w:r>
    </w:p>
  </w:comment>
  <w:comment w:initials="GM" w:author="Gintė Medzvieckaitė" w:date="2026-03-04T11:27:00Z" w:id="345">
    <w:p w:rsidR="00171EEB" w:rsidP="00171EEB" w:rsidRDefault="00171EEB" w14:paraId="56500749" w14:textId="50251D36">
      <w:pPr>
        <w:pStyle w:val="CommentText1"/>
      </w:pPr>
      <w:r>
        <w:rPr>
          <w:rStyle w:val="CommentReference1"/>
        </w:rPr>
        <w:annotationRef/>
      </w:r>
      <w:r w:rsidRPr="026F026A" w:rsidR="00A274C1">
        <w:t>Ar čia duomenų tipas?</w:t>
      </w:r>
    </w:p>
  </w:comment>
  <w:comment w:initials="MOU" w:author="Jolanta Šinkūnienė" w:date="2026-03-26T07:08:00Z" w:id="346">
    <w:p w:rsidR="001D2DA4" w:rsidRDefault="001D2DA4" w14:paraId="3A9132F7" w14:textId="58221500">
      <w:pPr>
        <w:pStyle w:val="Komentarotekstas"/>
      </w:pPr>
      <w:r>
        <w:rPr>
          <w:rStyle w:val="Komentaronuoroda"/>
        </w:rPr>
        <w:annotationRef/>
      </w:r>
      <w:r>
        <w:t>LT atitikmuo?</w:t>
      </w:r>
    </w:p>
  </w:comment>
  <w:comment w:initials="MOU" w:author="Jolanta Šinkūnienė" w:date="2026-03-26T07:11:00Z" w:id="347">
    <w:p w:rsidR="00303D51" w:rsidRDefault="00303D51" w14:paraId="352FB495" w14:textId="0E1B3B3B">
      <w:pPr>
        <w:pStyle w:val="Komentarotekstas"/>
      </w:pPr>
      <w:r>
        <w:rPr>
          <w:rStyle w:val="Komentaronuoroda"/>
        </w:rPr>
        <w:annotationRef/>
      </w:r>
      <w:r>
        <w:t>?</w:t>
      </w:r>
    </w:p>
  </w:comment>
  <w:comment w:initials="MOU" w:author="Jolanta Šinkūnienė" w:date="2026-03-26T07:10:00Z" w:id="348">
    <w:p w:rsidR="00303D51" w:rsidRDefault="00303D51" w14:paraId="3E14A918" w14:textId="33D0EC11">
      <w:pPr>
        <w:pStyle w:val="Komentarotekstas"/>
      </w:pPr>
      <w:r>
        <w:rPr>
          <w:rStyle w:val="Komentaronuoroda"/>
        </w:rPr>
        <w:annotationRef/>
      </w:r>
      <w:r>
        <w:t>Gal šitos antraštės čia nereikia, toliau aptariama Europos situacija</w:t>
      </w:r>
    </w:p>
  </w:comment>
  <w:comment w:initials="MOU" w:author="Jolanta Šinkūnienė" w:date="2026-03-26T07:13:00Z" w:id="349">
    <w:p w:rsidR="003C5127" w:rsidRDefault="003C5127" w14:paraId="389D2E0F" w14:textId="06551FE4">
      <w:pPr>
        <w:pStyle w:val="Komentarotekstas"/>
      </w:pPr>
      <w:r>
        <w:rPr>
          <w:rStyle w:val="Komentaronuoroda"/>
        </w:rPr>
        <w:annotationRef/>
      </w:r>
      <w:r>
        <w:t>Mažų duomenų? Mikro duomenų?</w:t>
      </w:r>
    </w:p>
  </w:comment>
  <w:comment w:initials="MOU" w:author="Jolanta Šinkūnienė" w:date="2026-03-26T07:15:00Z" w:id="350">
    <w:p w:rsidR="003C5127" w:rsidRDefault="003C5127" w14:paraId="6B23A335" w14:textId="1F817E57">
      <w:pPr>
        <w:pStyle w:val="Komentarotekstas"/>
      </w:pPr>
      <w:r>
        <w:rPr>
          <w:rStyle w:val="Komentaronuoroda"/>
        </w:rPr>
        <w:annotationRef/>
      </w:r>
      <w:r>
        <w:t>Ar čia apskritai, ar galima tiesiog prijungti prie prieš tai einančios info apie Lietuvą, kaip Lietuvai svarbų dalyką</w:t>
      </w:r>
    </w:p>
  </w:comment>
  <w:comment w:initials="ru" w:author="ruta.petrauskaite@vdu.lt" w:date="2026-02-24T18:26:00Z" w:id="351">
    <w:p w:rsidR="00171EEB" w:rsidP="00171EEB" w:rsidRDefault="00171EEB" w14:paraId="57345AD4" w14:textId="77777777">
      <w:r>
        <w:annotationRef/>
      </w:r>
      <w:r w:rsidRPr="6F173755">
        <w:t>Skyreliui būtinas apibendrinimas</w:t>
      </w:r>
    </w:p>
  </w:comment>
  <w:comment w:initials="MOU" w:author="Jolanta Šinkūnienė" w:date="2026-03-26T20:53:00Z" w:id="352">
    <w:p w:rsidR="003225B4" w:rsidRDefault="003225B4" w14:paraId="4724A0AC" w14:textId="3B7B8D99">
      <w:pPr>
        <w:pStyle w:val="Komentarotekstas"/>
      </w:pPr>
      <w:r>
        <w:rPr>
          <w:rStyle w:val="Komentaronuoroda"/>
        </w:rPr>
        <w:annotationRef/>
      </w:r>
      <w:r>
        <w:t xml:space="preserve">Apjungus kelis skyrius, apibendrinimas galėtų eiti į </w:t>
      </w:r>
      <w:r w:rsidR="00C66F86">
        <w:t>viso skyriaus apie duomenis pabaigą</w:t>
      </w:r>
    </w:p>
  </w:comment>
  <w:comment w:initials="MOU" w:author="Jolanta Šinkūnienė" w:date="2026-03-25T21:54:00Z" w:id="353">
    <w:p w:rsidR="00D07920" w:rsidRDefault="00D07920" w14:paraId="50BA0BEE" w14:textId="5DC1C39F">
      <w:pPr>
        <w:pStyle w:val="Komentarotekstas"/>
      </w:pPr>
      <w:r>
        <w:rPr>
          <w:rStyle w:val="Komentaronuoroda"/>
        </w:rPr>
        <w:annotationRef/>
      </w:r>
      <w:r>
        <w:t>Reikia papildomos informacijos šiems references – linkų ar dar kažko, kas leistų šiuos dokumentus tiksliai identifikuoti.</w:t>
      </w:r>
      <w:r w:rsidR="003C5127">
        <w:t xml:space="preserve"> Dabar jie tokioje formoje ir randami references sąraše.</w:t>
      </w:r>
    </w:p>
  </w:comment>
  <w:comment w:initials="GM" w:author="Gintė Medzvieckaitė" w:date="2026-03-04T10:23:00Z" w:id="354">
    <w:p w:rsidR="00171EEB" w:rsidP="00171EEB" w:rsidRDefault="00171EEB" w14:paraId="5EA8B020" w14:textId="77777777">
      <w:pPr>
        <w:pStyle w:val="CommentText1"/>
      </w:pPr>
      <w:r>
        <w:rPr>
          <w:rStyle w:val="CommentReference1"/>
        </w:rPr>
        <w:annotationRef/>
      </w:r>
      <w:r w:rsidRPr="38481759">
        <w:t>Ši įžanga iš dalies dubliuoja 3.1 skyriaus turinį. Gal reikėtų kažkokių nuorodų į jį?</w:t>
      </w:r>
    </w:p>
  </w:comment>
  <w:comment w:initials="MOU" w:author="Jolanta Šinkūnienė" w:date="2026-03-22T08:03:00Z" w:id="355">
    <w:p w:rsidR="00171EEB" w:rsidP="00171EEB" w:rsidRDefault="00171EEB" w14:paraId="0879A534" w14:textId="3EA489CD">
      <w:pPr>
        <w:pStyle w:val="Komentarotekstas"/>
      </w:pPr>
      <w:r>
        <w:rPr>
          <w:rStyle w:val="Komentaronuoroda"/>
        </w:rPr>
        <w:annotationRef/>
      </w:r>
      <w:r w:rsidR="00164140">
        <w:t xml:space="preserve">Atskirai šito skyrelio nereikia, gal galima jį panaudoti kaip intro į sekantį skyrių. Įdėjau keliose vietose nuorodas į teisinio reguliavimo skyrių pateiktą aukščiau. </w:t>
      </w:r>
    </w:p>
  </w:comment>
  <w:comment w:initials="GM" w:author="Gintė Medzvieckaitė" w:date="2026-03-04T10:31:00Z" w:id="357">
    <w:p w:rsidR="00171EEB" w:rsidP="00171EEB" w:rsidRDefault="00171EEB" w14:paraId="3DC36CBF" w14:textId="77777777">
      <w:pPr>
        <w:pStyle w:val="CommentText1"/>
      </w:pPr>
      <w:r>
        <w:rPr>
          <w:rStyle w:val="CommentReference1"/>
        </w:rPr>
        <w:annotationRef/>
      </w:r>
      <w:r w:rsidRPr="4B66586C">
        <w:t>EOSC-IF metodologijos skyriuje išskiriamas kaip atskira dokumentų analizės tema, tai gal vertėtų jį paminėti skyrelio pavadinime arba kitu būdu labiau užakcentuoti?</w:t>
      </w:r>
    </w:p>
  </w:comment>
  <w:comment w:initials="ru" w:author="ruta.petrauskaite@vdu.lt" w:date="2026-02-24T19:09:00Z" w:id="358">
    <w:p w:rsidR="00171EEB" w:rsidP="00171EEB" w:rsidRDefault="00171EEB" w14:paraId="0D2F9F5A" w14:textId="77777777">
      <w:r>
        <w:annotationRef/>
      </w:r>
      <w:r w:rsidRPr="594381BE">
        <w:t>Bet jis jau buvo aprašytas dar dviejose vietose. Reikia suderinti ar duoti kryžmines nuorodas</w:t>
      </w:r>
    </w:p>
  </w:comment>
  <w:comment w:initials="GM" w:author="Gintė Medzvieckaitė" w:date="2026-03-04T10:47:00Z" w:id="359">
    <w:p w:rsidR="00171EEB" w:rsidP="00171EEB" w:rsidRDefault="00171EEB" w14:paraId="7700E981" w14:textId="77777777">
      <w:pPr>
        <w:pStyle w:val="CommentText1"/>
      </w:pPr>
      <w:r>
        <w:rPr>
          <w:rStyle w:val="CommentReference1"/>
        </w:rPr>
        <w:annotationRef/>
      </w:r>
      <w:r w:rsidRPr="56D01B93">
        <w:t>?</w:t>
      </w:r>
    </w:p>
  </w:comment>
  <w:comment w:initials="GM" w:author="Gintė Medzvieckaitė" w:date="2026-03-04T10:51:00Z" w:id="367">
    <w:p w:rsidR="00171EEB" w:rsidP="00171EEB" w:rsidRDefault="00171EEB" w14:paraId="790AE156" w14:textId="77777777">
      <w:pPr>
        <w:pStyle w:val="CommentText1"/>
      </w:pPr>
      <w:r>
        <w:rPr>
          <w:rStyle w:val="CommentReference1"/>
        </w:rPr>
        <w:annotationRef/>
      </w:r>
      <w:r w:rsidRPr="3C5FE86A">
        <w:t>Ar ši santrumpa bus kur nors paaiškinta?</w:t>
      </w:r>
    </w:p>
  </w:comment>
  <w:comment w:initials="GM" w:author="Gintė Medzvieckaitė" w:date="2026-03-04T10:52:00Z" w:id="368">
    <w:p w:rsidR="00171EEB" w:rsidP="00171EEB" w:rsidRDefault="00171EEB" w14:paraId="31739A9A" w14:textId="77777777">
      <w:pPr>
        <w:pStyle w:val="CommentText1"/>
      </w:pPr>
      <w:r>
        <w:rPr>
          <w:rStyle w:val="CommentReference1"/>
        </w:rPr>
        <w:annotationRef/>
      </w:r>
      <w:r w:rsidRPr="75024126">
        <w:t>veiklos?</w:t>
      </w:r>
    </w:p>
  </w:comment>
  <w:comment w:initials="MOU" w:author="Jolanta Šinkūnienė" w:date="2026-03-26T10:03:00Z" w:id="369">
    <w:p w:rsidR="0043712A" w:rsidRDefault="0043712A" w14:paraId="0B75FACF" w14:textId="73D2C3E3">
      <w:pPr>
        <w:pStyle w:val="Komentarotekstas"/>
      </w:pPr>
      <w:r>
        <w:rPr>
          <w:rStyle w:val="Komentaronuoroda"/>
        </w:rPr>
        <w:annotationRef/>
      </w:r>
      <w:r>
        <w:t>?</w:t>
      </w:r>
      <w:r w:rsidR="00B9452B">
        <w:t xml:space="preserve"> žr. Gintės comment viršuje</w:t>
      </w:r>
    </w:p>
  </w:comment>
  <w:comment w:initials="MOU" w:author="Jolanta Šinkūnienė" w:date="2026-03-26T10:07:00Z" w:id="370">
    <w:p w:rsidR="00B05227" w:rsidRDefault="00B05227" w14:paraId="7AE21C98" w14:textId="18B7C6AB">
      <w:pPr>
        <w:pStyle w:val="Komentarotekstas"/>
      </w:pPr>
      <w:r>
        <w:rPr>
          <w:rStyle w:val="Komentaronuoroda"/>
        </w:rPr>
        <w:annotationRef/>
      </w:r>
      <w:r w:rsidR="00F10575">
        <w:t>Gal našlaičiai kabutėse arba gal reikia apibrėžti?</w:t>
      </w:r>
    </w:p>
  </w:comment>
  <w:comment w:initials="MOU" w:author="Jolanta Šinkūnienė" w:date="2026-03-26T10:16:00Z" w:id="371">
    <w:p w:rsidR="00AE19C0" w:rsidRDefault="00AE19C0" w14:paraId="38CDFB29" w14:textId="0B3F4E92">
      <w:pPr>
        <w:pStyle w:val="Komentarotekstas"/>
      </w:pPr>
      <w:r>
        <w:rPr>
          <w:rStyle w:val="Komentaronuoroda"/>
        </w:rPr>
        <w:annotationRef/>
      </w:r>
      <w:r>
        <w:t>Reikia išplėsti santrumpą</w:t>
      </w:r>
    </w:p>
  </w:comment>
  <w:comment w:initials="GM" w:author="Gintė Medzvieckaitė" w:date="2026-03-04T10:57:00Z" w:id="372">
    <w:p w:rsidR="00171EEB" w:rsidP="00171EEB" w:rsidRDefault="00171EEB" w14:paraId="3AFED140" w14:textId="77777777">
      <w:pPr>
        <w:pStyle w:val="CommentText1"/>
      </w:pPr>
      <w:r>
        <w:rPr>
          <w:rStyle w:val="CommentReference1"/>
        </w:rPr>
        <w:annotationRef/>
      </w:r>
      <w:r w:rsidRPr="0BF0B3A6">
        <w:t>Ar paslaugų patikimumas gali būti „nuskaitomas“?</w:t>
      </w:r>
    </w:p>
  </w:comment>
  <w:comment w:initials="ru" w:author="ruta.petrauskaite@vdu.lt" w:date="2026-03-04T14:47:00Z" w:id="373">
    <w:p w:rsidR="00171EEB" w:rsidP="00171EEB" w:rsidRDefault="00171EEB" w14:paraId="5CAE4CC7" w14:textId="77777777">
      <w:pPr>
        <w:pStyle w:val="CommentText1"/>
      </w:pPr>
      <w:r>
        <w:rPr>
          <w:rStyle w:val="CommentReference1"/>
        </w:rPr>
        <w:annotationRef/>
      </w:r>
      <w:r w:rsidRPr="0B1E1DA3">
        <w:t>Čia gal turėta galvoje priskiriami?</w:t>
      </w:r>
    </w:p>
  </w:comment>
  <w:comment w:initials="MOU" w:author="Jolanta Šinkūnienė" w:date="2026-03-26T10:29:00Z" w:id="374">
    <w:p w:rsidR="00BD1BE5" w:rsidRDefault="00BD1BE5" w14:paraId="284B53D3" w14:textId="59A681DA">
      <w:pPr>
        <w:pStyle w:val="Komentarotekstas"/>
      </w:pPr>
      <w:r>
        <w:rPr>
          <w:rStyle w:val="Komentaronuoroda"/>
        </w:rPr>
        <w:annotationRef/>
      </w:r>
      <w:r>
        <w:t>Koks jo LT atitikmuo? Angl. Open Digital Rights Language</w:t>
      </w:r>
    </w:p>
  </w:comment>
  <w:comment w:initials="MOU" w:author="Jolanta Šinkūnienė" w:date="2026-03-26T10:41:00Z" w:id="375">
    <w:p w:rsidR="00754F6A" w:rsidRDefault="00754F6A" w14:paraId="52EE5EBA" w14:textId="4790B607">
      <w:pPr>
        <w:pStyle w:val="Komentarotekstas"/>
      </w:pPr>
      <w:r>
        <w:rPr>
          <w:rStyle w:val="Komentaronuoroda"/>
        </w:rPr>
        <w:annotationRef/>
      </w:r>
      <w:r>
        <w:t>?</w:t>
      </w:r>
    </w:p>
  </w:comment>
  <w:comment w:initials="GM" w:author="Gintė Medzvieckaitė" w:date="2026-03-04T11:03:00Z" w:id="376">
    <w:p w:rsidR="00171EEB" w:rsidP="00171EEB" w:rsidRDefault="00171EEB" w14:paraId="25C467E7" w14:textId="77777777">
      <w:pPr>
        <w:pStyle w:val="CommentText1"/>
      </w:pPr>
      <w:r>
        <w:rPr>
          <w:rStyle w:val="CommentReference1"/>
        </w:rPr>
        <w:annotationRef/>
      </w:r>
      <w:r w:rsidRPr="0D8C2F51">
        <w:t>Gal reikėtų išskleisti santrumpą?</w:t>
      </w:r>
    </w:p>
  </w:comment>
  <w:comment w:initials="GM" w:author="Gintė Medzvieckaitė" w:date="2026-03-04T11:04:00Z" w:id="377">
    <w:p w:rsidR="00171EEB" w:rsidP="00171EEB" w:rsidRDefault="00171EEB" w14:paraId="7AD2DB30" w14:textId="77777777">
      <w:pPr>
        <w:pStyle w:val="CommentText1"/>
      </w:pPr>
      <w:r>
        <w:rPr>
          <w:rStyle w:val="CommentReference1"/>
        </w:rPr>
        <w:annotationRef/>
      </w:r>
      <w:r w:rsidRPr="018D0CE5">
        <w:t>Gal reikėtų paaiškinti?</w:t>
      </w:r>
    </w:p>
  </w:comment>
  <w:comment w:initials="ru" w:author="ruta.petrauskaite@vdu.lt" w:date="2026-03-04T14:48:00Z" w:id="378">
    <w:p w:rsidR="00171EEB" w:rsidP="00171EEB" w:rsidRDefault="00171EEB" w14:paraId="062FAB37" w14:textId="77777777">
      <w:pPr>
        <w:pStyle w:val="CommentText1"/>
      </w:pPr>
      <w:r>
        <w:rPr>
          <w:rStyle w:val="CommentReference1"/>
        </w:rPr>
        <w:annotationRef/>
      </w:r>
      <w:r w:rsidRPr="56708806">
        <w:t>Taip, čia ir viršuje</w:t>
      </w:r>
    </w:p>
  </w:comment>
  <w:comment w:initials="MOU" w:author="Jolanta Šinkūnienė" w:date="2026-03-26T10:43:00Z" w:id="379">
    <w:p w:rsidR="00F06767" w:rsidRDefault="00F06767" w14:paraId="1F2B095E" w14:textId="47C813F4">
      <w:pPr>
        <w:pStyle w:val="Komentarotekstas"/>
      </w:pPr>
      <w:r>
        <w:rPr>
          <w:rStyle w:val="Komentaronuoroda"/>
        </w:rPr>
        <w:annotationRef/>
      </w:r>
      <w:r>
        <w:t>Ar čia kabutėse dėl to, kad tai vertimas iš anglų kalbos? Gal reikėtų pateikti anglišką atitikmenį?</w:t>
      </w:r>
    </w:p>
  </w:comment>
  <w:comment w:initials="MOU" w:author="Jolanta Šinkūnienė" w:date="2026-03-26T10:48:00Z" w:id="380">
    <w:p w:rsidR="0018501F" w:rsidRDefault="0018501F" w14:paraId="4818A7AC" w14:textId="67C78947">
      <w:pPr>
        <w:pStyle w:val="Komentarotekstas"/>
      </w:pPr>
      <w:r>
        <w:rPr>
          <w:rStyle w:val="Komentaronuoroda"/>
        </w:rPr>
        <w:annotationRef/>
      </w:r>
      <w:r>
        <w:t>O koks LT atitikmuo?</w:t>
      </w:r>
    </w:p>
  </w:comment>
  <w:comment w:initials="ru" w:author="ruta.petrauskaite@vdu.lt" w:date="2026-02-24T19:20:00Z" w:id="382">
    <w:p w:rsidR="00171EEB" w:rsidP="00171EEB" w:rsidRDefault="00171EEB" w14:paraId="6DC80A4F" w14:textId="77777777">
      <w:r>
        <w:annotationRef/>
      </w:r>
      <w:r w:rsidRPr="0846141F">
        <w:t>siūlyčiau tiki čia einančią rekomendacijų dalį kelti į priedus</w:t>
      </w:r>
    </w:p>
  </w:comment>
  <w:comment w:initials="ru" w:author="ruta.petrauskaite@vdu.lt" w:date="2026-02-24T19:21:00Z" w:id="383">
    <w:p w:rsidR="00171EEB" w:rsidP="00171EEB" w:rsidRDefault="00171EEB" w14:paraId="2E4074C8" w14:textId="77777777">
      <w:r>
        <w:annotationRef/>
      </w:r>
      <w:r w:rsidRPr="4D2343FC">
        <w:t>arba viską iki skyriaus pabaigos</w:t>
      </w:r>
    </w:p>
  </w:comment>
  <w:comment w:initials="MOU" w:author="Jolanta Šinkūnienė" w:date="2026-03-26T10:51:00Z" w:id="384">
    <w:p w:rsidR="000126B5" w:rsidRDefault="000126B5" w14:paraId="7BBC619B" w14:textId="15E8969F">
      <w:pPr>
        <w:pStyle w:val="Komentarotekstas"/>
      </w:pPr>
      <w:r>
        <w:rPr>
          <w:rStyle w:val="Komentaronuoroda"/>
        </w:rPr>
        <w:annotationRef/>
      </w:r>
      <w:r>
        <w:t>juodraštinis projektas? Naujai rengiamos EIF versijos projektas? Gal pateikti į jį nu</w:t>
      </w:r>
      <w:r w:rsidR="00EF06A0">
        <w:t>or</w:t>
      </w:r>
      <w:r>
        <w:t>odą?</w:t>
      </w:r>
    </w:p>
  </w:comment>
  <w:comment w:initials="MOU" w:author="Jolanta Šinkūnienė" w:date="2026-03-26T11:00:00Z" w:id="385">
    <w:p w:rsidR="00D07148" w:rsidRDefault="00D07148" w14:paraId="4DFD4E16" w14:textId="4D2C535C">
      <w:pPr>
        <w:pStyle w:val="Komentarotekstas"/>
      </w:pPr>
      <w:r>
        <w:rPr>
          <w:rStyle w:val="Komentaronuoroda"/>
        </w:rPr>
        <w:annotationRef/>
      </w:r>
      <w:r>
        <w:t>LT?</w:t>
      </w:r>
    </w:p>
  </w:comment>
  <w:comment w:initials="MOU" w:author="Jolanta Šinkūnienė" w:date="2026-03-26T11:00:00Z" w:id="386">
    <w:p w:rsidR="00EC29DE" w:rsidRDefault="00EC29DE" w14:paraId="610CBBEB" w14:textId="0D19B1E2">
      <w:pPr>
        <w:pStyle w:val="Komentarotekstas"/>
      </w:pPr>
      <w:r>
        <w:rPr>
          <w:rStyle w:val="Komentaronuoroda"/>
        </w:rPr>
        <w:annotationRef/>
      </w:r>
      <w:r>
        <w:t>LT?</w:t>
      </w:r>
    </w:p>
  </w:comment>
  <w:comment w:initials="MOU" w:author="Jolanta Šinkūnienė" w:date="2026-03-26T11:01:00Z" w:id="387">
    <w:p w:rsidR="008833C5" w:rsidRDefault="008833C5" w14:paraId="3B40DD4A" w14:textId="385178F5">
      <w:pPr>
        <w:pStyle w:val="Komentarotekstas"/>
      </w:pPr>
      <w:r>
        <w:rPr>
          <w:rStyle w:val="Komentaronuoroda"/>
        </w:rPr>
        <w:annotationRef/>
      </w:r>
      <w:r>
        <w:t>Pagrindu?</w:t>
      </w:r>
    </w:p>
  </w:comment>
  <w:comment w:initials="MOU" w:author="Jolanta Šinkūnienė" w:date="2026-03-26T11:03:00Z" w:id="388">
    <w:p w:rsidR="00B71491" w:rsidRDefault="00B71491" w14:paraId="7AAB9C94" w14:textId="30D73FAD">
      <w:pPr>
        <w:pStyle w:val="Komentarotekstas"/>
      </w:pPr>
      <w:r>
        <w:rPr>
          <w:rStyle w:val="Komentaronuoroda"/>
        </w:rPr>
        <w:annotationRef/>
      </w:r>
      <w:r>
        <w:t>Sudedamąsias dalis?</w:t>
      </w:r>
    </w:p>
  </w:comment>
  <w:comment w:initials="MOU" w:author="Jolanta Šinkūnienė" w:date="2026-03-26T11:04:00Z" w:id="389">
    <w:p w:rsidR="00B24168" w:rsidRDefault="00B24168" w14:paraId="7B5A509C" w14:textId="3AC97E27">
      <w:pPr>
        <w:pStyle w:val="Komentarotekstas"/>
      </w:pPr>
      <w:r>
        <w:rPr>
          <w:rStyle w:val="Komentaronuoroda"/>
        </w:rPr>
        <w:annotationRef/>
      </w:r>
      <w:r>
        <w:t>Pagrindas?</w:t>
      </w:r>
    </w:p>
  </w:comment>
  <w:comment w:initials="MOU" w:author="Jolanta Šinkūnienė" w:date="2026-03-26T11:05:00Z" w:id="390">
    <w:p w:rsidR="00B24168" w:rsidRDefault="00B24168" w14:paraId="1B93517D" w14:textId="0076429B">
      <w:pPr>
        <w:pStyle w:val="Komentarotekstas"/>
      </w:pPr>
      <w:r>
        <w:rPr>
          <w:rStyle w:val="Komentaronuoroda"/>
        </w:rPr>
        <w:annotationRef/>
      </w:r>
      <w:r>
        <w:t>Sąveikumo vertinimą?</w:t>
      </w:r>
    </w:p>
  </w:comment>
  <w:comment w:initials="MOU" w:author="Jolanta Šinkūnienė" w:date="2026-03-26T11:05:00Z" w:id="391">
    <w:p w:rsidR="00B24168" w:rsidRDefault="00B24168" w14:paraId="2FE69513" w14:textId="61F0DB4F">
      <w:pPr>
        <w:pStyle w:val="Komentarotekstas"/>
      </w:pPr>
      <w:r>
        <w:rPr>
          <w:rStyle w:val="Komentaronuoroda"/>
        </w:rPr>
        <w:annotationRef/>
      </w:r>
      <w:r>
        <w:t>Reikėtų trumpai paminėti kas tai</w:t>
      </w:r>
    </w:p>
  </w:comment>
  <w:comment w:initials="MOU" w:author="Jolanta Šinkūnienė" w:date="2026-03-26T11:06:00Z" w:id="392">
    <w:p w:rsidR="00B24168" w:rsidRDefault="00B24168" w14:paraId="11AB6A1D" w14:textId="1B2CF3C4">
      <w:pPr>
        <w:pStyle w:val="Komentarotekstas"/>
      </w:pPr>
      <w:r>
        <w:rPr>
          <w:rStyle w:val="Komentaronuoroda"/>
        </w:rPr>
        <w:annotationRef/>
      </w:r>
      <w:r>
        <w:t>LT?</w:t>
      </w:r>
    </w:p>
  </w:comment>
  <w:comment w:initials="MOU" w:author="Jolanta Šinkūnienė" w:date="2026-03-26T11:06:00Z" w:id="393">
    <w:p w:rsidR="00B24168" w:rsidRDefault="00B24168" w14:paraId="2FF764ED" w14:textId="607CFE34">
      <w:pPr>
        <w:pStyle w:val="Komentarotekstas"/>
      </w:pPr>
      <w:r>
        <w:rPr>
          <w:rStyle w:val="Komentaronuoroda"/>
        </w:rPr>
        <w:annotationRef/>
      </w:r>
      <w:r>
        <w:t>LT?</w:t>
      </w:r>
    </w:p>
  </w:comment>
  <w:comment w:initials="MOU" w:author="Jolanta Šinkūnienė" w:date="2026-03-26T11:07:00Z" w:id="394">
    <w:p w:rsidR="00E22430" w:rsidRDefault="00E22430" w14:paraId="3BC6CD9E" w14:textId="0CA8BDFC">
      <w:pPr>
        <w:pStyle w:val="Komentarotekstas"/>
      </w:pPr>
      <w:r>
        <w:rPr>
          <w:rStyle w:val="Komentaronuoroda"/>
        </w:rPr>
        <w:annotationRef/>
      </w:r>
      <w:r>
        <w:t>?</w:t>
      </w:r>
    </w:p>
  </w:comment>
  <w:comment w:initials="MOU" w:author="Jolanta Šinkūnienė" w:date="2026-03-26T11:07:00Z" w:id="395">
    <w:p w:rsidR="00E22430" w:rsidRDefault="00E22430" w14:paraId="2E1D2F49" w14:textId="5BC210AB">
      <w:pPr>
        <w:pStyle w:val="Komentarotekstas"/>
      </w:pPr>
      <w:r>
        <w:rPr>
          <w:rStyle w:val="Komentaronuoroda"/>
        </w:rPr>
        <w:annotationRef/>
      </w:r>
      <w:r>
        <w:t>?</w:t>
      </w:r>
    </w:p>
  </w:comment>
  <w:comment w:initials="MOU" w:author="Jolanta Šinkūnienė" w:date="2026-03-26T11:07:00Z" w:id="396">
    <w:p w:rsidR="00E22430" w:rsidRDefault="00E22430" w14:paraId="13A449C3" w14:textId="21CD6E14">
      <w:pPr>
        <w:pStyle w:val="Komentarotekstas"/>
      </w:pPr>
      <w:r>
        <w:rPr>
          <w:rStyle w:val="Komentaronuoroda"/>
        </w:rPr>
        <w:annotationRef/>
      </w:r>
      <w:r>
        <w:t>Pagrindas?</w:t>
      </w:r>
    </w:p>
  </w:comment>
  <w:comment w:initials="MOU" w:author="Jolanta Šinkūnienė" w:date="2026-03-26T11:08:00Z" w:id="397">
    <w:p w:rsidR="00E22430" w:rsidRDefault="00E22430" w14:paraId="10EA5C7B" w14:textId="081EB0FE">
      <w:pPr>
        <w:pStyle w:val="Komentarotekstas"/>
      </w:pPr>
      <w:r>
        <w:rPr>
          <w:rStyle w:val="Komentaronuoroda"/>
        </w:rPr>
        <w:annotationRef/>
      </w:r>
      <w:r>
        <w:t>.. griežtesnio horizontalaus pagrindu principu</w:t>
      </w:r>
    </w:p>
  </w:comment>
  <w:comment w:initials="MOU" w:author="Jolanta Šinkūnienė" w:date="2026-03-26T11:08:00Z" w:id="398">
    <w:p w:rsidR="00E22430" w:rsidRDefault="00E22430" w14:paraId="0B17AC36" w14:textId="0E858842">
      <w:pPr>
        <w:pStyle w:val="Komentarotekstas"/>
      </w:pPr>
      <w:r>
        <w:rPr>
          <w:rStyle w:val="Komentaronuoroda"/>
        </w:rPr>
        <w:annotationRef/>
      </w:r>
      <w:r>
        <w:t>Ar reikia išskleidimo/ paaiškinimo?</w:t>
      </w:r>
    </w:p>
  </w:comment>
  <w:comment w:initials="GM" w:author="Gintė Medzvieckaitė" w:date="2026-03-04T11:10:00Z" w:id="399">
    <w:p w:rsidR="00171EEB" w:rsidP="00171EEB" w:rsidRDefault="00171EEB" w14:paraId="79CCEEB3" w14:textId="77777777">
      <w:pPr>
        <w:pStyle w:val="CommentText1"/>
      </w:pPr>
      <w:r>
        <w:rPr>
          <w:rStyle w:val="CommentReference1"/>
        </w:rPr>
        <w:annotationRef/>
      </w:r>
      <w:r w:rsidRPr="7102CE2F">
        <w:t>Ar šis skyrelis nedubliuoja 2.3?</w:t>
      </w:r>
    </w:p>
  </w:comment>
  <w:comment w:initials="MOU" w:author="Jolanta Šinkūnienė" w:date="2026-03-26T20:54:00Z" w:id="400">
    <w:p w:rsidR="00C66F86" w:rsidRDefault="00C66F86" w14:paraId="0BD51208" w14:textId="729F2236">
      <w:pPr>
        <w:pStyle w:val="Komentarotekstas"/>
      </w:pPr>
      <w:r>
        <w:rPr>
          <w:rStyle w:val="Komentaronuoroda"/>
        </w:rPr>
        <w:annotationRef/>
      </w:r>
      <w:r>
        <w:t>Gal galėtų eiti į apibendrinimą žemiau?</w:t>
      </w:r>
    </w:p>
  </w:comment>
  <w:comment w:initials="MOU" w:author="Jolanta Šinkūnienė" w:date="2026-03-26T12:54:00Z" w:id="402">
    <w:p w:rsidR="005D726A" w:rsidRDefault="005D726A" w14:paraId="3B39A1E7" w14:textId="63BCA0E3">
      <w:pPr>
        <w:pStyle w:val="Komentarotekstas"/>
      </w:pPr>
      <w:r>
        <w:rPr>
          <w:rStyle w:val="Komentaronuoroda"/>
        </w:rPr>
        <w:annotationRef/>
      </w:r>
      <w:r>
        <w:t>LT atitikmuo?</w:t>
      </w:r>
    </w:p>
  </w:comment>
  <w:comment w:initials="MOU" w:author="Jolanta Šinkūnienė" w:date="2026-03-26T12:20:00Z" w:id="403">
    <w:p w:rsidR="004F63CA" w:rsidRDefault="004F63CA" w14:paraId="149982F3" w14:textId="796965E3">
      <w:pPr>
        <w:pStyle w:val="Komentarotekstas"/>
      </w:pPr>
      <w:r>
        <w:rPr>
          <w:rStyle w:val="Komentaronuoroda"/>
        </w:rPr>
        <w:annotationRef/>
      </w:r>
      <w:r w:rsidR="003A50BC">
        <w:rPr>
          <w:rFonts w:ascii="Times New Roman" w:hAnsi="Times New Roman" w:cs="Times New Roman"/>
        </w:rPr>
        <w:t>PID – Nuolatinis identifikatorius ar N</w:t>
      </w:r>
      <w:r w:rsidRPr="2E260C7A" w:rsidR="003A50BC">
        <w:rPr>
          <w:rFonts w:ascii="Times New Roman" w:hAnsi="Times New Roman" w:cs="Times New Roman"/>
        </w:rPr>
        <w:t>ekintan</w:t>
      </w:r>
      <w:r w:rsidR="003A50BC">
        <w:rPr>
          <w:rFonts w:ascii="Times New Roman" w:hAnsi="Times New Roman" w:cs="Times New Roman"/>
        </w:rPr>
        <w:t>tis</w:t>
      </w:r>
      <w:r w:rsidRPr="2E260C7A" w:rsidR="003A50BC">
        <w:rPr>
          <w:rFonts w:ascii="Times New Roman" w:hAnsi="Times New Roman" w:cs="Times New Roman"/>
        </w:rPr>
        <w:t xml:space="preserve"> identifikatori</w:t>
      </w:r>
      <w:r w:rsidR="003A50BC">
        <w:rPr>
          <w:rFonts w:ascii="Times New Roman" w:hAnsi="Times New Roman" w:cs="Times New Roman"/>
        </w:rPr>
        <w:t>us?</w:t>
      </w:r>
    </w:p>
  </w:comment>
  <w:comment w:initials="MOU" w:author="Jolanta Šinkūnienė" w:date="2026-03-26T20:32:00Z" w:id="404">
    <w:p w:rsidR="00EF06A0" w:rsidRDefault="00EF06A0" w14:paraId="6A032064" w14:textId="45EEFFD9">
      <w:pPr>
        <w:pStyle w:val="Komentarotekstas"/>
      </w:pPr>
      <w:r>
        <w:rPr>
          <w:rStyle w:val="Komentaronuoroda"/>
        </w:rPr>
        <w:annotationRef/>
      </w:r>
      <w:r>
        <w:t>Čia ne apie EOSC?</w:t>
      </w:r>
    </w:p>
  </w:comment>
  <w:comment w:initials="GM" w:author="Gintė Medzvieckaitė" w:date="2026-03-04T11:34:00Z" w:id="405">
    <w:p w:rsidR="00171EEB" w:rsidP="00171EEB" w:rsidRDefault="00171EEB" w14:paraId="4DDF2701" w14:textId="77777777">
      <w:pPr>
        <w:pStyle w:val="CommentText1"/>
      </w:pPr>
      <w:r>
        <w:rPr>
          <w:rStyle w:val="CommentReference1"/>
        </w:rPr>
        <w:annotationRef/>
      </w:r>
      <w:r w:rsidRPr="59D50456">
        <w:t>Ar nedubliuoja 3.3?</w:t>
      </w:r>
    </w:p>
  </w:comment>
  <w:comment w:initials="MOU" w:author="Jolanta Šinkūnienė" w:date="2026-03-22T08:17:00Z" w:id="406">
    <w:p w:rsidR="00171EEB" w:rsidP="00171EEB" w:rsidRDefault="00171EEB" w14:paraId="04E83E50" w14:textId="75281D92">
      <w:pPr>
        <w:pStyle w:val="Komentarotekstas"/>
      </w:pPr>
      <w:r>
        <w:rPr>
          <w:rStyle w:val="Komentaronuoroda"/>
        </w:rPr>
        <w:annotationRef/>
      </w:r>
      <w:r>
        <w:t xml:space="preserve"> sąveikumo lygiai aptarti kiek aukščiau</w:t>
      </w:r>
      <w:r w:rsidR="003A50BC">
        <w:t>, tad gal čia išsamiai nebereikia, tik tiek , kad logiškai sietųsi su toliau einančiai info</w:t>
      </w:r>
    </w:p>
  </w:comment>
  <w:comment w:initials="MOU" w:author="Jolanta Šinkūnienė" w:date="2026-03-22T08:38:00Z" w:id="408">
    <w:p w:rsidR="00171EEB" w:rsidP="00171EEB" w:rsidRDefault="00171EEB" w14:paraId="5CAB3A95" w14:textId="77777777">
      <w:pPr>
        <w:pStyle w:val="Komentarotekstas"/>
      </w:pPr>
      <w:r>
        <w:rPr>
          <w:rStyle w:val="Komentaronuoroda"/>
        </w:rPr>
        <w:annotationRef/>
      </w:r>
      <w:r>
        <w:t>Reikia peržiūrėti, ar šita info nesikartos paskui tame bendrame skyriuje apie situaciją LT, kurią pagal Vaido sugeneruotas lenteles aptarsime pradžioje.</w:t>
      </w:r>
    </w:p>
    <w:p w:rsidR="00171EEB" w:rsidP="00171EEB" w:rsidRDefault="00171EEB" w14:paraId="2FF356D3" w14:textId="77777777">
      <w:pPr>
        <w:pStyle w:val="Komentarotekstas"/>
      </w:pPr>
    </w:p>
  </w:comment>
  <w:comment w:initials="MOU" w:author="Jolanta Šinkūnienė" w:date="2026-03-26T12:29:00Z" w:id="409">
    <w:p w:rsidR="00F47A6B" w:rsidRDefault="00F47A6B" w14:paraId="603A05CE" w14:textId="779719EB">
      <w:pPr>
        <w:pStyle w:val="Komentarotekstas"/>
      </w:pPr>
      <w:r>
        <w:rPr>
          <w:rStyle w:val="Komentaronuoroda"/>
        </w:rPr>
        <w:annotationRef/>
      </w:r>
      <w:r>
        <w:t>Gal tiesiog – institucijų planai – neminint konkrečių institucijų</w:t>
      </w:r>
    </w:p>
  </w:comment>
  <w:comment w:initials="MOU" w:author="Jolanta Šinkūnienė" w:date="2026-03-26T12:39:00Z" w:id="410">
    <w:p w:rsidR="00B013D8" w:rsidRDefault="00B013D8" w14:paraId="5DC65EF0" w14:textId="5A28DF69">
      <w:pPr>
        <w:pStyle w:val="Komentarotekstas"/>
      </w:pPr>
      <w:r>
        <w:rPr>
          <w:rStyle w:val="Komentaronuoroda"/>
        </w:rPr>
        <w:annotationRef/>
      </w:r>
      <w:r>
        <w:t>Reikia išskleisti</w:t>
      </w:r>
    </w:p>
  </w:comment>
  <w:comment w:initials="ru" w:author="ruta.petrauskaite@vdu.lt" w:date="2026-02-24T18:37:00Z" w:id="411">
    <w:p w:rsidR="00171EEB" w:rsidP="00171EEB" w:rsidRDefault="00171EEB" w14:paraId="25569753" w14:textId="77777777">
      <w:r>
        <w:annotationRef/>
      </w:r>
      <w:r w:rsidRPr="277956D9">
        <w:t>ar bus pridėtas kaip priedas?</w:t>
      </w:r>
    </w:p>
  </w:comment>
  <w:comment w:initials="MOU" w:author="Jolanta Šinkūnienė" w:date="2026-03-22T08:47:00Z" w:id="412">
    <w:p w:rsidR="00171EEB" w:rsidP="00171EEB" w:rsidRDefault="00171EEB" w14:paraId="05F80740" w14:textId="77777777">
      <w:pPr>
        <w:pStyle w:val="Komentarotekstas"/>
      </w:pPr>
      <w:r>
        <w:rPr>
          <w:rStyle w:val="Komentaronuoroda"/>
        </w:rPr>
        <w:annotationRef/>
      </w:r>
      <w:r>
        <w:t>Čia vėl reikės žiūrėti, ar nedubliuos bendro skyrelio apie LT situaciją, kur Vaidas sugeneruos pagal apklausas</w:t>
      </w:r>
    </w:p>
  </w:comment>
  <w:comment w:initials="ru" w:author="ruta.petrauskaite@vdu.lt" w:date="2026-02-24T18:44:00Z" w:id="413">
    <w:p w:rsidR="00171EEB" w:rsidP="00171EEB" w:rsidRDefault="00171EEB" w14:paraId="173AC94A" w14:textId="77777777">
      <w:r>
        <w:annotationRef/>
      </w:r>
      <w:r w:rsidRPr="3E7C6B52">
        <w:t>kaip suprasti?</w:t>
      </w:r>
    </w:p>
  </w:comment>
  <w:comment w:initials="ru" w:author="ruta.petrauskaite@vdu.lt" w:date="2026-02-24T18:45:00Z" w:id="414">
    <w:p w:rsidR="00171EEB" w:rsidP="00171EEB" w:rsidRDefault="00171EEB" w14:paraId="4548E7B6" w14:textId="77777777">
      <w:r>
        <w:annotationRef/>
      </w:r>
      <w:r w:rsidRPr="07B3D29E">
        <w:t>čia siūlyčiau pridėti ir CLARIN-LT</w:t>
      </w:r>
    </w:p>
  </w:comment>
  <w:comment w:initials="ru" w:author="ruta.petrauskaite@vdu.lt" w:date="2026-02-24T18:46:00Z" w:id="415">
    <w:p w:rsidR="00171EEB" w:rsidP="00171EEB" w:rsidRDefault="00171EEB" w14:paraId="18EE0411" w14:textId="77777777">
      <w:r>
        <w:annotationRef/>
      </w:r>
      <w:r w:rsidRPr="4E60E8FE">
        <w:t>neaiški mintis, gal būtų galima patikslinti?</w:t>
      </w:r>
    </w:p>
  </w:comment>
  <w:comment w:initials="MOU" w:author="Jolanta Šinkūnienė" w:date="2026-03-26T12:56:00Z" w:id="419">
    <w:p w:rsidR="00186375" w:rsidRDefault="00186375" w14:paraId="38E6886D" w14:textId="6CE3BC08">
      <w:pPr>
        <w:pStyle w:val="Komentarotekstas"/>
      </w:pPr>
      <w:r>
        <w:rPr>
          <w:rStyle w:val="Komentaronuoroda"/>
        </w:rPr>
        <w:annotationRef/>
      </w:r>
      <w:r>
        <w:t>LT?</w:t>
      </w:r>
    </w:p>
  </w:comment>
  <w:comment w:initials="MOU" w:author="Jolanta Šinkūnienė" w:date="2026-03-26T13:08:00Z" w:id="423">
    <w:p w:rsidR="00BC33CF" w:rsidRDefault="00BC33CF" w14:paraId="7C4428C3" w14:textId="5223741C">
      <w:pPr>
        <w:pStyle w:val="Komentarotekstas"/>
      </w:pPr>
      <w:r>
        <w:rPr>
          <w:rStyle w:val="Komentaronuoroda"/>
        </w:rPr>
        <w:annotationRef/>
      </w:r>
      <w:r>
        <w:t>Viršuje tekste vadinama superkompiuteriais. Kuris terminas tikslesnis?</w:t>
      </w:r>
    </w:p>
  </w:comment>
  <w:comment w:initials="MOU" w:author="Jolanta Šinkūnienė" w:date="2026-03-26T14:07:00Z" w:id="430">
    <w:p w:rsidR="00B623CA" w:rsidRDefault="00B623CA" w14:paraId="568B0E5B" w14:textId="050870FD">
      <w:pPr>
        <w:pStyle w:val="Komentarotekstas"/>
      </w:pPr>
      <w:r>
        <w:rPr>
          <w:rStyle w:val="Komentaronuoroda"/>
        </w:rPr>
        <w:annotationRef/>
      </w:r>
      <w:r>
        <w:t>Čia dar vienas HPC terminas</w:t>
      </w:r>
      <w:r w:rsidR="000963C5">
        <w:t>, reikėtų suvienodinti parinkus vieną terminą</w:t>
      </w:r>
    </w:p>
  </w:comment>
  <w:comment w:initials="GM" w:author="Gintė Medzvieckaitė" w:date="2026-03-04T13:31:00Z" w:id="433">
    <w:p w:rsidR="009D6093" w:rsidRDefault="009D6093" w14:paraId="39EC71E7" w14:textId="58B7B8C3">
      <w:pPr>
        <w:pStyle w:val="CommentText1"/>
      </w:pPr>
      <w:r>
        <w:rPr>
          <w:rStyle w:val="CommentReference1"/>
        </w:rPr>
        <w:annotationRef/>
      </w:r>
      <w:r w:rsidRPr="43FC2540">
        <w:t>Ar ši iliustracija neturėjo būti kažkuriame kitame skyriuje?</w:t>
      </w:r>
    </w:p>
  </w:comment>
  <w:comment w:initials="ru" w:author="ruta.petrauskaite@vdu.lt" w:date="2026-03-04T14:55:00Z" w:id="434">
    <w:p w:rsidR="009D6093" w:rsidRDefault="009D6093" w14:paraId="67AE729B" w14:textId="403D12E0">
      <w:pPr>
        <w:pStyle w:val="CommentText1"/>
      </w:pPr>
      <w:r>
        <w:rPr>
          <w:rStyle w:val="CommentReference1"/>
        </w:rPr>
        <w:annotationRef/>
      </w:r>
      <w:r w:rsidRPr="58C46F35">
        <w:t>Ne, tinka čia, nes čia apie atskiras šalis</w:t>
      </w:r>
    </w:p>
  </w:comment>
  <w:comment w:initials="MOU" w:author="Jolanta Šinkūnienė" w:date="2026-03-01T19:09:00Z" w:id="435">
    <w:p w:rsidR="008C0AC0" w:rsidRDefault="008C0AC0" w14:paraId="0FE88341" w14:textId="4D0AF5AB">
      <w:pPr>
        <w:pStyle w:val="CommentText1"/>
      </w:pPr>
      <w:r>
        <w:rPr>
          <w:rStyle w:val="CommentReference1"/>
        </w:rPr>
        <w:annotationRef/>
      </w:r>
      <w:r>
        <w:t>Ok, netraukiu į turinį</w:t>
      </w:r>
    </w:p>
  </w:comment>
  <w:comment w:initials="GŠ" w:author="Gribauskienė Aušra | ŠMSM" w:date="2026-03-15T18:03:00Z" w:id="436">
    <w:p w:rsidR="001F1446" w:rsidRDefault="00000000" w14:paraId="2B3EA784" w14:textId="62DE8117">
      <w:pPr>
        <w:pStyle w:val="CommentText1"/>
      </w:pPr>
      <w:r>
        <w:rPr>
          <w:rStyle w:val="CommentReference1"/>
        </w:rPr>
        <w:annotationRef/>
      </w:r>
      <w:r w:rsidRPr="69FA244E">
        <w:t xml:space="preserve">nesu tikra ar šios rekomendacijos remiantis tik kitų šalių praktika  iš viso  tikslingos, dėl to ir įdėlaju į laužtinius skliaustus. Galima išbraukti. Tiesiog  pradžioje buvo išsakyta tokia Rūtos mintis, kad po skyriaus turėtų būti rekomendacijos. </w:t>
      </w:r>
    </w:p>
  </w:comment>
  <w:comment w:initials="MOU" w:author="Jolanta Šinkūnienė" w:date="2026-03-26T15:02:00Z" w:id="437">
    <w:p w:rsidR="00223EFE" w:rsidRDefault="00223EFE" w14:paraId="38A4E09A" w14:textId="77777777">
      <w:pPr>
        <w:pStyle w:val="Komentarotekstas"/>
      </w:pPr>
      <w:r>
        <w:rPr>
          <w:rStyle w:val="Komentaronuoroda"/>
        </w:rPr>
        <w:annotationRef/>
      </w:r>
      <w:r>
        <w:t>Kaip tuos šaltinius, kurie prie kiekvienos šalies nurodyti, sklandžiai integruoti į tekstą, nes po kiekvieno skyriaus references nebus. Gal ten kur paminėta informacija pridėti „plačiau žr. ir pavadinimą šaltinio? Jie visi jau yra bibliografiniam sąraše, tik tekste reikėtų integruoti, kad būtų aišku kaip ieškoti bendrame sąraše.</w:t>
      </w:r>
    </w:p>
    <w:p w:rsidR="002A7F48" w:rsidRDefault="002A7F48" w14:paraId="200BC041" w14:textId="77777777">
      <w:pPr>
        <w:pStyle w:val="Komentarotekstas"/>
      </w:pPr>
    </w:p>
    <w:p w:rsidR="002A7F48" w:rsidRDefault="00EF06A0" w14:paraId="6E78FD41" w14:textId="434D6C3B">
      <w:pPr>
        <w:pStyle w:val="Komentarotekstas"/>
      </w:pPr>
      <w:r>
        <w:t>G</w:t>
      </w:r>
      <w:r w:rsidR="002A7F48">
        <w:t>alutiniame variante</w:t>
      </w:r>
      <w:r>
        <w:t xml:space="preserve"> čia jų nebeliks</w:t>
      </w:r>
    </w:p>
  </w:comment>
  <w:comment w:initials="MOU" w:author="Jolanta Šinkūnienė" w:date="2026-03-26T15:15:00Z" w:id="438">
    <w:p w:rsidR="002A7F48" w:rsidRDefault="002A7F48" w14:paraId="6A21527C" w14:textId="45D12791">
      <w:pPr>
        <w:pStyle w:val="Komentarotekstas"/>
      </w:pPr>
      <w:r>
        <w:rPr>
          <w:rStyle w:val="Komentaronuoroda"/>
        </w:rPr>
        <w:annotationRef/>
      </w:r>
      <w:r>
        <w:t>Čia buvo prei šaltinių sąrašo? Bet kas čia konkrečiai yra?</w:t>
      </w:r>
    </w:p>
  </w:comment>
  <w:comment w:initials="MOU" w:author="Jolanta Šinkūnienė" w:date="2026-03-01T19:17:00Z" w:id="440">
    <w:p w:rsidR="004D3D57" w:rsidRDefault="004D3D57" w14:paraId="625ABB66" w14:textId="136B45C1">
      <w:pPr>
        <w:pStyle w:val="CommentText1"/>
      </w:pPr>
      <w:r>
        <w:rPr>
          <w:rStyle w:val="CommentReference1"/>
        </w:rPr>
        <w:annotationRef/>
      </w:r>
      <w:r>
        <w:t>Gal reikėtų visam skyriui apibendrinimo</w:t>
      </w:r>
    </w:p>
  </w:comment>
  <w:comment w:initials="MOU" w:author="Jolanta Šinkūnienė" w:date="2026-03-26T15:18:00Z" w:id="443">
    <w:p w:rsidR="00246964" w:rsidRDefault="00246964" w14:paraId="4CD3E02F" w14:textId="6E8AE553">
      <w:pPr>
        <w:pStyle w:val="Komentarotekstas"/>
      </w:pPr>
      <w:r>
        <w:rPr>
          <w:rStyle w:val="Komentaronuoroda"/>
        </w:rPr>
        <w:annotationRef/>
      </w:r>
      <w:r>
        <w:t>LT?</w:t>
      </w:r>
    </w:p>
  </w:comment>
  <w:comment w:initials="GM" w:author="Gintė Medzvieckaitė" w:date="2026-03-04T16:43:00Z" w:id="442">
    <w:p w:rsidR="009D6093" w:rsidRDefault="009D6093" w14:paraId="2FDC7D3B" w14:textId="34DD022A">
      <w:pPr>
        <w:pStyle w:val="CommentText1"/>
      </w:pPr>
      <w:r>
        <w:rPr>
          <w:rStyle w:val="CommentReference1"/>
        </w:rPr>
        <w:annotationRef/>
      </w:r>
      <w:r w:rsidRPr="681982FA">
        <w:t>Ši pastraipa šiek tiek iškrenta iš konteksto.</w:t>
      </w:r>
    </w:p>
  </w:comment>
  <w:comment w:initials="GM" w:author="Gintė Medzvieckaitė" w:date="2026-03-04T14:57:00Z" w:id="447">
    <w:p w:rsidR="009D6093" w:rsidRDefault="009D6093" w14:paraId="19DE10DE" w14:textId="760C5124">
      <w:pPr>
        <w:pStyle w:val="CommentText1"/>
      </w:pPr>
      <w:r>
        <w:rPr>
          <w:rStyle w:val="CommentReference1"/>
        </w:rPr>
        <w:annotationRef/>
      </w:r>
      <w:r w:rsidRPr="66AC9A0B">
        <w:t>Gal: „kompetencijų ugdymo nacionaliniu lygmeniu skatinimui“?</w:t>
      </w:r>
    </w:p>
  </w:comment>
  <w:comment w:initials="GM" w:author="Gintė Medzvieckaitė" w:date="2026-03-04T16:43:00Z" w:id="448">
    <w:p w:rsidR="009D6093" w:rsidRDefault="009D6093" w14:paraId="00896CC9" w14:textId="08CC48BD">
      <w:pPr>
        <w:pStyle w:val="CommentText1"/>
      </w:pPr>
      <w:r>
        <w:rPr>
          <w:rStyle w:val="CommentReference1"/>
        </w:rPr>
        <w:annotationRef/>
      </w:r>
      <w:r w:rsidRPr="537AD381">
        <w:t>Gal ši geriau tiktų kaip įvadinė pastraipa?</w:t>
      </w:r>
    </w:p>
  </w:comment>
  <w:comment w:initials="MOU" w:author="Jolanta Šinkūnienė" w:date="2026-03-26T15:33:00Z" w:id="449">
    <w:p w:rsidR="009A7C03" w:rsidRDefault="009A7C03" w14:paraId="3ABA7FB6" w14:textId="46730CAC">
      <w:pPr>
        <w:pStyle w:val="Komentarotekstas"/>
      </w:pPr>
      <w:r>
        <w:rPr>
          <w:rStyle w:val="Komentaronuoroda"/>
        </w:rPr>
        <w:annotationRef/>
      </w:r>
      <w:r>
        <w:t>Iš tiesų šita pastraipa bendresnė, galėtų būti pradžioje</w:t>
      </w:r>
    </w:p>
  </w:comment>
  <w:comment w:initials="MOU" w:author="Jolanta Šinkūnienė" w:date="2026-03-26T15:34:00Z" w:id="451">
    <w:p w:rsidR="009A7C03" w:rsidRDefault="009A7C03" w14:paraId="0A3E96C8" w14:textId="5C7E2F53">
      <w:pPr>
        <w:pStyle w:val="Komentarotekstas"/>
      </w:pPr>
      <w:r>
        <w:rPr>
          <w:rStyle w:val="Komentaronuoroda"/>
        </w:rPr>
        <w:annotationRef/>
      </w:r>
      <w:r>
        <w:t xml:space="preserve">Gal čia daugiau metodologiniai pastebėjimai? </w:t>
      </w:r>
    </w:p>
  </w:comment>
  <w:comment w:initials="MOU" w:author="Jolanta Šinkūnienė" w:date="2026-03-26T15:33:00Z" w:id="450">
    <w:p w:rsidR="009A7C03" w:rsidRDefault="009A7C03" w14:paraId="757CC0B6" w14:textId="58BAEB3F">
      <w:pPr>
        <w:pStyle w:val="Komentarotekstas"/>
      </w:pPr>
      <w:r>
        <w:rPr>
          <w:rStyle w:val="Komentaronuoroda"/>
        </w:rPr>
        <w:annotationRef/>
      </w:r>
      <w:r>
        <w:t>Galimybių studijos darbo grupė?</w:t>
      </w:r>
    </w:p>
  </w:comment>
  <w:comment w:initials="GM" w:author="Gintė Medzvieckaitė" w:date="2026-03-04T14:59:00Z" w:id="452">
    <w:p w:rsidR="009D6093" w:rsidRDefault="009D6093" w14:paraId="185272AD" w14:textId="29B0ED45">
      <w:pPr>
        <w:pStyle w:val="CommentText1"/>
      </w:pPr>
      <w:r>
        <w:rPr>
          <w:rStyle w:val="CommentReference1"/>
        </w:rPr>
        <w:annotationRef/>
      </w:r>
      <w:r w:rsidRPr="65684977">
        <w:t>Gal kelti į išnašas?</w:t>
      </w:r>
    </w:p>
  </w:comment>
  <w:comment w:initials="ru" w:author="ruta.petrauskaite@vdu.lt" w:date="2026-02-24T18:54:00Z" w:id="453">
    <w:p w:rsidR="000E2A0D" w:rsidP="000E2A0D" w:rsidRDefault="000E2A0D" w14:paraId="77AC3E56" w14:textId="77777777">
      <w:r>
        <w:annotationRef/>
      </w:r>
      <w:r w:rsidRPr="78EDC8C9">
        <w:t>kas ?</w:t>
      </w:r>
    </w:p>
  </w:comment>
  <w:comment w:initials="GM" w:author="Gintė Medzvieckaitė" w:date="2026-03-04T14:59:00Z" w:id="454">
    <w:p w:rsidR="009D6093" w:rsidRDefault="009D6093" w14:paraId="7D35EA4D" w14:textId="7070D5F7">
      <w:pPr>
        <w:pStyle w:val="CommentText1"/>
      </w:pPr>
      <w:r>
        <w:rPr>
          <w:rStyle w:val="CommentReference1"/>
        </w:rPr>
        <w:annotationRef/>
      </w:r>
      <w:r w:rsidRPr="0C240338">
        <w:t>Į išnašas?</w:t>
      </w:r>
    </w:p>
  </w:comment>
  <w:comment w:initials="GM" w:author="Gintė Medzvieckaitė" w:date="2026-03-04T15:08:00Z" w:id="455">
    <w:p w:rsidR="009D6093" w:rsidRDefault="009D6093" w14:paraId="4D6A2355" w14:textId="2C132303">
      <w:pPr>
        <w:pStyle w:val="CommentText1"/>
      </w:pPr>
      <w:r>
        <w:rPr>
          <w:rStyle w:val="CommentReference1"/>
        </w:rPr>
        <w:annotationRef/>
      </w:r>
      <w:r w:rsidRPr="5556642C">
        <w:t>Ar nereikėtų nurodyti schemos šaltinį?</w:t>
      </w:r>
    </w:p>
  </w:comment>
  <w:comment w:initials="GM" w:author="Gintė Medzvieckaitė" w:date="2026-03-04T16:44:00Z" w:id="456">
    <w:p w:rsidR="009D6093" w:rsidRDefault="009D6093" w14:paraId="251F7D92" w14:textId="7C49107B">
      <w:pPr>
        <w:pStyle w:val="CommentText1"/>
      </w:pPr>
      <w:r>
        <w:rPr>
          <w:rStyle w:val="CommentReference1"/>
        </w:rPr>
        <w:annotationRef/>
      </w:r>
      <w:r w:rsidRPr="13DCA2AD">
        <w:t>Gal EOSC ekosistemos dalyvių aprašymą išskirti kaip atskirą skyrelį?</w:t>
      </w:r>
    </w:p>
  </w:comment>
  <w:comment w:initials="MOU" w:author="Jolanta Šinkūnienė" w:date="2026-03-26T15:52:00Z" w:id="457">
    <w:p w:rsidR="002C5244" w:rsidRDefault="002C5244" w14:paraId="0E75F6AE" w14:textId="6EB74356">
      <w:pPr>
        <w:pStyle w:val="Komentarotekstas"/>
      </w:pPr>
      <w:r>
        <w:rPr>
          <w:rStyle w:val="Komentaronuoroda"/>
        </w:rPr>
        <w:annotationRef/>
      </w:r>
      <w:r>
        <w:t>Reikėtų ir lentelės šaltinį nurodyti</w:t>
      </w:r>
    </w:p>
  </w:comment>
  <w:comment w:initials="GM" w:author="Gintė Medzvieckaitė" w:date="2026-03-04T15:01:00Z" w:id="458">
    <w:p w:rsidR="009D6093" w:rsidRDefault="009D6093" w14:paraId="6A237F60" w14:textId="6D4DC738">
      <w:pPr>
        <w:pStyle w:val="CommentText1"/>
      </w:pPr>
      <w:r>
        <w:rPr>
          <w:rStyle w:val="CommentReference1"/>
        </w:rPr>
        <w:annotationRef/>
      </w:r>
      <w:r w:rsidRPr="42074DFA">
        <w:t>Kitur rašoma daugiskaita ir iš mažosios raidės. Ar nereikėtų ir čia?</w:t>
      </w:r>
    </w:p>
  </w:comment>
  <w:comment w:initials="GŠ" w:author="Gribauskienė Aušra | ŠMSM" w:date="2026-03-15T18:05:00Z" w:id="459">
    <w:p w:rsidR="001F1446" w:rsidRDefault="00000000" w14:paraId="639F808B" w14:textId="7282B6A8">
      <w:pPr>
        <w:pStyle w:val="CommentText1"/>
      </w:pPr>
      <w:r>
        <w:rPr>
          <w:rStyle w:val="CommentReference1"/>
        </w:rPr>
        <w:annotationRef/>
      </w:r>
      <w:r w:rsidRPr="3A34F5DC">
        <w:t>Gal vartoti - duomenų patikėtiniai ?</w:t>
      </w:r>
    </w:p>
  </w:comment>
  <w:comment w:initials="MOU" w:author="Jolanta Šinkūnienė" w:date="2026-03-26T15:42:00Z" w:id="460">
    <w:p w:rsidR="00A1620C" w:rsidRDefault="00A1620C" w14:paraId="1F4D7809" w14:textId="2FCA8C3F">
      <w:pPr>
        <w:pStyle w:val="Komentarotekstas"/>
      </w:pPr>
      <w:r>
        <w:rPr>
          <w:rStyle w:val="Komentaronuoroda"/>
        </w:rPr>
        <w:annotationRef/>
      </w:r>
      <w:r>
        <w:t>Turbūt jau apsistojome ties stiuardais?</w:t>
      </w:r>
    </w:p>
  </w:comment>
  <w:comment w:initials="MOU" w:author="Jolanta Šinkūnienė" w:date="2026-03-26T15:48:00Z" w:id="461">
    <w:p w:rsidR="009E6BFD" w:rsidRDefault="009E6BFD" w14:paraId="3790DF21" w14:textId="7D1DE769">
      <w:pPr>
        <w:pStyle w:val="Komentarotekstas"/>
      </w:pPr>
      <w:r>
        <w:rPr>
          <w:rStyle w:val="Komentaronuoroda"/>
        </w:rPr>
        <w:annotationRef/>
      </w:r>
      <w:r>
        <w:t>Kurioje ataskaitoje?</w:t>
      </w:r>
      <w:r w:rsidR="002C5244">
        <w:t xml:space="preserve"> Čia ta pati kur žemiau cituopjama? </w:t>
      </w:r>
      <w:r w:rsidRPr="00BB081A" w:rsidR="002C5244">
        <w:rPr>
          <w:rFonts w:ascii="Times New Roman" w:hAnsi="Times New Roman" w:cs="Times New Roman"/>
        </w:rPr>
        <w:t>(European Commission et al. 2021)</w:t>
      </w:r>
    </w:p>
  </w:comment>
  <w:comment w:initials="MOU" w:author="Jolanta Šinkūnienė" w:date="2026-03-26T15:51:00Z" w:id="462">
    <w:p w:rsidR="002C5244" w:rsidRDefault="002C5244" w14:paraId="047F3092" w14:textId="44254E5F">
      <w:pPr>
        <w:pStyle w:val="Komentarotekstas"/>
      </w:pPr>
      <w:r>
        <w:rPr>
          <w:rStyle w:val="Komentaronuoroda"/>
        </w:rPr>
        <w:annotationRef/>
      </w:r>
      <w:r>
        <w:t>?? Ar čia dar bus pildoma?</w:t>
      </w:r>
    </w:p>
  </w:comment>
  <w:comment w:initials="GM" w:author="Gintė Medzvieckaitė" w:date="2026-03-04T16:45:00Z" w:id="463">
    <w:p w:rsidR="009D6093" w:rsidRDefault="009D6093" w14:paraId="6F59A2A2" w14:textId="1BE0E85A">
      <w:pPr>
        <w:pStyle w:val="CommentText1"/>
      </w:pPr>
      <w:r>
        <w:rPr>
          <w:rStyle w:val="CommentReference1"/>
        </w:rPr>
        <w:annotationRef/>
      </w:r>
      <w:r w:rsidRPr="14D99DBC">
        <w:t>Gal ir Winter Schools skirti atskirą skyrelį?</w:t>
      </w:r>
    </w:p>
  </w:comment>
  <w:comment w:initials="GM" w:author="Gintė Medzvieckaitė" w:date="2026-03-04T15:15:00Z" w:id="464">
    <w:p w:rsidR="009D6093" w:rsidRDefault="009D6093" w14:paraId="0436EEF3" w14:textId="4566CA20">
      <w:pPr>
        <w:pStyle w:val="CommentText1"/>
      </w:pPr>
      <w:r>
        <w:rPr>
          <w:rStyle w:val="CommentReference1"/>
        </w:rPr>
        <w:annotationRef/>
      </w:r>
      <w:r w:rsidRPr="65602164">
        <w:t>„Mokymai, kuriuose kuriamas supratimas apie mokymus“ skamba šiek tiek keistai. Gal geriau tą renginį apibūdinti kaip „susitikimą“, „dirbtuves“ ar pan.?</w:t>
      </w:r>
    </w:p>
  </w:comment>
  <w:comment w:initials="MOU" w:author="Jolanta Šinkūnienė" w:date="2026-03-26T16:09:00Z" w:id="465">
    <w:p w:rsidR="00E23BDF" w:rsidRDefault="00E23BDF" w14:paraId="50446F79" w14:textId="29B97352">
      <w:pPr>
        <w:pStyle w:val="Komentarotekstas"/>
      </w:pPr>
      <w:r>
        <w:rPr>
          <w:rStyle w:val="Komentaronuoroda"/>
        </w:rPr>
        <w:annotationRef/>
      </w:r>
      <w:r>
        <w:t>?</w:t>
      </w:r>
    </w:p>
  </w:comment>
  <w:comment w:initials="MOU" w:author="Jolanta Šinkūnienė" w:date="2026-03-01T19:17:00Z" w:id="466">
    <w:p w:rsidRPr="00601348" w:rsidR="00601348" w:rsidRDefault="00601348" w14:paraId="44487FB3" w14:textId="6C60DC3C">
      <w:pPr>
        <w:pStyle w:val="CommentText1"/>
      </w:pPr>
      <w:r>
        <w:rPr>
          <w:rStyle w:val="CommentReference1"/>
        </w:rPr>
        <w:annotationRef/>
      </w:r>
      <w:r>
        <w:t>Gal šitą pabaigą galima būtų įvardinti kaip nedidelį skyrelio apibendrinimą?</w:t>
      </w:r>
    </w:p>
  </w:comment>
  <w:comment w:initials="GM" w:author="Gintė Medzvieckaitė" w:date="2026-03-04T16:46:00Z" w:id="468">
    <w:p w:rsidR="009D6093" w:rsidRDefault="009D6093" w14:paraId="70BC8F1A" w14:textId="5540F00D">
      <w:pPr>
        <w:pStyle w:val="CommentText1"/>
      </w:pPr>
      <w:r>
        <w:rPr>
          <w:rStyle w:val="CommentReference1"/>
        </w:rPr>
        <w:annotationRef/>
      </w:r>
      <w:r w:rsidRPr="03EB0A6B">
        <w:t>Gal apjungti su EOSC ekosistemos dalyvių aprašymu?</w:t>
      </w:r>
    </w:p>
  </w:comment>
  <w:comment w:initials="GM" w:author="Gintė Medzvieckaitė" w:date="2026-03-18T15:16:00Z" w:id="470">
    <w:p w:rsidR="00CD2B1F" w:rsidRDefault="00000000" w14:paraId="23655A78" w14:textId="1CAAC9CA">
      <w:pPr>
        <w:pStyle w:val="CommentText1"/>
      </w:pPr>
      <w:r>
        <w:rPr>
          <w:rStyle w:val="CommentReference1"/>
        </w:rPr>
        <w:annotationRef/>
      </w:r>
      <w:r w:rsidRPr="6A2305B4">
        <w:t>Vaido analizėje – 78. Gal buvo priskaičiuotas ir vienas kuris iš atsakymų „Kita“?</w:t>
      </w:r>
    </w:p>
  </w:comment>
  <w:comment w:initials="GM" w:author="Gintė Medzvieckaitė" w:date="2026-03-18T15:48:00Z" w:id="471">
    <w:p w:rsidR="00CD2B1F" w:rsidRDefault="00000000" w14:paraId="6ECB9FB9" w14:textId="51C70BB7">
      <w:pPr>
        <w:pStyle w:val="CommentText1"/>
      </w:pPr>
      <w:r>
        <w:rPr>
          <w:rStyle w:val="CommentReference1"/>
        </w:rPr>
        <w:annotationRef/>
      </w:r>
      <w:r w:rsidRPr="2D9F97ED">
        <w:t>Vaido lentelėse – 51, o % skaičiuojami nuo bendro respondentų skaičiaus (232). Mes skaičiavome % nuo 149 respondentų, kurie buvo nukreipti į šį klausimą, nes pažymėjo, kad yra tik iš dalies arba visiškai nepatenkinti institucijos situacija.</w:t>
      </w:r>
    </w:p>
  </w:comment>
  <w:comment w:initials="GM" w:author="Gintė Medzvieckaitė" w:date="2026-03-18T15:49:00Z" w:id="472">
    <w:p w:rsidR="00CD2B1F" w:rsidRDefault="00000000" w14:paraId="647A84AF" w14:textId="042B0074">
      <w:pPr>
        <w:pStyle w:val="CommentText1"/>
      </w:pPr>
      <w:r>
        <w:rPr>
          <w:rStyle w:val="CommentReference1"/>
        </w:rPr>
        <w:annotationRef/>
      </w:r>
      <w:r w:rsidRPr="1ABFC17A">
        <w:t>Vaido lentelėse – 90</w:t>
      </w:r>
    </w:p>
  </w:comment>
  <w:comment w:initials="GM" w:author="Gintė Medzvieckaitė" w:date="2026-03-18T15:50:00Z" w:id="473">
    <w:p w:rsidR="00CD2B1F" w:rsidRDefault="00000000" w14:paraId="73A9E04B" w14:textId="2D149EB3">
      <w:pPr>
        <w:pStyle w:val="CommentText1"/>
      </w:pPr>
      <w:r>
        <w:rPr>
          <w:rStyle w:val="CommentReference1"/>
        </w:rPr>
        <w:annotationRef/>
      </w:r>
      <w:r w:rsidRPr="5658E571">
        <w:t>Vaido lentelėse – 63</w:t>
      </w:r>
    </w:p>
  </w:comment>
  <w:comment w:initials="GM" w:author="Gintė Medzvieckaitė" w:date="2026-03-18T15:45:00Z" w:id="474">
    <w:p w:rsidR="00CD2B1F" w:rsidRDefault="00000000" w14:paraId="1F94434F" w14:textId="5794C95E">
      <w:pPr>
        <w:pStyle w:val="CommentText1"/>
      </w:pPr>
      <w:r>
        <w:rPr>
          <w:rStyle w:val="CommentReference1"/>
        </w:rPr>
        <w:annotationRef/>
      </w:r>
      <w:r w:rsidRPr="50AE463D">
        <w:t>Vaido skaičiavimais – 19. Skritumas todėl, kad mes papildomai priskaičiavome du atsakymus iš kategorijos „Kita":  „LT neskelbia tinkamų projektų reikiamos įrangos finansavimui“ ir „ Ieškoti finansavimo ir jį gauti nėra tapatu. Be išorinio finansavimo ne visada įmanoma plėtra“.</w:t>
      </w:r>
    </w:p>
  </w:comment>
  <w:comment w:initials="GM" w:author="Gintė Medzvieckaitė" w:date="2026-03-18T16:08:00Z" w:id="475">
    <w:p w:rsidR="00CD2B1F" w:rsidRDefault="00000000" w14:paraId="0DEA0EBB" w14:textId="0F95B34D">
      <w:pPr>
        <w:pStyle w:val="CommentText1"/>
      </w:pPr>
      <w:r>
        <w:rPr>
          <w:rStyle w:val="CommentReference1"/>
        </w:rPr>
        <w:annotationRef/>
      </w:r>
      <w:r w:rsidRPr="14AB48A0">
        <w:t xml:space="preserve">Vaido analizės rezultatai labiau apibendrinti: </w:t>
      </w:r>
    </w:p>
    <w:p w:rsidR="00CD2B1F" w:rsidRDefault="00000000" w14:paraId="74B4244A" w14:textId="728C9126">
      <w:pPr>
        <w:pStyle w:val="CommentText1"/>
      </w:pPr>
      <w:r w:rsidRPr="6E8A81A9">
        <w:t>Nėra: 6</w:t>
      </w:r>
    </w:p>
    <w:p w:rsidR="00CD2B1F" w:rsidRDefault="00000000" w14:paraId="673FC133" w14:textId="294DB6E3">
      <w:pPr>
        <w:pStyle w:val="CommentText1"/>
      </w:pPr>
      <w:r w:rsidRPr="3921D091">
        <w:t>Mažiau nei 1 etatas: 11</w:t>
      </w:r>
    </w:p>
    <w:p w:rsidR="00CD2B1F" w:rsidRDefault="00000000" w14:paraId="306794C0" w14:textId="565ECF5C">
      <w:pPr>
        <w:pStyle w:val="CommentText1"/>
      </w:pPr>
      <w:r w:rsidRPr="52EFC890">
        <w:t>1-2 etatai: 1</w:t>
      </w:r>
    </w:p>
    <w:p w:rsidR="00CD2B1F" w:rsidRDefault="00000000" w14:paraId="3B7A2ED5" w14:textId="32DE415C">
      <w:pPr>
        <w:pStyle w:val="CommentText1"/>
      </w:pPr>
      <w:r w:rsidRPr="3EC42EAA">
        <w:t>3-4 etatai: 3</w:t>
      </w:r>
    </w:p>
    <w:p w:rsidR="00CD2B1F" w:rsidRDefault="00000000" w14:paraId="3FF74707" w14:textId="5A9378BD">
      <w:pPr>
        <w:pStyle w:val="CommentText1"/>
      </w:pPr>
      <w:r w:rsidRPr="35EE81B6">
        <w:t>5 ar daugiau etatų: 1</w:t>
      </w:r>
    </w:p>
    <w:p w:rsidR="00CD2B1F" w:rsidRDefault="00CD2B1F" w14:paraId="324A1513" w14:textId="34FB6434">
      <w:pPr>
        <w:pStyle w:val="CommentText1"/>
      </w:pPr>
    </w:p>
    <w:p w:rsidR="00CD2B1F" w:rsidRDefault="00000000" w14:paraId="296DF760" w14:textId="0AAD5A6A">
      <w:pPr>
        <w:pStyle w:val="CommentText1"/>
      </w:pPr>
      <w:r w:rsidRPr="584B865A">
        <w:t>Kurį variantą norime pasilikti? Tai tikriausiai priklausys ir nuo to, kiek anonimizuota turėtų būti viešai pateikiama analizė.</w:t>
      </w:r>
    </w:p>
  </w:comment>
  <w:comment w:initials="GM" w:author="Gintė Medzvieckaitė" w:date="2026-03-18T16:10:00Z" w:id="476">
    <w:p w:rsidR="00CD2B1F" w:rsidRDefault="00000000" w14:paraId="3D05C00F" w14:textId="120F4981">
      <w:pPr>
        <w:pStyle w:val="CommentText1"/>
      </w:pPr>
      <w:r>
        <w:rPr>
          <w:rStyle w:val="CommentReference1"/>
        </w:rPr>
        <w:annotationRef/>
      </w:r>
      <w:r w:rsidRPr="7F284BF1">
        <w:t>Vaido analizė:</w:t>
      </w:r>
    </w:p>
    <w:p w:rsidR="00CD2B1F" w:rsidRDefault="00000000" w14:paraId="2085B0A3" w14:textId="1CB40BB6">
      <w:pPr>
        <w:pStyle w:val="CommentText1"/>
      </w:pPr>
      <w:r w:rsidRPr="26945C0B">
        <w:t>Jokių: 10</w:t>
      </w:r>
    </w:p>
    <w:p w:rsidR="00CD2B1F" w:rsidRDefault="00000000" w14:paraId="2A11B0DA" w14:textId="331256D5">
      <w:pPr>
        <w:pStyle w:val="CommentText1"/>
      </w:pPr>
      <w:r w:rsidRPr="03419874">
        <w:t>Nedaug: 4</w:t>
      </w:r>
    </w:p>
    <w:p w:rsidR="00CD2B1F" w:rsidRDefault="00000000" w14:paraId="3E257D94" w14:textId="7AF1A8F8">
      <w:pPr>
        <w:pStyle w:val="CommentText1"/>
      </w:pPr>
      <w:r w:rsidRPr="089C4B7F">
        <w:t>Daug ir įvairių: 3</w:t>
      </w:r>
    </w:p>
    <w:p w:rsidR="00CD2B1F" w:rsidRDefault="00000000" w14:paraId="1B9303A6" w14:textId="26307DDB">
      <w:pPr>
        <w:pStyle w:val="CommentText1"/>
      </w:pPr>
      <w:r w:rsidRPr="388FE6A8">
        <w:t>Neatsakė:5</w:t>
      </w:r>
    </w:p>
  </w:comment>
  <w:comment w:initials="GM" w:author="Gintė Medzvieckaitė" w:date="2026-03-18T16:11:00Z" w:id="477">
    <w:p w:rsidR="00CD2B1F" w:rsidRDefault="00000000" w14:paraId="322BC66C" w14:textId="6732BD9B">
      <w:pPr>
        <w:pStyle w:val="CommentText1"/>
      </w:pPr>
      <w:r>
        <w:rPr>
          <w:rStyle w:val="CommentReference1"/>
        </w:rPr>
        <w:annotationRef/>
      </w:r>
      <w:r w:rsidRPr="59B2BBB1">
        <w:t xml:space="preserve">Vaido analizė: </w:t>
      </w:r>
    </w:p>
    <w:p w:rsidR="00CD2B1F" w:rsidRDefault="00000000" w14:paraId="50E83324" w14:textId="781E2571">
      <w:pPr>
        <w:pStyle w:val="CommentText1"/>
      </w:pPr>
      <w:r w:rsidRPr="5377319B">
        <w:t>Ne: 12</w:t>
      </w:r>
    </w:p>
    <w:p w:rsidR="00CD2B1F" w:rsidRDefault="00000000" w14:paraId="72F4B9EC" w14:textId="32AAAE16">
      <w:pPr>
        <w:pStyle w:val="CommentText1"/>
      </w:pPr>
      <w:r w:rsidRPr="34A20CBD">
        <w:t>Pagal poreikį: 2</w:t>
      </w:r>
    </w:p>
    <w:p w:rsidR="00CD2B1F" w:rsidRDefault="00000000" w14:paraId="71F4AE38" w14:textId="41452B96">
      <w:pPr>
        <w:pStyle w:val="CommentText1"/>
      </w:pPr>
      <w:r w:rsidRPr="3FB938CD">
        <w:t>Nuolat: 6</w:t>
      </w:r>
    </w:p>
    <w:p w:rsidR="00CD2B1F" w:rsidRDefault="00000000" w14:paraId="6F2FE6B0" w14:textId="717D9AC5">
      <w:pPr>
        <w:pStyle w:val="CommentText1"/>
      </w:pPr>
      <w:r w:rsidRPr="71EF9ECE">
        <w:t>Neatsakė: 2</w:t>
      </w:r>
    </w:p>
  </w:comment>
  <w:comment w:initials="GM" w:author="Gintė Medzvieckaitė" w:date="2026-03-18T16:13:00Z" w:id="478">
    <w:p w:rsidR="00CD2B1F" w:rsidRDefault="00000000" w14:paraId="2795C002" w14:textId="14566CDE">
      <w:pPr>
        <w:pStyle w:val="CommentText1"/>
      </w:pPr>
      <w:r>
        <w:rPr>
          <w:rStyle w:val="CommentReference1"/>
        </w:rPr>
        <w:annotationRef/>
      </w:r>
      <w:r w:rsidRPr="690A9773">
        <w:t>Vaido kiekybinė analizė:</w:t>
      </w:r>
    </w:p>
    <w:p w:rsidR="00CD2B1F" w:rsidRDefault="00000000" w14:paraId="53DC3446" w14:textId="38C8BE51">
      <w:pPr>
        <w:pStyle w:val="CommentText1"/>
      </w:pPr>
      <w:r w:rsidRPr="08333F6B">
        <w:t>Ne: 3</w:t>
      </w:r>
    </w:p>
    <w:p w:rsidR="00CD2B1F" w:rsidRDefault="00000000" w14:paraId="191F55A1" w14:textId="2B8CEDD8">
      <w:pPr>
        <w:pStyle w:val="CommentText1"/>
      </w:pPr>
      <w:r w:rsidRPr="1C390C47">
        <w:t>Pagal poreikį: 13</w:t>
      </w:r>
    </w:p>
    <w:p w:rsidR="00CD2B1F" w:rsidRDefault="00000000" w14:paraId="535B1BFB" w14:textId="29A350B7">
      <w:pPr>
        <w:pStyle w:val="CommentText1"/>
      </w:pPr>
      <w:r w:rsidRPr="4ED40408">
        <w:t>Nuolat: 4</w:t>
      </w:r>
    </w:p>
    <w:p w:rsidR="00CD2B1F" w:rsidRDefault="00000000" w14:paraId="10B45D72" w14:textId="51196BFB">
      <w:pPr>
        <w:pStyle w:val="CommentText1"/>
      </w:pPr>
      <w:r w:rsidRPr="1C177E94">
        <w:t>Neatsakė: 2</w:t>
      </w:r>
    </w:p>
  </w:comment>
  <w:comment w:initials="GM" w:author="Gintė Medzvieckaitė" w:date="2026-03-04T16:33:00Z" w:id="479">
    <w:p w:rsidR="009D6093" w:rsidRDefault="009D6093" w14:paraId="12412A0D" w14:textId="5EFC3DC3">
      <w:pPr>
        <w:pStyle w:val="CommentText1"/>
      </w:pPr>
      <w:r>
        <w:rPr>
          <w:rStyle w:val="CommentReference1"/>
        </w:rPr>
        <w:annotationRef/>
      </w:r>
      <w:r w:rsidRPr="7CB1DD02">
        <w:t>Ar tai ne tas pats kaip LMT ir ES reikalavimai?</w:t>
      </w:r>
    </w:p>
  </w:comment>
  <w:comment w:initials="GM" w:author="Gintė Medzvieckaitė" w:date="2026-03-04T16:42:00Z" w:id="480">
    <w:p w:rsidR="009D6093" w:rsidRDefault="009D6093" w14:paraId="51101278" w14:textId="42ABF658">
      <w:pPr>
        <w:pStyle w:val="CommentText1"/>
      </w:pPr>
      <w:r>
        <w:rPr>
          <w:rStyle w:val="CommentReference1"/>
        </w:rPr>
        <w:annotationRef/>
      </w:r>
      <w:r w:rsidRPr="6DC20CD2">
        <w:t>Paliepiau DI apjungti Gintarės ir Saulės apibendrinimus. Lyg ir tvarkingai viską surašė...</w:t>
      </w:r>
    </w:p>
  </w:comment>
  <w:comment w:initials="MOU" w:author="Jolanta Šinkūnienė" w:date="2026-03-26T20:44:00Z" w:id="481">
    <w:p w:rsidR="000E013E" w:rsidRDefault="000E013E" w14:paraId="390015C4" w14:textId="096DDE9E">
      <w:pPr>
        <w:pStyle w:val="Komentarotekstas"/>
      </w:pPr>
      <w:r>
        <w:rPr>
          <w:rStyle w:val="Komentaronuoroda"/>
        </w:rPr>
        <w:annotationRef/>
      </w:r>
      <w:r>
        <w:t>Gal visą šitą dalį reikia perkelti į 3.2 skyrelio pabaigą, nes ten apie ugdymą kalbama. Šioje vietojen nelabai tinka, nes čia baigiasi Lietuvos situacijos analizė</w:t>
      </w:r>
    </w:p>
  </w:comment>
  <w:comment xmlns:w="http://schemas.openxmlformats.org/wordprocessingml/2006/main" w:initials="Vs" w:author="Vartotojas svečias" w:date="2026-03-27T11:06:58" w:id="884115231">
    <w:p xmlns:w14="http://schemas.microsoft.com/office/word/2010/wordml" xmlns:w="http://schemas.openxmlformats.org/wordprocessingml/2006/main" w:rsidR="505E592A" w:rsidRDefault="30D80C31" w14:paraId="53742045" w14:textId="6492468E">
      <w:pPr>
        <w:pStyle w:val="CommentText"/>
      </w:pPr>
      <w:r>
        <w:rPr>
          <w:rStyle w:val="CommentReference"/>
        </w:rPr>
        <w:annotationRef/>
      </w:r>
      <w:r w:rsidRPr="35C2AD25" w:rsidR="7C57D0F8">
        <w:t>Gal tiesiog nenurodyti konkrečios sumos?</w:t>
      </w:r>
    </w:p>
  </w:comment>
  <w:comment xmlns:w="http://schemas.openxmlformats.org/wordprocessingml/2006/main" w:initials="Vs" w:author="Vartotojas svečias" w:date="2026-03-27T11:10:52" w:id="342473981">
    <w:p xmlns:w14="http://schemas.microsoft.com/office/word/2010/wordml" xmlns:w="http://schemas.openxmlformats.org/wordprocessingml/2006/main" w:rsidR="75F6F323" w:rsidRDefault="420A8F23" w14:paraId="5F2E9B9E" w14:textId="4421CF57">
      <w:pPr>
        <w:pStyle w:val="CommentText"/>
      </w:pPr>
      <w:r>
        <w:rPr>
          <w:rStyle w:val="CommentReference"/>
        </w:rPr>
        <w:annotationRef/>
      </w:r>
      <w:r w:rsidRPr="1F1D81D9" w:rsidR="74CBF1B2">
        <w:t>Galima. Arba gal dar tiktų prie 1.1.2? (Gintė)</w:t>
      </w:r>
    </w:p>
  </w:comment>
  <w:comment xmlns:w="http://schemas.openxmlformats.org/wordprocessingml/2006/main" w:initials="Vs" w:author="Vartotojas svečias" w:date="2026-03-27T11:12:45" w:id="1810925764">
    <w:p xmlns:w14="http://schemas.microsoft.com/office/word/2010/wordml" xmlns:w="http://schemas.openxmlformats.org/wordprocessingml/2006/main" w:rsidR="0D72DEE8" w:rsidRDefault="7AEC2483" w14:paraId="48097122" w14:textId="1E9CABE8">
      <w:pPr>
        <w:pStyle w:val="CommentText"/>
      </w:pPr>
      <w:r>
        <w:rPr>
          <w:rStyle w:val="CommentReference"/>
        </w:rPr>
        <w:annotationRef/>
      </w:r>
      <w:r w:rsidRPr="0DAA9FD0" w:rsidR="1FBDE015">
        <w:t xml:space="preserve">Pasiūlymas dėl Europos Parlamento Ir Tarybos reglamento, kuriuo siekiant supaprastinti skaitmeninio sektoriaus teisės aktų sistemą iš dalies keičiami reglamentai (ES) 2016/679, (ES) 2018/1724, (ES) 2018/1725, (ES) 2023/2854 ir direktyvos 2002/58/EB, (ES) 2022/2555 ir (ES) 2022/2557 ir panaikinami reglamentai (ES) 2018/1807, (ES) 2019/1150, (ES) 2022/868 ir Direktyva (ES) 2019/1024, (Skaitmeninio sektoriaus bendrasis rinkinys) {SWD(2025) 836 final}  </w:t>
      </w:r>
      <w:r w:rsidRPr="2022F1E4" w:rsidR="61449EB9">
        <w:rPr>
          <w:color w:val="ff0000"/>
        </w:rPr>
        <w:t>ĮKĖLAU SĄRAŠO PABAIGOJE</w:t>
      </w:r>
    </w:p>
  </w:comment>
  <w:comment xmlns:w="http://schemas.openxmlformats.org/wordprocessingml/2006/main" w:initials="Vs" w:author="Vartotojas svečias" w:date="2026-03-27T11:15:00" w:id="317243723">
    <w:p xmlns:w14="http://schemas.microsoft.com/office/word/2010/wordml" xmlns:w="http://schemas.openxmlformats.org/wordprocessingml/2006/main" w:rsidR="13868466" w:rsidRDefault="4EE0EC97" w14:paraId="573346B8" w14:textId="7C3CA752">
      <w:pPr>
        <w:pStyle w:val="CommentText"/>
      </w:pPr>
      <w:r>
        <w:rPr>
          <w:rStyle w:val="CommentReference"/>
        </w:rPr>
        <w:annotationRef/>
      </w:r>
      <w:r w:rsidRPr="56A8D253" w:rsidR="6A694C26">
        <w:t>Na čia ilgas teisinis diskursas, nežinau ar verta čia apie tai daug diskutuoti</w:t>
      </w:r>
    </w:p>
  </w:comment>
  <w:comment xmlns:w="http://schemas.openxmlformats.org/wordprocessingml/2006/main" w:initials="Vs" w:author="Vartotojas svečias" w:date="2026-03-27T11:19:45" w:id="1983763923">
    <w:p xmlns:w14="http://schemas.microsoft.com/office/word/2010/wordml" xmlns:w="http://schemas.openxmlformats.org/wordprocessingml/2006/main" w:rsidR="4AEC9881" w:rsidRDefault="7D606D71" w14:paraId="3028C6DB" w14:textId="677B94A4">
      <w:pPr>
        <w:pStyle w:val="CommentText"/>
      </w:pPr>
      <w:r>
        <w:rPr>
          <w:rStyle w:val="CommentReference"/>
        </w:rPr>
        <w:annotationRef/>
      </w:r>
      <w:r w:rsidRPr="5EFFDFA9" w:rsidR="730D2377">
        <w:t>Aš siūlyčiau vietoje "teisinė bazė" ir pakeisti teisnis reguliavimas. Dėl ES teisės ir LR teisės santykio. Dažnai ES teisės aktuose yra įtvirtinami principai, LR teisės aktai numato jų įgyvendinimą.</w:t>
      </w:r>
    </w:p>
  </w:comment>
  <w:comment xmlns:w="http://schemas.openxmlformats.org/wordprocessingml/2006/main" w:initials="Vs" w:author="Vartotojas svečias" w:date="2026-03-27T11:18:35" w:id="900541576">
    <w:p xmlns:w14="http://schemas.microsoft.com/office/word/2010/wordml" xmlns:w="http://schemas.openxmlformats.org/wordprocessingml/2006/main" w:rsidR="076E8A2D" w:rsidRDefault="6B78BBA2" w14:paraId="5A775169" w14:textId="69D0E348">
      <w:pPr>
        <w:pStyle w:val="CommentText"/>
      </w:pPr>
      <w:r>
        <w:rPr>
          <w:rStyle w:val="CommentReference"/>
        </w:rPr>
        <w:annotationRef/>
      </w:r>
      <w:r w:rsidRPr="5765D695" w:rsidR="093BDE76">
        <w:t>Jeigu galvoje turima „equity“, gal geriau tą žodį čia versti kaip „lygybė“. Ar galvoje turima „fairness“? Tada „teisingumas“ tiktų. (Gintė)</w:t>
      </w:r>
    </w:p>
  </w:comment>
  <w:comment xmlns:w="http://schemas.openxmlformats.org/wordprocessingml/2006/main" w:initials="Vs" w:author="Vartotojas svečias" w:date="2026-03-27T11:24:04" w:id="289993912">
    <w:p xmlns:w14="http://schemas.microsoft.com/office/word/2010/wordml" xmlns:w="http://schemas.openxmlformats.org/wordprocessingml/2006/main" w:rsidR="241991C5" w:rsidRDefault="60941A97" w14:paraId="5684021A" w14:textId="0723768A">
      <w:pPr>
        <w:pStyle w:val="CommentText"/>
      </w:pPr>
      <w:r>
        <w:rPr>
          <w:rStyle w:val="CommentReference"/>
        </w:rPr>
        <w:annotationRef/>
      </w:r>
      <w:r w:rsidRPr="647490F1" w:rsidR="18CF5806">
        <w:t xml:space="preserve">Ne čia per klaid liko angliškas trumpinimas, visur reikia laikytis BDAR. </w:t>
      </w:r>
    </w:p>
  </w:comment>
  <w:comment xmlns:w="http://schemas.openxmlformats.org/wordprocessingml/2006/main" w:initials="Vs" w:author="Vartotojas svečias" w:date="2026-03-27T12:01:06" w:id="2019183762">
    <w:p xmlns:w14="http://schemas.microsoft.com/office/word/2010/wordml" xmlns:w="http://schemas.openxmlformats.org/wordprocessingml/2006/main" w:rsidR="3D5E0B35" w:rsidRDefault="3396775F" w14:paraId="54495E5D" w14:textId="4FE6867C">
      <w:pPr>
        <w:pStyle w:val="CommentText"/>
      </w:pPr>
      <w:r>
        <w:rPr>
          <w:rStyle w:val="CommentReference"/>
        </w:rPr>
        <w:annotationRef/>
      </w:r>
      <w:r w:rsidRPr="529C8519" w:rsidR="5CB7069D">
        <w:t>Liko angliškas trumpinimas, turi būti ADD</w:t>
      </w:r>
    </w:p>
  </w:comment>
  <w:comment xmlns:w="http://schemas.openxmlformats.org/wordprocessingml/2006/main" w:initials="Vs" w:author="Vartotojas svečias" w:date="2026-03-27T12:02:29" w:id="2143699515">
    <w:p xmlns:w14="http://schemas.microsoft.com/office/word/2010/wordml" xmlns:w="http://schemas.openxmlformats.org/wordprocessingml/2006/main" w:rsidR="766A8F89" w:rsidRDefault="7B63D2FD" w14:paraId="19D328B9" w14:textId="6D861EDD">
      <w:pPr>
        <w:pStyle w:val="CommentText"/>
      </w:pPr>
      <w:r>
        <w:rPr>
          <w:rStyle w:val="CommentReference"/>
        </w:rPr>
        <w:annotationRef/>
      </w:r>
      <w:r w:rsidRPr="4DC735A5" w:rsidR="48144F29">
        <w:t>Dar patikrinau - officialių vertimų šioms licencijoms nįra, todėl sūlau palikti anglišką varaintą</w:t>
      </w:r>
    </w:p>
  </w:comment>
  <w:comment xmlns:w="http://schemas.openxmlformats.org/wordprocessingml/2006/main" w:initials="Vs" w:author="Vartotojas svečias" w:date="2026-03-27T12:07:56" w:id="1622677101">
    <w:p xmlns:w14="http://schemas.microsoft.com/office/word/2010/wordml" xmlns:w="http://schemas.openxmlformats.org/wordprocessingml/2006/main" w:rsidR="6A25F89D" w:rsidRDefault="3924233B" w14:paraId="1C0EB896" w14:textId="362C8916">
      <w:pPr>
        <w:pStyle w:val="CommentText"/>
      </w:pPr>
      <w:r>
        <w:rPr>
          <w:rStyle w:val="CommentReference"/>
        </w:rPr>
        <w:annotationRef/>
      </w:r>
      <w:r w:rsidRPr="0AF4A2A2" w:rsidR="1EC57561">
        <w:t>Čia drįsčiau nesutikti, šio akto esmė yra duomenų kurie yra registruojami sensoriais panaudojimas. Jei pasižiūrėti į paskutinius Horizon Europe projektus, daugelis jų turi WP susijusi su skaitmeniniais dvyniais ar kitomis AI susitemtomis, kurios būtent gauna duomenis fiksuotus sensorių, jau veikiančiuose komerciniuose ar vystomose demonstraciniuose įrenginiuose.</w:t>
      </w:r>
    </w:p>
  </w:comment>
  <w:comment xmlns:w="http://schemas.openxmlformats.org/wordprocessingml/2006/main" w:initials="Vs" w:author="Vartotojas svečias" w:date="2026-03-27T12:08:33" w:id="2147046336">
    <w:p xmlns:w14="http://schemas.microsoft.com/office/word/2010/wordml" xmlns:w="http://schemas.openxmlformats.org/wordprocessingml/2006/main" w:rsidR="0E66755C" w:rsidRDefault="2448E4CD" w14:paraId="490917DF" w14:textId="70DED2F0">
      <w:pPr>
        <w:pStyle w:val="CommentText"/>
      </w:pPr>
      <w:r>
        <w:rPr>
          <w:rStyle w:val="CommentReference"/>
        </w:rPr>
        <w:annotationRef/>
      </w:r>
      <w:r w:rsidRPr="2DD679AB" w:rsidR="67CA1D0A">
        <w:t>ok, Ištrinam</w:t>
      </w:r>
    </w:p>
  </w:comment>
  <w:comment xmlns:w="http://schemas.openxmlformats.org/wordprocessingml/2006/main" w:initials="Vs" w:author="Vartotojas svečias" w:date="2026-03-27T12:11:18" w:id="1361036159">
    <w:p xmlns:w14="http://schemas.microsoft.com/office/word/2010/wordml" xmlns:w="http://schemas.openxmlformats.org/wordprocessingml/2006/main" w:rsidR="13BD2FB7" w:rsidRDefault="07181958" w14:paraId="7ED99AB8" w14:textId="05FCC5D4">
      <w:pPr>
        <w:pStyle w:val="CommentText"/>
      </w:pPr>
      <w:r>
        <w:rPr>
          <w:rStyle w:val="CommentReference"/>
        </w:rPr>
        <w:annotationRef/>
      </w:r>
      <w:r w:rsidRPr="3D07E51D" w:rsidR="0FDC3A65">
        <w:t>pataisiau, likę lietuviški trumpinimai</w:t>
      </w:r>
    </w:p>
  </w:comment>
  <w:comment xmlns:w="http://schemas.openxmlformats.org/wordprocessingml/2006/main" w:initials="Vs" w:author="Vartotojas svečias" w:date="2026-03-27T12:31:21" w:id="685220630">
    <w:p xmlns:w14="http://schemas.microsoft.com/office/word/2010/wordml" xmlns:w="http://schemas.openxmlformats.org/wordprocessingml/2006/main" w:rsidR="00A94475" w:rsidRDefault="3A8F208E" w14:paraId="2F3029FF" w14:textId="075F9C82">
      <w:pPr>
        <w:pStyle w:val="CommentText"/>
      </w:pPr>
      <w:r>
        <w:rPr>
          <w:rStyle w:val="CommentReference"/>
        </w:rPr>
        <w:annotationRef/>
      </w:r>
      <w:r w:rsidRPr="0047D42E" w:rsidR="746E58B7">
        <w:t xml:space="preserve">Įrašiau įstatymo pavadinimą. </w:t>
      </w:r>
    </w:p>
  </w:comment>
  <w:comment xmlns:w="http://schemas.openxmlformats.org/wordprocessingml/2006/main" w:initials="Vs" w:author="Vartotojas svečias" w:date="2026-03-27T12:34:26" w:id="152087735">
    <w:p xmlns:w14="http://schemas.microsoft.com/office/word/2010/wordml" xmlns:w="http://schemas.openxmlformats.org/wordprocessingml/2006/main" w:rsidR="2D93149C" w:rsidRDefault="3770DF3E" w14:paraId="469C5E12" w14:textId="061A1860">
      <w:pPr>
        <w:pStyle w:val="CommentText"/>
      </w:pPr>
      <w:r>
        <w:rPr>
          <w:rStyle w:val="CommentReference"/>
        </w:rPr>
        <w:annotationRef/>
      </w:r>
      <w:r w:rsidRPr="42B42F9E" w:rsidR="5AEFA643">
        <w:t>teisinis reguliavimas</w:t>
      </w:r>
    </w:p>
  </w:comment>
  <w:comment xmlns:w="http://schemas.openxmlformats.org/wordprocessingml/2006/main" w:initials="Vs" w:author="Vartotojas svečias" w:date="2026-03-27T12:46:56" w:id="14876691">
    <w:p xmlns:w14="http://schemas.microsoft.com/office/word/2010/wordml" xmlns:w="http://schemas.openxmlformats.org/wordprocessingml/2006/main" w:rsidR="739F6413" w:rsidRDefault="532D374F" w14:paraId="327C819B" w14:textId="2ABAB735">
      <w:pPr>
        <w:pStyle w:val="CommentText"/>
      </w:pPr>
      <w:r>
        <w:rPr>
          <w:rStyle w:val="CommentReference"/>
        </w:rPr>
        <w:annotationRef/>
      </w:r>
      <w:r w:rsidRPr="3178EF68" w:rsidR="59379D4D">
        <w:t xml:space="preserve">Manau, kad galim palikti </w:t>
      </w:r>
    </w:p>
  </w:comment>
  <w:comment xmlns:w="http://schemas.openxmlformats.org/wordprocessingml/2006/main" w:initials="mi" w:author="mindaugas.sarpis@cern.ch" w:date="2026-03-30T10:03:33" w:id="649821770">
    <w:p xmlns:w14="http://schemas.microsoft.com/office/word/2010/wordml" xmlns:w="http://schemas.openxmlformats.org/wordprocessingml/2006/main" w:rsidR="5D13369B" w:rsidRDefault="3450B88B" w14:paraId="24C15E1B" w14:textId="49F14045">
      <w:pPr>
        <w:pStyle w:val="CommentText"/>
      </w:pPr>
      <w:r>
        <w:rPr>
          <w:rStyle w:val="CommentReference"/>
        </w:rPr>
        <w:annotationRef/>
      </w:r>
      <w:r w:rsidRPr="1C3DFCD9" w:rsidR="34A88526">
        <w:t xml:space="preserve">pakeičiau į DOI </w:t>
      </w:r>
    </w:p>
    <w:p xmlns:w14="http://schemas.microsoft.com/office/word/2010/wordml" xmlns:w="http://schemas.openxmlformats.org/wordprocessingml/2006/main" w:rsidR="2ADB74F1" w:rsidRDefault="18C882A5" w14:paraId="0A622AD5" w14:textId="2B76200A">
      <w:pPr>
        <w:pStyle w:val="CommentText"/>
      </w:pPr>
    </w:p>
  </w:comment>
  <w:comment xmlns:w="http://schemas.openxmlformats.org/wordprocessingml/2006/main" w:initials="Vs" w:author="Vartotojas svečias" w:date="2026-03-30T09:34:35" w:id="1336276426">
    <w:p xmlns:w14="http://schemas.microsoft.com/office/word/2010/wordml" xmlns:w="http://schemas.openxmlformats.org/wordprocessingml/2006/main" w:rsidR="45B0F88D" w:rsidRDefault="6018A015" w14:paraId="6A19DF4F" w14:textId="3461AC23">
      <w:pPr>
        <w:pStyle w:val="CommentText"/>
      </w:pPr>
      <w:r>
        <w:rPr>
          <w:rStyle w:val="CommentReference"/>
        </w:rPr>
        <w:annotationRef/>
      </w:r>
      <w:r w:rsidRPr="00B4A5F3" w:rsidR="54582F83">
        <w:t xml:space="preserve">"atnaujinami" gal tiktų? Čia apie tai  </w:t>
      </w:r>
    </w:p>
  </w:comment>
  <w:comment xmlns:w="http://schemas.openxmlformats.org/wordprocessingml/2006/main" w:initials="Vs" w:author="Vartotojas svečias" w:date="2026-03-30T09:56:43" w:id="194353207">
    <w:p xmlns:w14="http://schemas.microsoft.com/office/word/2010/wordml" xmlns:w="http://schemas.openxmlformats.org/wordprocessingml/2006/main" w:rsidR="5AC5BC09" w:rsidRDefault="27EEA968" w14:paraId="57868BA6" w14:textId="300434FA">
      <w:pPr>
        <w:pStyle w:val="CommentText"/>
      </w:pPr>
      <w:r>
        <w:rPr>
          <w:rStyle w:val="CommentReference"/>
        </w:rPr>
        <w:annotationRef/>
      </w:r>
      <w:r w:rsidRPr="299265F3" w:rsidR="6BE7E1D3">
        <w:t>padarysiu</w:t>
      </w:r>
    </w:p>
    <w:p xmlns:w14="http://schemas.microsoft.com/office/word/2010/wordml" xmlns:w="http://schemas.openxmlformats.org/wordprocessingml/2006/main" w:rsidR="33C93100" w:rsidRDefault="184F83DE" w14:paraId="2EE05BA1" w14:textId="0E459C0A">
      <w:pPr>
        <w:pStyle w:val="CommentText"/>
      </w:pPr>
    </w:p>
  </w:comment>
  <w:comment xmlns:w="http://schemas.openxmlformats.org/wordprocessingml/2006/main" w:initials="Vs" w:author="Vartotojas svečias" w:date="2026-03-27T11:24:03" w:id="932364723">
    <w:p xmlns:w14="http://schemas.microsoft.com/office/word/2010/wordml" xmlns:w="http://schemas.openxmlformats.org/wordprocessingml/2006/main" w:rsidR="7D178063" w:rsidRDefault="393F3106" w14:paraId="2A23EB0A" w14:textId="498A7AD7">
      <w:pPr>
        <w:pStyle w:val="CommentText"/>
      </w:pPr>
      <w:r>
        <w:rPr>
          <w:rStyle w:val="CommentReference"/>
        </w:rPr>
        <w:annotationRef/>
      </w:r>
      <w:r w:rsidRPr="030518E6" w:rsidR="55C675EE">
        <w:t>„mašininiu būdu nuskaitomų“?</w:t>
      </w:r>
    </w:p>
  </w:comment>
  <w:comment xmlns:w="http://schemas.openxmlformats.org/wordprocessingml/2006/main" w:initials="Vs" w:author="Vartotojas svečias" w:date="2026-03-27T11:26:28" w:id="454190170">
    <w:p xmlns:w14="http://schemas.microsoft.com/office/word/2010/wordml" xmlns:w="http://schemas.openxmlformats.org/wordprocessingml/2006/main" w:rsidR="468040C5" w:rsidRDefault="263372C1" w14:paraId="762F8C46" w14:textId="4021A90F">
      <w:pPr>
        <w:pStyle w:val="CommentText"/>
      </w:pPr>
      <w:r>
        <w:rPr>
          <w:rStyle w:val="CommentReference"/>
        </w:rPr>
        <w:annotationRef/>
      </w:r>
      <w:r w:rsidRPr="17F98AFF" w:rsidR="3DC154BC">
        <w:t>„duomenų gavybos būdu“? (Gintė)</w:t>
      </w:r>
    </w:p>
  </w:comment>
  <w:comment xmlns:w="http://schemas.openxmlformats.org/wordprocessingml/2006/main" w:initials="Vs" w:author="Vartotojas svečias" w:date="2026-03-29T23:55:46" w:id="1082989254">
    <w:p xmlns:w14="http://schemas.microsoft.com/office/word/2010/wordml" xmlns:w="http://schemas.openxmlformats.org/wordprocessingml/2006/main" w:rsidR="3748A06E" w:rsidRDefault="165DD321" w14:paraId="4D7B4013" w14:textId="3E168BCA">
      <w:pPr>
        <w:pStyle w:val="CommentText"/>
      </w:pPr>
      <w:r>
        <w:rPr>
          <w:rStyle w:val="CommentReference"/>
        </w:rPr>
        <w:annotationRef/>
      </w:r>
      <w:r w:rsidRPr="65420FBB" w:rsidR="6BEFEEA6">
        <w:t>išbraukiau žodį "verslo"</w:t>
      </w:r>
    </w:p>
  </w:comment>
  <w:comment xmlns:w="http://schemas.openxmlformats.org/wordprocessingml/2006/main" w:initials="Vs" w:author="Vartotojas svečias" w:date="2026-03-27T12:50:18" w:id="1146310334">
    <w:p xmlns:w14="http://schemas.microsoft.com/office/word/2010/wordml" xmlns:w="http://schemas.openxmlformats.org/wordprocessingml/2006/main" w:rsidR="2BBAAD39" w:rsidRDefault="55772815" w14:paraId="1A2D8E3D" w14:textId="14B1E97E">
      <w:pPr>
        <w:pStyle w:val="CommentText"/>
      </w:pPr>
      <w:r>
        <w:rPr>
          <w:rStyle w:val="CommentReference"/>
        </w:rPr>
        <w:annotationRef/>
      </w:r>
      <w:r w:rsidRPr="5B4A946F" w:rsidR="3653B7AB">
        <w:t>Sautinku</w:t>
      </w:r>
    </w:p>
  </w:comment>
  <w:comment xmlns:w="http://schemas.openxmlformats.org/wordprocessingml/2006/main" w:initials="Vs" w:author="Vartotojas svečias" w:date="2026-03-30T00:12:56" w:id="443904786">
    <w:p xmlns:w14="http://schemas.microsoft.com/office/word/2010/wordml" xmlns:w="http://schemas.openxmlformats.org/wordprocessingml/2006/main" w:rsidR="3E7CFA51" w:rsidRDefault="6583F366" w14:paraId="11F1D763" w14:textId="20A8F16F">
      <w:pPr>
        <w:pStyle w:val="CommentText"/>
      </w:pPr>
      <w:r>
        <w:rPr>
          <w:rStyle w:val="CommentReference"/>
        </w:rPr>
        <w:annotationRef/>
      </w:r>
      <w:r w:rsidRPr="38EBCE83" w:rsidR="72504E65">
        <w:t>Atvira skaitmeninių teisių kalba</w:t>
      </w:r>
    </w:p>
  </w:comment>
  <w:comment xmlns:w="http://schemas.openxmlformats.org/wordprocessingml/2006/main" w:initials="Vs" w:author="Vartotojas svečias" w:date="2026-03-29T23:59:24" w:id="1202158722">
    <w:p xmlns:w14="http://schemas.microsoft.com/office/word/2010/wordml" xmlns:w="http://schemas.openxmlformats.org/wordprocessingml/2006/main" w:rsidR="10645322" w:rsidRDefault="53F66F2B" w14:paraId="625081A0" w14:textId="601756B7">
      <w:pPr>
        <w:pStyle w:val="CommentText"/>
      </w:pPr>
      <w:r>
        <w:rPr>
          <w:rStyle w:val="CommentReference"/>
        </w:rPr>
        <w:annotationRef/>
      </w:r>
      <w:r w:rsidRPr="14879329" w:rsidR="52AE86C1">
        <w:t>čia mano nuomone vuskas gerai</w:t>
      </w:r>
    </w:p>
  </w:comment>
  <w:comment xmlns:w="http://schemas.openxmlformats.org/wordprocessingml/2006/main" w:initials="Vs" w:author="Vartotojas svečias" w:date="2026-03-30T00:15:05" w:id="2142749035">
    <w:p xmlns:w14="http://schemas.microsoft.com/office/word/2010/wordml" xmlns:w="http://schemas.openxmlformats.org/wordprocessingml/2006/main" w:rsidR="2DB078ED" w:rsidRDefault="0F78E67B" w14:paraId="28C7460D" w14:textId="721EF0D2">
      <w:pPr>
        <w:pStyle w:val="CommentText"/>
      </w:pPr>
      <w:r>
        <w:rPr>
          <w:rStyle w:val="CommentReference"/>
        </w:rPr>
        <w:annotationRef/>
      </w:r>
      <w:r w:rsidRPr="3C555977" w:rsidR="074262F0">
        <w:t>Data Use Ontology Duomenų naudojimo ontologija</w:t>
      </w:r>
    </w:p>
  </w:comment>
  <w:comment xmlns:w="http://schemas.openxmlformats.org/wordprocessingml/2006/main" w:initials="Vs" w:author="Vartotojas svečias" w:date="2026-03-30T00:17:32" w:id="68107889">
    <w:p xmlns:w14="http://schemas.microsoft.com/office/word/2010/wordml" xmlns:w="http://schemas.openxmlformats.org/wordprocessingml/2006/main" w:rsidR="7CABB89E" w:rsidRDefault="6570AC36" w14:paraId="5E804B1E" w14:textId="6A50CD4A">
      <w:pPr>
        <w:pStyle w:val="CommentText"/>
      </w:pPr>
      <w:r>
        <w:rPr>
          <w:rStyle w:val="CommentReference"/>
        </w:rPr>
        <w:annotationRef/>
      </w:r>
      <w:r w:rsidRPr="3C1C4E9E" w:rsidR="023DCDAA">
        <w:rPr>
          <w:b w:val="1"/>
          <w:bCs w:val="1"/>
        </w:rPr>
        <w:t>Uniform Resource Identifier“</w:t>
      </w:r>
      <w:r w:rsidRPr="05515B83" w:rsidR="0C936C13">
        <w:t xml:space="preserve">, lietuviškai – </w:t>
      </w:r>
      <w:r w:rsidRPr="0E252E13" w:rsidR="6135B440">
        <w:rPr>
          <w:b w:val="1"/>
          <w:bCs w:val="1"/>
        </w:rPr>
        <w:t>„vienodas (arba unifikuotas) ištekliaus identifikatorius“</w:t>
      </w:r>
      <w:r w:rsidRPr="4AAFAB9B" w:rsidR="59252C20">
        <w:t>.</w:t>
      </w:r>
    </w:p>
  </w:comment>
  <w:comment xmlns:w="http://schemas.openxmlformats.org/wordprocessingml/2006/main" w:initials="Vs" w:author="Vartotojas svečias" w:date="2026-03-30T00:23:33" w:id="357138449">
    <w:p xmlns:w14="http://schemas.microsoft.com/office/word/2010/wordml" xmlns:w="http://schemas.openxmlformats.org/wordprocessingml/2006/main" w:rsidR="46513947" w:rsidRDefault="234C90C9" w14:paraId="4BF06812" w14:textId="38EDC8AC">
      <w:pPr>
        <w:pStyle w:val="CommentText"/>
      </w:pPr>
      <w:r>
        <w:rPr>
          <w:rStyle w:val="CommentReference"/>
        </w:rPr>
        <w:annotationRef/>
      </w:r>
      <w:r w:rsidRPr="0925BBF3" w:rsidR="7031DD96">
        <w:t>access control</w:t>
      </w:r>
    </w:p>
  </w:comment>
  <w:comment xmlns:w="http://schemas.openxmlformats.org/wordprocessingml/2006/main" w:initials="Vs" w:author="Vartotojas svečias" w:date="2026-03-30T00:24:56" w:id="410397115">
    <w:p xmlns:w14="http://schemas.microsoft.com/office/word/2010/wordml" xmlns:w="http://schemas.openxmlformats.org/wordprocessingml/2006/main" w:rsidR="55E055C2" w:rsidRDefault="1BB183FE" w14:paraId="1B80694D" w14:textId="401D21FC">
      <w:pPr>
        <w:pStyle w:val="CommentText"/>
      </w:pPr>
      <w:r>
        <w:rPr>
          <w:rStyle w:val="CommentReference"/>
        </w:rPr>
        <w:annotationRef/>
      </w:r>
      <w:r w:rsidRPr="087F48F6" w:rsidR="25313770">
        <w:t>Teisių išraiškos kalba</w:t>
      </w:r>
    </w:p>
  </w:comment>
  <w:comment xmlns:w="http://schemas.openxmlformats.org/wordprocessingml/2006/main" w:initials="Vs" w:author="Vartotojas svečias" w:date="2026-03-27T11:31:48" w:id="1489902979">
    <w:p xmlns:w14="http://schemas.microsoft.com/office/word/2010/wordml" xmlns:w="http://schemas.openxmlformats.org/wordprocessingml/2006/main" w:rsidR="364B6F8A" w:rsidRDefault="5F9ACFA7" w14:paraId="77C3C40D" w14:textId="6C412222">
      <w:pPr>
        <w:pStyle w:val="CommentText"/>
      </w:pPr>
      <w:r>
        <w:rPr>
          <w:rStyle w:val="CommentReference"/>
        </w:rPr>
        <w:annotationRef/>
      </w:r>
      <w:r w:rsidRPr="6DD82471" w:rsidR="7481F3D6">
        <w:t>„Airijos skaitmeninė saugykla“?</w:t>
      </w:r>
    </w:p>
  </w:comment>
  <w:comment xmlns:w="http://schemas.openxmlformats.org/wordprocessingml/2006/main" w:initials="Vs" w:author="Vartotojas svečias" w:date="2026-03-27T11:32:25" w:id="1244656200">
    <w:p xmlns:w14="http://schemas.microsoft.com/office/word/2010/wordml" xmlns:w="http://schemas.openxmlformats.org/wordprocessingml/2006/main" w:rsidR="0AB8955E" w:rsidRDefault="6684996E" w14:paraId="651BCF3B" w14:textId="09519F62">
      <w:pPr>
        <w:pStyle w:val="CommentText"/>
      </w:pPr>
      <w:r>
        <w:rPr>
          <w:rStyle w:val="CommentReference"/>
        </w:rPr>
        <w:annotationRef/>
      </w:r>
      <w:r w:rsidRPr="11E1535F" w:rsidR="09E43D5E">
        <w:t>Aš būčiau už „aukšto našumo skaičiavimus“. (Gintė)</w:t>
      </w:r>
    </w:p>
  </w:comment>
  <w:comment xmlns:w="http://schemas.openxmlformats.org/wordprocessingml/2006/main" w:initials="Vs" w:author="Vartotojas svečias" w:date="2026-03-27T11:33:44" w:id="1958318106">
    <w:p xmlns:w14="http://schemas.microsoft.com/office/word/2010/wordml" xmlns:w="http://schemas.openxmlformats.org/wordprocessingml/2006/main" w:rsidR="1EA37692" w:rsidRDefault="4685BB97" w14:paraId="2FF1E9F8" w14:textId="0B9BFA6B">
      <w:pPr>
        <w:pStyle w:val="CommentText"/>
      </w:pPr>
      <w:r>
        <w:rPr>
          <w:rStyle w:val="CommentReference"/>
        </w:rPr>
        <w:annotationRef/>
      </w:r>
      <w:r w:rsidRPr="7D8AEFE4" w:rsidR="51E38DA5">
        <w:t xml:space="preserve">Čia tas pats terminas kaip ir prie Danijos, tik žodį „infrastruktūra“ reikia nukelti po skliaustų. </w:t>
      </w:r>
    </w:p>
  </w:comment>
  <w:comment xmlns:w="http://schemas.openxmlformats.org/wordprocessingml/2006/main" w:initials="Vs" w:author="Vartotojas svečias" w:date="2026-03-27T11:36:19" w:id="1750103619">
    <w:p xmlns:w14="http://schemas.microsoft.com/office/word/2010/wordml" xmlns:w="http://schemas.openxmlformats.org/wordprocessingml/2006/main" w:rsidR="63F0A7C4" w:rsidRDefault="699EA622" w14:paraId="6EB9E179" w14:textId="0A761D4C">
      <w:pPr>
        <w:pStyle w:val="CommentText"/>
      </w:pPr>
      <w:r>
        <w:rPr>
          <w:rStyle w:val="CommentReference"/>
        </w:rPr>
        <w:annotationRef/>
      </w:r>
      <w:r w:rsidRPr="7CCB524D" w:rsidR="06FD5A1E">
        <w:t>Perkėliau. (Gintė)</w:t>
      </w:r>
    </w:p>
  </w:comment>
  <w:comment xmlns:w="http://schemas.openxmlformats.org/wordprocessingml/2006/main" w:initials="Vs" w:author="Vartotojas svečias" w:date="2026-03-27T12:24:14" w:id="18485739">
    <w:p xmlns:w14="http://schemas.microsoft.com/office/word/2010/wordml" xmlns:w="http://schemas.openxmlformats.org/wordprocessingml/2006/main" w:rsidR="4DB7C81A" w:rsidRDefault="1B2CDC24" w14:paraId="1ECBC51C" w14:textId="034C18DA">
      <w:pPr>
        <w:pStyle w:val="CommentText"/>
      </w:pPr>
      <w:r>
        <w:rPr>
          <w:rStyle w:val="CommentReference"/>
        </w:rPr>
        <w:annotationRef/>
      </w:r>
      <w:r w:rsidRPr="4B7E722E" w:rsidR="7FEE841C">
        <w:t>Duomenų stiuardų? Ar čia kalbama ir apie kitus su duomenimis susijusius vaidmenis?</w:t>
      </w:r>
    </w:p>
  </w:comment>
  <w:comment xmlns:w="http://schemas.openxmlformats.org/wordprocessingml/2006/main" w:initials="Vs" w:author="Vartotojas svečias" w:date="2026-03-27T12:25:51" w:id="1556747214">
    <w:p xmlns:w14="http://schemas.microsoft.com/office/word/2010/wordml" xmlns:w="http://schemas.openxmlformats.org/wordprocessingml/2006/main" w:rsidR="290DF490" w:rsidRDefault="2584DFE4" w14:paraId="42758E3B" w14:textId="555E2F3D">
      <w:pPr>
        <w:pStyle w:val="CommentText"/>
      </w:pPr>
      <w:r>
        <w:rPr>
          <w:rStyle w:val="CommentReference"/>
        </w:rPr>
        <w:annotationRef/>
      </w:r>
      <w:r w:rsidRPr="062CB97B" w:rsidR="67B9E318">
        <w:t>Duomenų stiuardai?</w:t>
      </w:r>
    </w:p>
  </w:comment>
  <w:comment xmlns:w="http://schemas.openxmlformats.org/wordprocessingml/2006/main" w:initials="mi" w:author="mindaugas.sarpis@cern.ch" w:date="2026-03-30T10:08:38" w:id="162334300">
    <w:p xmlns:w14="http://schemas.microsoft.com/office/word/2010/wordml" xmlns:w="http://schemas.openxmlformats.org/wordprocessingml/2006/main" w:rsidR="0CF800B0" w:rsidRDefault="491DD4D3" w14:paraId="540214E6" w14:textId="35F9E25C">
      <w:pPr>
        <w:pStyle w:val="CommentText"/>
      </w:pPr>
      <w:r>
        <w:rPr>
          <w:rStyle w:val="CommentReference"/>
        </w:rPr>
        <w:annotationRef/>
      </w:r>
      <w:r w:rsidRPr="4FE230AE" w:rsidR="114AEC8E">
        <w:t>peržiūrėkite ar tinka</w:t>
      </w:r>
    </w:p>
    <w:p xmlns:w14="http://schemas.microsoft.com/office/word/2010/wordml" xmlns:w="http://schemas.openxmlformats.org/wordprocessingml/2006/main" w:rsidR="6E2BBF87" w:rsidRDefault="54A7D081" w14:paraId="77F9EA23" w14:textId="0F85F01C">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166CF391"/>
  <w15:commentEx w15:done="0" w15:paraId="62F0E4D4"/>
  <w15:commentEx w15:done="0" w15:paraId="0710CA6D"/>
  <w15:commentEx w15:done="0" w15:paraId="282544F9"/>
  <w15:commentEx w15:done="0" w15:paraId="28E4F0A5"/>
  <w15:commentEx w15:done="0" w15:paraId="7714CFB8"/>
  <w15:commentEx w15:done="0" w15:paraId="70729539"/>
  <w15:commentEx w15:done="0" w15:paraId="76D39295" w15:paraIdParent="70729539"/>
  <w15:commentEx w15:done="0" w15:paraId="573346B8" w15:paraIdParent="0B808E0F"/>
  <w15:commentEx w15:done="1" w15:paraId="2DAB471B"/>
  <w15:commentEx w15:done="1" w15:paraId="1ED39CB8" w15:paraIdParent="2DAB471B"/>
  <w15:commentEx w15:done="0" w15:paraId="37300461"/>
  <w15:commentEx w15:done="0" w15:paraId="4824C64B" w15:paraIdParent="37300461"/>
  <w15:commentEx w15:done="0" w15:paraId="48097122" w15:paraIdParent="4F4628AD"/>
  <w15:commentEx w15:done="0" w15:paraId="5F2E9B9E" w15:paraIdParent="4F873F6D"/>
  <w15:commentEx w15:done="0" w15:paraId="59A2E192"/>
  <w15:commentEx w15:done="0" w15:paraId="58B47F5F" w15:paraIdParent="59A2E192"/>
  <w15:commentEx w15:done="0" w15:paraId="55833C84" w15:paraIdParent="59A2E192"/>
  <w15:commentEx w15:done="0" w15:paraId="225883A4"/>
  <w15:commentEx w15:done="0" w15:paraId="7AACFEB8"/>
  <w15:commentEx w15:done="0" w15:paraId="53742045" w15:paraIdParent="225883A4"/>
  <w15:commentEx w15:done="0" w15:paraId="1A412A11"/>
  <w15:commentEx w15:done="0" w15:paraId="034A8A61"/>
  <w15:commentEx w15:done="0" w15:paraId="3CC7068B" w15:paraIdParent="034A8A61"/>
  <w15:commentEx w15:done="0" w15:paraId="662F46F2"/>
  <w15:commentEx w15:done="0" w15:paraId="398E9DDC"/>
  <w15:commentEx w15:done="0" w15:paraId="7C67C431"/>
  <w15:commentEx w15:done="0" w15:paraId="4F3FB25E"/>
  <w15:commentEx w15:done="1" w15:paraId="30C61407"/>
  <w15:commentEx w15:done="0" w15:paraId="033B2198"/>
  <w15:commentEx w15:done="0" w15:paraId="22435E3B"/>
  <w15:commentEx w15:done="0" w15:paraId="4F873F6D"/>
  <w15:commentEx w15:done="0" w15:paraId="04626322" w15:paraIdParent="4F873F6D"/>
  <w15:commentEx w15:done="0" w15:paraId="5CE7E8C7"/>
  <w15:commentEx w15:done="0" w15:paraId="47DA0CEF"/>
  <w15:commentEx w15:done="0" w15:paraId="551520D7"/>
  <w15:commentEx w15:done="0" w15:paraId="378E485A" w15:paraIdParent="551520D7"/>
  <w15:commentEx w15:done="0" w15:paraId="07B535F3" w15:paraIdParent="551520D7"/>
  <w15:commentEx w15:done="0" w15:paraId="132F0338"/>
  <w15:commentEx w15:done="0" w15:paraId="1F70B237"/>
  <w15:commentEx w15:done="0" w15:paraId="5B89DA15"/>
  <w15:commentEx w15:done="0" w15:paraId="0A8E0DD2" w15:paraIdParent="5B89DA15"/>
  <w15:commentEx w15:done="0" w15:paraId="13B24353"/>
  <w15:commentEx w15:done="0" w15:paraId="15F5730F" w15:paraIdParent="13B24353"/>
  <w15:commentEx w15:done="0" w15:paraId="0D9B3F62"/>
  <w15:commentEx w15:done="0" w15:paraId="016CF5EB" w15:paraIdParent="0D9B3F62"/>
  <w15:commentEx w15:done="0" w15:paraId="17DB4362"/>
  <w15:commentEx w15:done="0" w15:paraId="0BB96144"/>
  <w15:commentEx w15:done="0" w15:paraId="161CEAC3"/>
  <w15:commentEx w15:done="0" w15:paraId="6DF8A6DE" w15:paraIdParent="161CEAC3"/>
  <w15:commentEx w15:done="1" w15:paraId="3BF7CEE3"/>
  <w15:commentEx w15:done="0" w15:paraId="03157F2C"/>
  <w15:commentEx w15:done="0" w15:paraId="1BA863AC"/>
  <w15:commentEx w15:done="0" w15:paraId="097473FF" w15:paraIdParent="1BA863AC"/>
  <w15:commentEx w15:done="0" w15:paraId="14F67A4B"/>
  <w15:commentEx w15:done="0" w15:paraId="26626B8D"/>
  <w15:commentEx w15:done="0" w15:paraId="07F86255"/>
  <w15:commentEx w15:done="0" w15:paraId="410493CB" w15:paraIdParent="07F86255"/>
  <w15:commentEx w15:done="0" w15:paraId="0C6C489F" w15:paraIdParent="07F86255"/>
  <w15:commentEx w15:done="0" w15:paraId="4EBE5A19"/>
  <w15:commentEx w15:done="0" w15:paraId="39C22192" w15:paraIdParent="4EBE5A19"/>
  <w15:commentEx w15:done="0" w15:paraId="4BA00BD3" w15:paraIdParent="4EBE5A19"/>
  <w15:commentEx w15:done="0" w15:paraId="08827EAB"/>
  <w15:commentEx w15:done="0" w15:paraId="6F333F86" w15:paraIdParent="08827EAB"/>
  <w15:commentEx w15:done="0" w15:paraId="2CCC7137" w15:paraIdParent="08827EAB"/>
  <w15:commentEx w15:done="0" w15:paraId="1559EA13"/>
  <w15:commentEx w15:done="0" w15:paraId="76608F73" w15:paraIdParent="1559EA13"/>
  <w15:commentEx w15:done="0" w15:paraId="28BA2AED" w15:paraIdParent="1559EA13"/>
  <w15:commentEx w15:done="0" w15:paraId="7C1AF847"/>
  <w15:commentEx w15:done="0" w15:paraId="77935C87"/>
  <w15:commentEx w15:done="0" w15:paraId="68A6CB7D"/>
  <w15:commentEx w15:done="0" w15:paraId="6B519303"/>
  <w15:commentEx w15:done="0" w15:paraId="74187F6F"/>
  <w15:commentEx w15:done="0" w15:paraId="3381D08D"/>
  <w15:commentEx w15:done="0" w15:paraId="162A91CF"/>
  <w15:commentEx w15:done="0" w15:paraId="7A286AD7" w15:paraIdParent="162A91CF"/>
  <w15:commentEx w15:done="0" w15:paraId="1517B0EE"/>
  <w15:commentEx w15:done="0" w15:paraId="2B9EB75A" w15:paraIdParent="1517B0EE"/>
  <w15:commentEx w15:done="0" w15:paraId="4F4628AD"/>
  <w15:commentEx w15:done="0" w15:paraId="0B808E0F"/>
  <w15:commentEx w15:done="0" w15:paraId="5752D267"/>
  <w15:commentEx w15:done="0" w15:paraId="5388AA65"/>
  <w15:commentEx w15:done="0" w15:paraId="612E8E75"/>
  <w15:commentEx w15:done="0" w15:paraId="3CA76C79"/>
  <w15:commentEx w15:done="0" w15:paraId="63163DC6"/>
  <w15:commentEx w15:done="0" w15:paraId="556601B7" w15:paraIdParent="63163DC6"/>
  <w15:commentEx w15:done="0" w15:paraId="4BCF8F7E"/>
  <w15:commentEx w15:done="0" w15:paraId="203EB83A"/>
  <w15:commentEx w15:done="0" w15:paraId="472C34A8"/>
  <w15:commentEx w15:done="0" w15:paraId="69159F7E"/>
  <w15:commentEx w15:done="0" w15:paraId="5D2AA39A"/>
  <w15:commentEx w15:done="0" w15:paraId="208F8F6B"/>
  <w15:commentEx w15:done="0" w15:paraId="5836D019"/>
  <w15:commentEx w15:done="0" w15:paraId="11C2C4E3"/>
  <w15:commentEx w15:done="0" w15:paraId="6C4187CA"/>
  <w15:commentEx w15:done="0" w15:paraId="4FFE7157"/>
  <w15:commentEx w15:done="0" w15:paraId="32F14DB8"/>
  <w15:commentEx w15:done="0" w15:paraId="7E9E7D35"/>
  <w15:commentEx w15:done="0" w15:paraId="64130336"/>
  <w15:commentEx w15:done="0" w15:paraId="67D6BC24"/>
  <w15:commentEx w15:done="0" w15:paraId="7F4B42C2"/>
  <w15:commentEx w15:done="0" w15:paraId="2257BC79" w15:paraIdParent="7F4B42C2"/>
  <w15:commentEx w15:done="0" w15:paraId="4F8094CA"/>
  <w15:commentEx w15:done="0" w15:paraId="054D0B1C"/>
  <w15:commentEx w15:done="0" w15:paraId="24B37F50" w15:paraIdParent="054D0B1C"/>
  <w15:commentEx w15:done="0" w15:paraId="63BA3DB0"/>
  <w15:commentEx w15:done="0" w15:paraId="6706E626"/>
  <w15:commentEx w15:done="0" w15:paraId="0F89E33E"/>
  <w15:commentEx w15:done="0" w15:paraId="31CDECBB"/>
  <w15:commentEx w15:done="0" w15:paraId="54B2170D"/>
  <w15:commentEx w15:done="0" w15:paraId="4C0F947D"/>
  <w15:commentEx w15:done="0" w15:paraId="0B0356C9"/>
  <w15:commentEx w15:done="0" w15:paraId="31AEE66C"/>
  <w15:commentEx w15:done="0" w15:paraId="1DCA81CC" w15:paraIdParent="31AEE66C"/>
  <w15:commentEx w15:done="0" w15:paraId="07516ABC"/>
  <w15:commentEx w15:done="0" w15:paraId="60E6DDDE"/>
  <w15:commentEx w15:done="0" w15:paraId="0F277586"/>
  <w15:commentEx w15:done="0" w15:paraId="54C9E394"/>
  <w15:commentEx w15:done="0" w15:paraId="619F9FE5"/>
  <w15:commentEx w15:done="0" w15:paraId="66BF5236"/>
  <w15:commentEx w15:done="0" w15:paraId="13DA76A0"/>
  <w15:commentEx w15:done="0" w15:paraId="3F059DF5"/>
  <w15:commentEx w15:done="0" w15:paraId="5589A4EE"/>
  <w15:commentEx w15:done="0" w15:paraId="1C893201"/>
  <w15:commentEx w15:done="0" w15:paraId="56500749"/>
  <w15:commentEx w15:done="0" w15:paraId="3A9132F7"/>
  <w15:commentEx w15:done="0" w15:paraId="352FB495"/>
  <w15:commentEx w15:done="0" w15:paraId="3E14A918"/>
  <w15:commentEx w15:done="0" w15:paraId="389D2E0F"/>
  <w15:commentEx w15:done="0" w15:paraId="6B23A335"/>
  <w15:commentEx w15:done="0" w15:paraId="57345AD4"/>
  <w15:commentEx w15:done="0" w15:paraId="4724A0AC" w15:paraIdParent="57345AD4"/>
  <w15:commentEx w15:done="0" w15:paraId="50BA0BEE"/>
  <w15:commentEx w15:done="0" w15:paraId="5EA8B020"/>
  <w15:commentEx w15:done="0" w15:paraId="0879A534" w15:paraIdParent="5EA8B020"/>
  <w15:commentEx w15:done="0" w15:paraId="3DC36CBF"/>
  <w15:commentEx w15:done="0" w15:paraId="0D2F9F5A"/>
  <w15:commentEx w15:done="0" w15:paraId="7700E981"/>
  <w15:commentEx w15:done="0" w15:paraId="790AE156"/>
  <w15:commentEx w15:done="0" w15:paraId="31739A9A"/>
  <w15:commentEx w15:done="0" w15:paraId="0B75FACF"/>
  <w15:commentEx w15:done="0" w15:paraId="7AE21C98"/>
  <w15:commentEx w15:done="0" w15:paraId="38CDFB29"/>
  <w15:commentEx w15:done="0" w15:paraId="3AFED140"/>
  <w15:commentEx w15:done="0" w15:paraId="5CAE4CC7" w15:paraIdParent="3AFED140"/>
  <w15:commentEx w15:done="0" w15:paraId="284B53D3"/>
  <w15:commentEx w15:done="0" w15:paraId="52EE5EBA"/>
  <w15:commentEx w15:done="0" w15:paraId="25C467E7"/>
  <w15:commentEx w15:done="0" w15:paraId="7AD2DB30"/>
  <w15:commentEx w15:done="0" w15:paraId="062FAB37" w15:paraIdParent="7AD2DB30"/>
  <w15:commentEx w15:done="0" w15:paraId="1F2B095E"/>
  <w15:commentEx w15:done="0" w15:paraId="4818A7AC"/>
  <w15:commentEx w15:done="0" w15:paraId="6DC80A4F"/>
  <w15:commentEx w15:done="0" w15:paraId="2E4074C8" w15:paraIdParent="6DC80A4F"/>
  <w15:commentEx w15:done="0" w15:paraId="7BBC619B"/>
  <w15:commentEx w15:done="0" w15:paraId="4DFD4E16"/>
  <w15:commentEx w15:done="0" w15:paraId="610CBBEB"/>
  <w15:commentEx w15:done="0" w15:paraId="3B40DD4A"/>
  <w15:commentEx w15:done="0" w15:paraId="7AAB9C94"/>
  <w15:commentEx w15:done="0" w15:paraId="7B5A509C"/>
  <w15:commentEx w15:done="0" w15:paraId="1B93517D"/>
  <w15:commentEx w15:done="0" w15:paraId="2FE69513"/>
  <w15:commentEx w15:done="0" w15:paraId="11AB6A1D"/>
  <w15:commentEx w15:done="0" w15:paraId="2FF764ED"/>
  <w15:commentEx w15:done="0" w15:paraId="3BC6CD9E"/>
  <w15:commentEx w15:done="0" w15:paraId="2E1D2F49"/>
  <w15:commentEx w15:done="0" w15:paraId="13A449C3"/>
  <w15:commentEx w15:done="0" w15:paraId="10EA5C7B"/>
  <w15:commentEx w15:done="0" w15:paraId="0B17AC36"/>
  <w15:commentEx w15:done="0" w15:paraId="79CCEEB3"/>
  <w15:commentEx w15:done="0" w15:paraId="0BD51208"/>
  <w15:commentEx w15:done="0" w15:paraId="3B39A1E7"/>
  <w15:commentEx w15:done="0" w15:paraId="149982F3"/>
  <w15:commentEx w15:done="0" w15:paraId="6A032064"/>
  <w15:commentEx w15:done="0" w15:paraId="4DDF2701"/>
  <w15:commentEx w15:done="0" w15:paraId="04E83E50" w15:paraIdParent="4DDF2701"/>
  <w15:commentEx w15:done="0" w15:paraId="2FF356D3"/>
  <w15:commentEx w15:done="0" w15:paraId="603A05CE"/>
  <w15:commentEx w15:done="0" w15:paraId="5DC65EF0"/>
  <w15:commentEx w15:done="0" w15:paraId="25569753"/>
  <w15:commentEx w15:done="0" w15:paraId="05F80740"/>
  <w15:commentEx w15:done="0" w15:paraId="173AC94A"/>
  <w15:commentEx w15:done="0" w15:paraId="4548E7B6"/>
  <w15:commentEx w15:done="0" w15:paraId="18EE0411"/>
  <w15:commentEx w15:done="0" w15:paraId="38E6886D"/>
  <w15:commentEx w15:done="0" w15:paraId="7C4428C3"/>
  <w15:commentEx w15:done="0" w15:paraId="568B0E5B"/>
  <w15:commentEx w15:done="0" w15:paraId="39EC71E7"/>
  <w15:commentEx w15:done="0" w15:paraId="67AE729B" w15:paraIdParent="39EC71E7"/>
  <w15:commentEx w15:done="0" w15:paraId="0FE88341"/>
  <w15:commentEx w15:done="0" w15:paraId="2B3EA784"/>
  <w15:commentEx w15:done="0" w15:paraId="6E78FD41"/>
  <w15:commentEx w15:done="0" w15:paraId="6A21527C"/>
  <w15:commentEx w15:done="0" w15:paraId="625ABB66"/>
  <w15:commentEx w15:done="0" w15:paraId="4CD3E02F"/>
  <w15:commentEx w15:done="0" w15:paraId="2FDC7D3B"/>
  <w15:commentEx w15:done="0" w15:paraId="19DE10DE"/>
  <w15:commentEx w15:done="0" w15:paraId="00896CC9"/>
  <w15:commentEx w15:done="0" w15:paraId="3ABA7FB6" w15:paraIdParent="00896CC9"/>
  <w15:commentEx w15:done="0" w15:paraId="0A3E96C8"/>
  <w15:commentEx w15:done="0" w15:paraId="757CC0B6"/>
  <w15:commentEx w15:done="0" w15:paraId="185272AD"/>
  <w15:commentEx w15:done="1" w15:paraId="77AC3E56"/>
  <w15:commentEx w15:done="0" w15:paraId="7D35EA4D"/>
  <w15:commentEx w15:done="0" w15:paraId="4D6A2355"/>
  <w15:commentEx w15:done="0" w15:paraId="251F7D92"/>
  <w15:commentEx w15:done="0" w15:paraId="0E75F6AE"/>
  <w15:commentEx w15:done="0" w15:paraId="6A237F60"/>
  <w15:commentEx w15:done="0" w15:paraId="639F808B"/>
  <w15:commentEx w15:done="0" w15:paraId="1F4D7809" w15:paraIdParent="639F808B"/>
  <w15:commentEx w15:done="0" w15:paraId="3790DF21"/>
  <w15:commentEx w15:done="0" w15:paraId="047F3092"/>
  <w15:commentEx w15:done="0" w15:paraId="6F59A2A2"/>
  <w15:commentEx w15:done="0" w15:paraId="0436EEF3"/>
  <w15:commentEx w15:done="0" w15:paraId="50446F79"/>
  <w15:commentEx w15:done="0" w15:paraId="44487FB3"/>
  <w15:commentEx w15:done="0" w15:paraId="70BC8F1A"/>
  <w15:commentEx w15:done="0" w15:paraId="23655A78"/>
  <w15:commentEx w15:done="0" w15:paraId="6ECB9FB9"/>
  <w15:commentEx w15:done="0" w15:paraId="647A84AF"/>
  <w15:commentEx w15:done="0" w15:paraId="73A9E04B"/>
  <w15:commentEx w15:done="0" w15:paraId="1F94434F"/>
  <w15:commentEx w15:done="0" w15:paraId="296DF760"/>
  <w15:commentEx w15:done="0" w15:paraId="1B9303A6"/>
  <w15:commentEx w15:done="0" w15:paraId="6F2FE6B0"/>
  <w15:commentEx w15:done="0" w15:paraId="10B45D72"/>
  <w15:commentEx w15:done="0" w15:paraId="12412A0D"/>
  <w15:commentEx w15:done="1" w15:paraId="51101278"/>
  <w15:commentEx w15:done="0" w15:paraId="390015C4"/>
  <w15:commentEx w15:done="0" w15:paraId="3028C6DB" w15:paraIdParent="5752D267"/>
  <w15:commentEx w15:done="0" w15:paraId="5A775169" w15:paraIdParent="63163DC6"/>
  <w15:commentEx w15:done="0" w15:paraId="5684021A" w15:paraIdParent="4BCF8F7E"/>
  <w15:commentEx w15:done="0" w15:paraId="54495E5D" w15:paraIdParent="472C34A8"/>
  <w15:commentEx w15:done="0" w15:paraId="19D328B9" w15:paraIdParent="69159F7E"/>
  <w15:commentEx w15:done="0" w15:paraId="1C0EB896" w15:paraIdParent="5D2AA39A"/>
  <w15:commentEx w15:done="0" w15:paraId="490917DF" w15:paraIdParent="208F8F6B"/>
  <w15:commentEx w15:done="0" w15:paraId="7ED99AB8" w15:paraIdParent="5836D019"/>
  <w15:commentEx w15:done="0" w15:paraId="2F3029FF" w15:paraIdParent="6C4187CA"/>
  <w15:commentEx w15:done="0" w15:paraId="469C5E12" w15:paraIdParent="64130336"/>
  <w15:commentEx w15:done="0" w15:paraId="327C819B" w15:paraIdParent="67D6BC24"/>
  <w15:commentEx w15:done="0" w15:paraId="0A622AD5" w15:paraIdParent="4F8094CA"/>
  <w15:commentEx w15:done="0" w15:paraId="6A19DF4F" w15:paraIdParent="054D0B1C"/>
  <w15:commentEx w15:done="0" w15:paraId="2EE05BA1" w15:paraIdParent="4C0F947D"/>
  <w15:commentEx w15:done="0" w15:paraId="2A23EB0A" w15:paraIdParent="0F277586"/>
  <w15:commentEx w15:done="0" w15:paraId="762F8C46" w15:paraIdParent="3A9132F7"/>
  <w15:commentEx w15:done="0" w15:paraId="4D7B4013" w15:paraIdParent="31739A9A"/>
  <w15:commentEx w15:done="0" w15:paraId="1A2D8E3D" w15:paraIdParent="7AE21C98"/>
  <w15:commentEx w15:done="0" w15:paraId="11F1D763" w15:paraIdParent="284B53D3"/>
  <w15:commentEx w15:done="0" w15:paraId="625081A0" w15:paraIdParent="52EE5EBA"/>
  <w15:commentEx w15:done="0" w15:paraId="28C7460D" w15:paraIdParent="25C467E7"/>
  <w15:commentEx w15:done="0" w15:paraId="5E804B1E" w15:paraIdParent="7AD2DB30"/>
  <w15:commentEx w15:done="0" w15:paraId="4BF06812" w15:paraIdParent="1F2B095E"/>
  <w15:commentEx w15:done="0" w15:paraId="1B80694D" w15:paraIdParent="4818A7AC"/>
  <w15:commentEx w15:done="0" w15:paraId="77C3C40D" w15:paraIdParent="38E6886D"/>
  <w15:commentEx w15:done="0" w15:paraId="651BCF3B" w15:paraIdParent="7C4428C3"/>
  <w15:commentEx w15:done="0" w15:paraId="2FF1E9F8" w15:paraIdParent="568B0E5B"/>
  <w15:commentEx w15:done="0" w15:paraId="6EB9E179" w15:paraIdParent="390015C4"/>
  <w15:commentEx w15:done="0" w15:paraId="1ECBC51C"/>
  <w15:commentEx w15:done="0" w15:paraId="42758E3B"/>
  <w15:commentEx w15:done="0" w15:paraId="77F9EA2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081542" w16cex:dateUtc="2026-03-26T18:10:00Z"/>
  <w16cex:commentExtensible w16cex:durableId="54C234FA" w16cex:dateUtc="2026-03-01T14:06:00Z"/>
  <w16cex:commentExtensible w16cex:durableId="13FC6870" w16cex:dateUtc="2026-03-26T10:18:00Z"/>
  <w16cex:commentExtensible w16cex:durableId="20D37637" w16cex:dateUtc="2026-03-26T09:19:00Z"/>
  <w16cex:commentExtensible w16cex:durableId="332B34B5" w16cex:dateUtc="2026-03-26T10:57:00Z"/>
  <w16cex:commentExtensible w16cex:durableId="70834F18" w16cex:dateUtc="2026-03-26T11:59:00Z"/>
  <w16cex:commentExtensible w16cex:durableId="1FE19667" w16cex:dateUtc="2026-03-03T08:29:00Z"/>
  <w16cex:commentExtensible w16cex:durableId="4B8608FB" w16cex:dateUtc="2026-03-04T10:03:00Z"/>
  <w16cex:commentExtensible w16cex:durableId="062F1DB2" w16cex:dateUtc="2026-03-27T09:15:00.381Z"/>
  <w16cex:commentExtensible w16cex:durableId="3EC1EAB4" w16cex:dateUtc="2026-03-03T08:38:00Z"/>
  <w16cex:commentExtensible w16cex:durableId="1A364D8A" w16cex:dateUtc="2026-03-04T10:20:00Z"/>
  <w16cex:commentExtensible w16cex:durableId="64CD99D3" w16cex:dateUtc="2026-03-03T08:42:00Z"/>
  <w16cex:commentExtensible w16cex:durableId="24AEF02D" w16cex:dateUtc="2026-03-04T10:27:00Z"/>
  <w16cex:commentExtensible w16cex:durableId="42AC6A4E" w16cex:dateUtc="2026-03-27T09:12:45.389Z"/>
  <w16cex:commentExtensible w16cex:durableId="70FF46A8" w16cex:dateUtc="2026-03-27T09:10:52.324Z"/>
  <w16cex:commentExtensible w16cex:durableId="7B95E035" w16cex:dateUtc="2026-03-23T11:23:00Z"/>
  <w16cex:commentExtensible w16cex:durableId="0FA5BA2D" w16cex:dateUtc="2026-03-23T19:36:00Z"/>
  <w16cex:commentExtensible w16cex:durableId="7BE4F5DD" w16cex:dateUtc="2026-03-25T08:43:00Z"/>
  <w16cex:commentExtensible w16cex:durableId="54CE7934" w16cex:dateUtc="2026-03-26T18:16:00Z"/>
  <w16cex:commentExtensible w16cex:durableId="59289595" w16cex:dateUtc="2026-03-26T18:17:00Z"/>
  <w16cex:commentExtensible w16cex:durableId="769C7EB3" w16cex:dateUtc="2026-03-27T09:06:58.842Z"/>
  <w16cex:commentExtensible w16cex:durableId="1E6C5F5B" w16cex:dateUtc="2026-03-03T11:37:00Z"/>
  <w16cex:commentExtensible w16cex:durableId="37A75C50" w16cex:dateUtc="2026-03-13T12:48:00Z"/>
  <w16cex:commentExtensible w16cex:durableId="1C8B0029" w16cex:dateUtc="2026-03-25T09:10:00Z"/>
  <w16cex:commentExtensible w16cex:durableId="1FEB131A" w16cex:dateUtc="2026-03-01T15:12:00Z"/>
  <w16cex:commentExtensible w16cex:durableId="7E52FA3C" w16cex:dateUtc="2026-03-02T14:16:00Z"/>
  <w16cex:commentExtensible w16cex:durableId="470F9A71" w16cex:dateUtc="2026-03-26T09:17:00Z"/>
  <w16cex:commentExtensible w16cex:durableId="61039F25" w16cex:dateUtc="2026-03-01T15:17:00Z"/>
  <w16cex:commentExtensible w16cex:durableId="7B828462" w16cex:dateUtc="2026-03-02T14:18:00Z">
    <w16cex:extLst>
      <w16:ext w16:uri="{CE6994B0-6A32-4C9F-8C6B-6E91EDA988CE}">
        <cr:reactions xmlns:cr="http://schemas.microsoft.com/office/comments/2020/reactions">
          <cr:reaction reactionType="1">
            <cr:reactionInfo dateUtc="2026-03-05T09:16:25Z">
              <cr:user userId="S::gerinta.raguckaite@lmt.lt::53c6dbf4-c662-49da-8803-90e926e7b291" userProvider="AD" userName="Gerinta Raguckė | Lietuvos mokslo taryba"/>
            </cr:reactionInfo>
          </cr:reaction>
        </cr:reactions>
      </w16:ext>
    </w16cex:extLst>
  </w16cex:commentExtensible>
  <w16cex:commentExtensible w16cex:durableId="42133D4E" w16cex:dateUtc="2026-03-25T09:25:00Z"/>
  <w16cex:commentExtensible w16cex:durableId="0686A42D" w16cex:dateUtc="2026-03-05T09:17:00Z"/>
  <w16cex:commentExtensible w16cex:durableId="2023330C" w16cex:dateUtc="2026-03-02T14:55:00Z"/>
  <w16cex:commentExtensible w16cex:durableId="29106DBC" w16cex:dateUtc="2026-03-25T11:42:00Z"/>
  <w16cex:commentExtensible w16cex:durableId="5F3D75AF" w16cex:dateUtc="2026-02-11T08:02:00Z"/>
  <w16cex:commentExtensible w16cex:durableId="0962E612" w16cex:dateUtc="2026-02-11T08:02:00Z"/>
  <w16cex:commentExtensible w16cex:durableId="7DCA6A55" w16cex:dateUtc="2026-03-01T07:30:00Z"/>
  <w16cex:commentExtensible w16cex:durableId="1B3132FA" w16cex:dateUtc="2026-03-02T14:30:00Z"/>
  <w16cex:commentExtensible w16cex:durableId="3D8917A3" w16cex:dateUtc="2026-03-04T08:56:00Z"/>
  <w16cex:commentExtensible w16cex:durableId="3BD8B3A2" w16cex:dateUtc="2026-02-11T08:02:00Z"/>
  <w16cex:commentExtensible w16cex:durableId="7704EFD4" w16cex:dateUtc="2026-03-05T09:21:00Z"/>
  <w16cex:commentExtensible w16cex:durableId="4ED554C0" w16cex:dateUtc="2026-03-04T17:39:00Z"/>
  <w16cex:commentExtensible w16cex:durableId="682F2708" w16cex:dateUtc="2026-03-27T07:01:00Z"/>
  <w16cex:commentExtensible w16cex:durableId="00C5A203" w16cex:dateUtc="2026-03-04T17:40:00Z"/>
  <w16cex:commentExtensible w16cex:durableId="11199356" w16cex:dateUtc="2026-03-16T06:32:00Z"/>
  <w16cex:commentExtensible w16cex:durableId="5930F5BA" w16cex:dateUtc="2026-02-11T08:46:00Z"/>
  <w16cex:commentExtensible w16cex:durableId="7B13AD78" w16cex:dateUtc="2026-03-02T17:59:00Z"/>
  <w16cex:commentExtensible w16cex:durableId="6DD27F53" w16cex:dateUtc="2026-02-11T08:02:00Z"/>
  <w16cex:commentExtensible w16cex:durableId="41CDCAD6" w16cex:dateUtc="2026-03-25T09:48:00Z"/>
  <w16cex:commentExtensible w16cex:durableId="4AB770BB" w16cex:dateUtc="2026-03-02T14:42:00Z">
    <w16cex:extLst>
      <w16:ext w16:uri="{CE6994B0-6A32-4C9F-8C6B-6E91EDA988CE}">
        <cr:reactions xmlns:cr="http://schemas.microsoft.com/office/comments/2020/reactions">
          <cr:reaction reactionType="1">
            <cr:reactionInfo dateUtc="2026-03-05T09:22:05Z">
              <cr:user userId="S::gerinta.raguckaite@lmt.lt::53c6dbf4-c662-49da-8803-90e926e7b291" userProvider="AD" userName="Gerinta Raguckė | Lietuvos mokslo taryba"/>
            </cr:reactionInfo>
          </cr:reaction>
        </cr:reactions>
      </w16:ext>
    </w16cex:extLst>
  </w16cex:commentExtensible>
  <w16cex:commentExtensible w16cex:durableId="3BDF2FCF" w16cex:dateUtc="2026-03-02T18:01:00Z"/>
  <w16cex:commentExtensible w16cex:durableId="3C50AC20" w16cex:dateUtc="2026-03-02T14:44:00Z"/>
  <w16cex:commentExtensible w16cex:durableId="79F57485" w16cex:dateUtc="2026-03-02T14:52:00Z"/>
  <w16cex:commentExtensible w16cex:durableId="043A7644" w16cex:dateUtc="2026-02-27T06:44:00Z"/>
  <w16cex:commentExtensible w16cex:durableId="33AB417B" w16cex:dateUtc="2026-03-03T08:01:00Z"/>
  <w16cex:commentExtensible w16cex:durableId="0FAEC377" w16cex:dateUtc="2026-02-24T13:03:00Z"/>
  <w16cex:commentExtensible w16cex:durableId="7A66E33B" w16cex:dateUtc="2026-03-25T11:02:00Z"/>
  <w16cex:commentExtensible w16cex:durableId="79813281" w16cex:dateUtc="2026-03-15T18:30:00Z"/>
  <w16cex:commentExtensible w16cex:durableId="7379559A" w16cex:dateUtc="2026-03-16T14:21:00Z"/>
  <w16cex:commentExtensible w16cex:durableId="2954B529" w16cex:dateUtc="2026-03-25T11:04:00Z"/>
  <w16cex:commentExtensible w16cex:durableId="5BEA01ED" w16cex:dateUtc="2026-02-24T15:07:00Z"/>
  <w16cex:commentExtensible w16cex:durableId="2CA8218F" w16cex:dateUtc="2026-03-05T08:23:00Z"/>
  <w16cex:commentExtensible w16cex:durableId="33A63D72" w16cex:dateUtc="2026-03-25T11:17:00Z"/>
  <w16cex:commentExtensible w16cex:durableId="7F59C649" w16cex:dateUtc="2026-03-01T09:54:00Z">
    <w16cex:extLst>
      <w16:ext w16:uri="{CE6994B0-6A32-4C9F-8C6B-6E91EDA988CE}">
        <cr:reactions xmlns:cr="http://schemas.microsoft.com/office/comments/2020/reactions">
          <cr:reaction reactionType="1">
            <cr:reactionInfo dateUtc="2026-03-05T03:39:09Z">
              <cr:user userId="S::jolanta.sinkuniene_flf.vu.lt#ext#@lmtlt.onmicrosoft.com::13d9b3c8-6264-43d4-977e-804c924bab39" userProvider="AD" userName="Jolanta Šinkūnienė"/>
            </cr:reactionInfo>
          </cr:reaction>
        </cr:reactions>
      </w16:ext>
    </w16cex:extLst>
  </w16cex:commentExtensible>
  <w16cex:commentExtensible w16cex:durableId="701F71D4" w16cex:dateUtc="2026-03-04T09:03:00Z"/>
  <w16cex:commentExtensible w16cex:durableId="25541934" w16cex:dateUtc="2026-03-05T08:24:00Z"/>
  <w16cex:commentExtensible w16cex:durableId="60B088CB" w16cex:dateUtc="2026-03-01T10:02:00Z"/>
  <w16cex:commentExtensible w16cex:durableId="7D493C2A" w16cex:dateUtc="2026-03-05T08:26:00Z"/>
  <w16cex:commentExtensible w16cex:durableId="03151A5C" w16cex:dateUtc="2026-03-05T08:27:00Z"/>
  <w16cex:commentExtensible w16cex:durableId="0E763FA7" w16cex:dateUtc="2026-03-04T09:14:00Z"/>
  <w16cex:commentExtensible w16cex:durableId="0E88A8BA" w16cex:dateUtc="2026-02-24T15:17:00Z"/>
  <w16cex:commentExtensible w16cex:durableId="785B679E" w16cex:dateUtc="2026-03-13T12:58:00Z"/>
  <w16cex:commentExtensible w16cex:durableId="394A7CA4" w16cex:dateUtc="2026-02-24T15:32:00Z"/>
  <w16cex:commentExtensible w16cex:durableId="06619D89" w16cex:dateUtc="2026-03-03T08:08:00Z"/>
  <w16cex:commentExtensible w16cex:durableId="492D82A0" w16cex:dateUtc="2026-02-24T15:35:00Z"/>
  <w16cex:commentExtensible w16cex:durableId="1D4FAF4D" w16cex:dateUtc="2026-02-24T15:37:00Z"/>
  <w16cex:commentExtensible w16cex:durableId="7774E181" w16cex:dateUtc="2026-02-24T15:38:00Z"/>
  <w16cex:commentExtensible w16cex:durableId="74308EAD" w16cex:dateUtc="2026-02-27T10:50:00Z"/>
  <w16cex:commentExtensible w16cex:durableId="34F71CBD" w16cex:dateUtc="2026-03-02T14:54:00Z"/>
  <w16cex:commentExtensible w16cex:durableId="3205778D" w16cex:dateUtc="2026-03-25T17:20:00Z"/>
  <w16cex:commentExtensible w16cex:durableId="2A0544F7" w16cex:dateUtc="2026-03-03T09:15:00Z"/>
  <w16cex:commentExtensible w16cex:durableId="3D616597" w16cex:dateUtc="2026-03-25T18:35:00Z"/>
  <w16cex:commentExtensible w16cex:durableId="353EBE08" w16cex:dateUtc="2026-02-24T16:21:00Z"/>
  <w16cex:commentExtensible w16cex:durableId="3D58A3AE" w16cex:dateUtc="2026-03-03T09:30:00Z"/>
  <w16cex:commentExtensible w16cex:durableId="613606CB" w16cex:dateUtc="2026-03-03T09:38:00Z"/>
  <w16cex:commentExtensible w16cex:durableId="144FCBD8" w16cex:dateUtc="2026-03-03T09:41:00Z"/>
  <w16cex:commentExtensible w16cex:durableId="3BE7FF9D" w16cex:dateUtc="2026-03-04T12:04:00Z"/>
  <w16cex:commentExtensible w16cex:durableId="33F83A90" w16cex:dateUtc="2026-03-25T18:48:00Z"/>
  <w16cex:commentExtensible w16cex:durableId="42EDEB8E" w16cex:dateUtc="2026-03-03T09:43:00Z"/>
  <w16cex:commentExtensible w16cex:durableId="42E5CE2C" w16cex:dateUtc="2026-03-25T18:08:00Z"/>
  <w16cex:commentExtensible w16cex:durableId="67BA9F32" w16cex:dateUtc="2026-03-25T18:11:00Z"/>
  <w16cex:commentExtensible w16cex:durableId="670C827D" w16cex:dateUtc="2026-03-03T09:48:00Z"/>
  <w16cex:commentExtensible w16cex:durableId="7932BA1A" w16cex:dateUtc="2026-03-25T18:21:00Z"/>
  <w16cex:commentExtensible w16cex:durableId="7B753C8A" w16cex:dateUtc="2026-03-25T18:22:00Z"/>
  <w16cex:commentExtensible w16cex:durableId="6E46696D" w16cex:dateUtc="2026-03-26T05:50:00Z"/>
  <w16cex:commentExtensible w16cex:durableId="7CBA788C" w16cex:dateUtc="2026-03-03T09:50:00Z">
    <w16cex:extLst>
      <w16:ext w16:uri="{CE6994B0-6A32-4C9F-8C6B-6E91EDA988CE}">
        <cr:reactions xmlns:cr="http://schemas.microsoft.com/office/comments/2020/reactions">
          <cr:reaction reactionType="1">
            <cr:reactionInfo dateUtc="2026-03-05T03:43:03Z">
              <cr:user userId="S::jolanta.sinkuniene_flf.vu.lt#ext#@lmtlt.onmicrosoft.com::13d9b3c8-6264-43d4-977e-804c924bab39" userProvider="AD" userName="Jolanta Šinkūnienė"/>
            </cr:reactionInfo>
          </cr:reaction>
        </cr:reactions>
      </w16:ext>
    </w16cex:extLst>
  </w16cex:commentExtensible>
  <w16cex:commentExtensible w16cex:durableId="5A790B4A" w16cex:dateUtc="2026-03-25T18:29:00Z"/>
  <w16cex:commentExtensible w16cex:durableId="722F93E1" w16cex:dateUtc="2026-03-25T18:31:00Z"/>
  <w16cex:commentExtensible w16cex:durableId="39C0B89C" w16cex:dateUtc="2026-03-03T09:56:00Z">
    <w16cex:extLst>
      <w16:ext w16:uri="{CE6994B0-6A32-4C9F-8C6B-6E91EDA988CE}">
        <cr:reactions xmlns:cr="http://schemas.microsoft.com/office/comments/2020/reactions">
          <cr:reaction reactionType="1">
            <cr:reactionInfo dateUtc="2026-03-05T03:43:23Z">
              <cr:user userId="S::jolanta.sinkuniene_flf.vu.lt#ext#@lmtlt.onmicrosoft.com::13d9b3c8-6264-43d4-977e-804c924bab39" userProvider="AD" userName="Jolanta Šinkūnienė"/>
            </cr:reactionInfo>
          </cr:reaction>
        </cr:reactions>
      </w16:ext>
    </w16cex:extLst>
  </w16cex:commentExtensible>
  <w16cex:commentExtensible w16cex:durableId="67FD081C" w16cex:dateUtc="2026-03-25T18:40:00Z"/>
  <w16cex:commentExtensible w16cex:durableId="0C970267" w16cex:dateUtc="2026-03-25T18:56:00Z"/>
  <w16cex:commentExtensible w16cex:durableId="486E2859" w16cex:dateUtc="2026-02-24T17:38:00Z">
    <w16cex:extLst>
      <w16:ext w16:uri="{CE6994B0-6A32-4C9F-8C6B-6E91EDA988CE}">
        <cr:reactions xmlns:cr="http://schemas.microsoft.com/office/comments/2020/reactions">
          <cr:reaction reactionType="1">
            <cr:reactionInfo dateUtc="2026-03-04T12:44:39Z">
              <cr:user userId="S::urn:spo:guest#ruta.petrauskaite@vdu.lt::" userProvider="AD" userName="ruta.petrauskaite@vdu.lt"/>
            </cr:reactionInfo>
          </cr:reaction>
        </cr:reactions>
      </w16:ext>
    </w16cex:extLst>
  </w16cex:commentExtensible>
  <w16cex:commentExtensible w16cex:durableId="04DEE0CF" w16cex:dateUtc="2026-03-03T12:00:00Z"/>
  <w16cex:commentExtensible w16cex:durableId="5EA0D6C3" w16cex:dateUtc="2026-03-03T12:04:00Z">
    <w16cex:extLst>
      <w16:ext w16:uri="{CE6994B0-6A32-4C9F-8C6B-6E91EDA988CE}">
        <cr:reactions xmlns:cr="http://schemas.microsoft.com/office/comments/2020/reactions">
          <cr:reaction reactionType="1">
            <cr:reactionInfo dateUtc="2026-03-04T12:44:23Z">
              <cr:user userId="S::urn:spo:guest#ruta.petrauskaite@vdu.lt::" userProvider="AD" userName="ruta.petrauskaite@vdu.lt"/>
            </cr:reactionInfo>
          </cr:reaction>
        </cr:reactions>
      </w16:ext>
    </w16cex:extLst>
  </w16cex:commentExtensible>
  <w16cex:commentExtensible w16cex:durableId="1E23D4C2" w16cex:dateUtc="2026-02-24T17:48:00Z">
    <w16cex:extLst>
      <w16:ext w16:uri="{CE6994B0-6A32-4C9F-8C6B-6E91EDA988CE}">
        <cr:reactions xmlns:cr="http://schemas.microsoft.com/office/comments/2020/reactions">
          <cr:reaction reactionType="1">
            <cr:reactionInfo dateUtc="2026-03-04T12:44:15Z">
              <cr:user userId="S::urn:spo:guest#ruta.petrauskaite@vdu.lt::" userProvider="AD" userName="ruta.petrauskaite@vdu.lt"/>
            </cr:reactionInfo>
          </cr:reaction>
        </cr:reactions>
      </w16:ext>
    </w16cex:extLst>
  </w16cex:commentExtensible>
  <w16cex:commentExtensible w16cex:durableId="1B25BAC2" w16cex:dateUtc="2026-03-03T12:14:00Z"/>
  <w16cex:commentExtensible w16cex:durableId="52EB2B2B" w16cex:dateUtc="2026-03-16T15:00:00Z"/>
  <w16cex:commentExtensible w16cex:durableId="50B1C95D" w16cex:dateUtc="2026-03-25T19:33:00Z"/>
  <w16cex:commentExtensible w16cex:durableId="50F50DA0" w16cex:dateUtc="2026-03-25T19:33:00Z"/>
  <w16cex:commentExtensible w16cex:durableId="4C530E9E" w16cex:dateUtc="2026-03-25T19:35:00Z"/>
  <w16cex:commentExtensible w16cex:durableId="39DA2F4E" w16cex:dateUtc="2026-03-25T19:36:00Z"/>
  <w16cex:commentExtensible w16cex:durableId="47BECF8C" w16cex:dateUtc="2026-03-26T18:26:00Z"/>
  <w16cex:commentExtensible w16cex:durableId="38E80A8A" w16cex:dateUtc="2026-03-25T19:38:00Z"/>
  <w16cex:commentExtensible w16cex:durableId="004CFAFB" w16cex:dateUtc="2026-03-02T07:23:00Z"/>
  <w16cex:commentExtensible w16cex:durableId="09FE118B" w16cex:dateUtc="2026-03-02T07:24:00Z"/>
  <w16cex:commentExtensible w16cex:durableId="24CD542B" w16cex:dateUtc="2026-03-26T04:49:00Z"/>
  <w16cex:commentExtensible w16cex:durableId="6D05987F" w16cex:dateUtc="2026-03-05T09:36:00Z"/>
  <w16cex:commentExtensible w16cex:durableId="64CC3408" w16cex:dateUtc="2026-03-25T19:48:00Z"/>
  <w16cex:commentExtensible w16cex:durableId="49BEF197" w16cex:dateUtc="2026-03-26T04:41:00Z"/>
  <w16cex:commentExtensible w16cex:durableId="2D60EC2E" w16cex:dateUtc="2026-03-26T04:53:00Z"/>
  <w16cex:commentExtensible w16cex:durableId="2AC454EA" w16cex:dateUtc="2026-03-26T04:57:00Z"/>
  <w16cex:commentExtensible w16cex:durableId="6902A77C" w16cex:dateUtc="2026-03-04T09:30:00Z"/>
  <w16cex:commentExtensible w16cex:durableId="2EB2B791" w16cex:dateUtc="2026-03-04T09:26:00Z"/>
  <w16cex:commentExtensible w16cex:durableId="7459489B" w16cex:dateUtc="2026-03-05T09:27:00Z"/>
  <w16cex:commentExtensible w16cex:durableId="1A91AEEE" w16cex:dateUtc="2026-03-04T11:10:00Z"/>
  <w16cex:commentExtensible w16cex:durableId="28A99EB6" w16cex:dateUtc="2026-03-04T09:27:00Z"/>
  <w16cex:commentExtensible w16cex:durableId="1DBC3124" w16cex:dateUtc="2026-03-26T05:08:00Z"/>
  <w16cex:commentExtensible w16cex:durableId="547FAE01" w16cex:dateUtc="2026-03-26T05:11:00Z"/>
  <w16cex:commentExtensible w16cex:durableId="4AAD54C1" w16cex:dateUtc="2026-03-26T05:10:00Z"/>
  <w16cex:commentExtensible w16cex:durableId="44824EEA" w16cex:dateUtc="2026-03-26T05:13:00Z"/>
  <w16cex:commentExtensible w16cex:durableId="79564AB6" w16cex:dateUtc="2026-03-26T05:15:00Z"/>
  <w16cex:commentExtensible w16cex:durableId="4EA65EBF" w16cex:dateUtc="2026-02-24T16:26:00Z"/>
  <w16cex:commentExtensible w16cex:durableId="57EB1582" w16cex:dateUtc="2026-03-26T18:53:00Z"/>
  <w16cex:commentExtensible w16cex:durableId="0DD58494" w16cex:dateUtc="2026-03-25T19:54:00Z"/>
  <w16cex:commentExtensible w16cex:durableId="0C4D6A99" w16cex:dateUtc="2026-03-04T08:23:00Z"/>
  <w16cex:commentExtensible w16cex:durableId="2EF7B900" w16cex:dateUtc="2026-03-22T06:03:00Z"/>
  <w16cex:commentExtensible w16cex:durableId="3554AFBD" w16cex:dateUtc="2026-03-04T08:31:00Z"/>
  <w16cex:commentExtensible w16cex:durableId="7903F15F" w16cex:dateUtc="2026-02-24T17:09:00Z"/>
  <w16cex:commentExtensible w16cex:durableId="784B795F" w16cex:dateUtc="2026-03-04T08:47:00Z"/>
  <w16cex:commentExtensible w16cex:durableId="7843F7FB" w16cex:dateUtc="2026-03-04T08:51:00Z"/>
  <w16cex:commentExtensible w16cex:durableId="0BF4F4A1" w16cex:dateUtc="2026-03-04T08:52:00Z"/>
  <w16cex:commentExtensible w16cex:durableId="7FF4DD3B" w16cex:dateUtc="2026-03-26T08:03:00Z"/>
  <w16cex:commentExtensible w16cex:durableId="08E6DCAD" w16cex:dateUtc="2026-03-26T08:07:00Z"/>
  <w16cex:commentExtensible w16cex:durableId="09A8EFDE" w16cex:dateUtc="2026-03-26T08:16:00Z"/>
  <w16cex:commentExtensible w16cex:durableId="166A90CE" w16cex:dateUtc="2026-03-04T08:57:00Z"/>
  <w16cex:commentExtensible w16cex:durableId="5ADF8670" w16cex:dateUtc="2026-03-04T12:47:00Z"/>
  <w16cex:commentExtensible w16cex:durableId="4118B1FD" w16cex:dateUtc="2026-03-26T08:29:00Z"/>
  <w16cex:commentExtensible w16cex:durableId="66DE1720" w16cex:dateUtc="2026-03-26T08:41:00Z"/>
  <w16cex:commentExtensible w16cex:durableId="14DCAED0" w16cex:dateUtc="2026-03-04T09:03:00Z"/>
  <w16cex:commentExtensible w16cex:durableId="393B4B24" w16cex:dateUtc="2026-03-04T09:04:00Z"/>
  <w16cex:commentExtensible w16cex:durableId="51913C6D" w16cex:dateUtc="2026-03-04T12:48:00Z"/>
  <w16cex:commentExtensible w16cex:durableId="22FD6D28" w16cex:dateUtc="2026-03-26T08:43:00Z"/>
  <w16cex:commentExtensible w16cex:durableId="603F3588" w16cex:dateUtc="2026-03-26T08:48:00Z"/>
  <w16cex:commentExtensible w16cex:durableId="33C4FFC3" w16cex:dateUtc="2026-02-24T17:20:00Z"/>
  <w16cex:commentExtensible w16cex:durableId="0B735081" w16cex:dateUtc="2026-02-24T17:21:00Z"/>
  <w16cex:commentExtensible w16cex:durableId="50F16F1B" w16cex:dateUtc="2026-03-26T08:51:00Z"/>
  <w16cex:commentExtensible w16cex:durableId="3AE3980F" w16cex:dateUtc="2026-03-26T09:00:00Z"/>
  <w16cex:commentExtensible w16cex:durableId="743179AC" w16cex:dateUtc="2026-03-26T09:00:00Z"/>
  <w16cex:commentExtensible w16cex:durableId="49A3E823" w16cex:dateUtc="2026-03-26T09:01:00Z"/>
  <w16cex:commentExtensible w16cex:durableId="373A3364" w16cex:dateUtc="2026-03-26T09:03:00Z"/>
  <w16cex:commentExtensible w16cex:durableId="231DCF42" w16cex:dateUtc="2026-03-26T09:04:00Z"/>
  <w16cex:commentExtensible w16cex:durableId="0636966B" w16cex:dateUtc="2026-03-26T09:05:00Z"/>
  <w16cex:commentExtensible w16cex:durableId="45D2C8F6" w16cex:dateUtc="2026-03-26T09:05:00Z"/>
  <w16cex:commentExtensible w16cex:durableId="57D9857A" w16cex:dateUtc="2026-03-26T09:06:00Z"/>
  <w16cex:commentExtensible w16cex:durableId="18F2F23A" w16cex:dateUtc="2026-03-26T09:06:00Z"/>
  <w16cex:commentExtensible w16cex:durableId="1E6F33E0" w16cex:dateUtc="2026-03-26T09:07:00Z"/>
  <w16cex:commentExtensible w16cex:durableId="0BBD0BAC" w16cex:dateUtc="2026-03-26T09:07:00Z"/>
  <w16cex:commentExtensible w16cex:durableId="1ABBD16F" w16cex:dateUtc="2026-03-26T09:07:00Z"/>
  <w16cex:commentExtensible w16cex:durableId="627A4D06" w16cex:dateUtc="2026-03-26T09:08:00Z"/>
  <w16cex:commentExtensible w16cex:durableId="3B37F157" w16cex:dateUtc="2026-03-26T09:08:00Z"/>
  <w16cex:commentExtensible w16cex:durableId="0ECCEA89" w16cex:dateUtc="2026-03-04T09:10:00Z"/>
  <w16cex:commentExtensible w16cex:durableId="3DA6F9D4" w16cex:dateUtc="2026-03-26T18:54:00Z"/>
  <w16cex:commentExtensible w16cex:durableId="28621FE9" w16cex:dateUtc="2026-03-26T10:54:00Z"/>
  <w16cex:commentExtensible w16cex:durableId="2255C7B2" w16cex:dateUtc="2026-03-26T10:20:00Z"/>
  <w16cex:commentExtensible w16cex:durableId="4C8C9A8A" w16cex:dateUtc="2026-03-26T18:32:00Z"/>
  <w16cex:commentExtensible w16cex:durableId="55466D1A" w16cex:dateUtc="2026-03-04T09:34:00Z"/>
  <w16cex:commentExtensible w16cex:durableId="229F5787" w16cex:dateUtc="2026-03-22T06:17:00Z"/>
  <w16cex:commentExtensible w16cex:durableId="3C097D57" w16cex:dateUtc="2026-03-22T06:38:00Z"/>
  <w16cex:commentExtensible w16cex:durableId="5D6969B4" w16cex:dateUtc="2026-03-26T10:29:00Z"/>
  <w16cex:commentExtensible w16cex:durableId="3FBF3412" w16cex:dateUtc="2026-03-26T10:39:00Z"/>
  <w16cex:commentExtensible w16cex:durableId="05B8A44B" w16cex:dateUtc="2026-02-24T16:37:00Z"/>
  <w16cex:commentExtensible w16cex:durableId="14DAF7F5" w16cex:dateUtc="2026-03-22T06:47:00Z"/>
  <w16cex:commentExtensible w16cex:durableId="6ADD0FF2" w16cex:dateUtc="2026-02-24T16:44:00Z"/>
  <w16cex:commentExtensible w16cex:durableId="48D49649" w16cex:dateUtc="2026-02-24T16:45:00Z"/>
  <w16cex:commentExtensible w16cex:durableId="488D1F04" w16cex:dateUtc="2026-02-24T16:46:00Z"/>
  <w16cex:commentExtensible w16cex:durableId="6F019826" w16cex:dateUtc="2026-03-26T10:56:00Z"/>
  <w16cex:commentExtensible w16cex:durableId="37AC195A" w16cex:dateUtc="2026-03-26T11:08:00Z"/>
  <w16cex:commentExtensible w16cex:durableId="4EF096AB" w16cex:dateUtc="2026-03-26T12:07:00Z"/>
  <w16cex:commentExtensible w16cex:durableId="5637A22A" w16cex:dateUtc="2026-03-04T11:31:00Z"/>
  <w16cex:commentExtensible w16cex:durableId="238E2CF8" w16cex:dateUtc="2026-03-04T12:55:00Z"/>
  <w16cex:commentExtensible w16cex:durableId="08CCF195" w16cex:dateUtc="2026-03-01T17:09:00Z"/>
  <w16cex:commentExtensible w16cex:durableId="6A29AF94" w16cex:dateUtc="2026-03-15T16:03:00Z"/>
  <w16cex:commentExtensible w16cex:durableId="184602E7" w16cex:dateUtc="2026-03-26T13:02:00Z"/>
  <w16cex:commentExtensible w16cex:durableId="35106318" w16cex:dateUtc="2026-03-26T13:15:00Z"/>
  <w16cex:commentExtensible w16cex:durableId="5235972E" w16cex:dateUtc="2026-03-01T17:17:00Z">
    <w16cex:extLst>
      <w16:ext w16:uri="{CE6994B0-6A32-4C9F-8C6B-6E91EDA988CE}">
        <cr:reactions xmlns:cr="http://schemas.microsoft.com/office/comments/2020/reactions">
          <cr:reaction reactionType="1">
            <cr:reactionInfo dateUtc="2026-03-04T12:55:38Z">
              <cr:user userId="S::urn:spo:guest#ruta.petrauskaite@vdu.lt::" userProvider="AD" userName="ruta.petrauskaite@vdu.lt"/>
            </cr:reactionInfo>
          </cr:reaction>
        </cr:reactions>
      </w16:ext>
    </w16cex:extLst>
  </w16cex:commentExtensible>
  <w16cex:commentExtensible w16cex:durableId="4DFF36AE" w16cex:dateUtc="2026-03-26T13:18:00Z"/>
  <w16cex:commentExtensible w16cex:durableId="2AC4715B" w16cex:dateUtc="2026-03-04T14:43:00Z"/>
  <w16cex:commentExtensible w16cex:durableId="29444EEB" w16cex:dateUtc="2026-03-04T12:57:00Z"/>
  <w16cex:commentExtensible w16cex:durableId="6945E690" w16cex:dateUtc="2026-03-04T14:43:00Z"/>
  <w16cex:commentExtensible w16cex:durableId="1EC12C5F" w16cex:dateUtc="2026-03-26T13:33:00Z"/>
  <w16cex:commentExtensible w16cex:durableId="540C146B" w16cex:dateUtc="2026-03-26T13:34:00Z"/>
  <w16cex:commentExtensible w16cex:durableId="70D9B138" w16cex:dateUtc="2026-03-26T13:33:00Z"/>
  <w16cex:commentExtensible w16cex:durableId="77BB4EA2" w16cex:dateUtc="2026-03-04T12:59:00Z"/>
  <w16cex:commentExtensible w16cex:durableId="1993DFA0" w16cex:dateUtc="2026-02-24T16:54:00Z"/>
  <w16cex:commentExtensible w16cex:durableId="4CFF5E4B" w16cex:dateUtc="2026-03-04T12:59:00Z"/>
  <w16cex:commentExtensible w16cex:durableId="0A770400" w16cex:dateUtc="2026-03-04T13:08:00Z"/>
  <w16cex:commentExtensible w16cex:durableId="6FAB1204" w16cex:dateUtc="2026-03-04T14:44:00Z"/>
  <w16cex:commentExtensible w16cex:durableId="2F7D0085" w16cex:dateUtc="2026-03-26T13:52:00Z"/>
  <w16cex:commentExtensible w16cex:durableId="425C4582" w16cex:dateUtc="2026-03-04T13:01:00Z"/>
  <w16cex:commentExtensible w16cex:durableId="03481A5A" w16cex:dateUtc="2026-03-15T16:05:00Z"/>
  <w16cex:commentExtensible w16cex:durableId="0B48381F" w16cex:dateUtc="2026-03-26T13:42:00Z"/>
  <w16cex:commentExtensible w16cex:durableId="65D53409" w16cex:dateUtc="2026-03-26T13:48:00Z"/>
  <w16cex:commentExtensible w16cex:durableId="079ED5E5" w16cex:dateUtc="2026-03-26T13:51:00Z"/>
  <w16cex:commentExtensible w16cex:durableId="7CBB50C7" w16cex:dateUtc="2026-03-04T14:45:00Z"/>
  <w16cex:commentExtensible w16cex:durableId="6C28C323" w16cex:dateUtc="2026-03-04T13:15:00Z"/>
  <w16cex:commentExtensible w16cex:durableId="74ACB98A" w16cex:dateUtc="2026-03-26T14:09:00Z"/>
  <w16cex:commentExtensible w16cex:durableId="2095B469" w16cex:dateUtc="2026-03-01T17:17:00Z"/>
  <w16cex:commentExtensible w16cex:durableId="375548C1" w16cex:dateUtc="2026-03-04T14:46:00Z"/>
  <w16cex:commentExtensible w16cex:durableId="5F55333F" w16cex:dateUtc="2026-03-18T13:16:00Z"/>
  <w16cex:commentExtensible w16cex:durableId="4D9AFBCF" w16cex:dateUtc="2026-03-18T13:48:00Z"/>
  <w16cex:commentExtensible w16cex:durableId="0EB11132" w16cex:dateUtc="2026-03-18T13:49:00Z"/>
  <w16cex:commentExtensible w16cex:durableId="661374E2" w16cex:dateUtc="2026-03-18T13:50:00Z"/>
  <w16cex:commentExtensible w16cex:durableId="706A9961" w16cex:dateUtc="2026-03-18T13:45:00Z"/>
  <w16cex:commentExtensible w16cex:durableId="0EAC2EC0" w16cex:dateUtc="2026-03-18T14:08:00Z"/>
  <w16cex:commentExtensible w16cex:durableId="14DA551E" w16cex:dateUtc="2026-03-18T14:10:00Z"/>
  <w16cex:commentExtensible w16cex:durableId="7B0F8E32" w16cex:dateUtc="2026-03-18T14:11:00Z"/>
  <w16cex:commentExtensible w16cex:durableId="71549837" w16cex:dateUtc="2026-03-18T14:13:00Z"/>
  <w16cex:commentExtensible w16cex:durableId="14606319" w16cex:dateUtc="2026-03-04T14:33:00Z"/>
  <w16cex:commentExtensible w16cex:durableId="2583B0E6" w16cex:dateUtc="2026-03-04T14:42:00Z"/>
  <w16cex:commentExtensible w16cex:durableId="067A9B02" w16cex:dateUtc="2026-03-26T18:44:00Z"/>
  <w16cex:commentExtensible w16cex:durableId="3C03198F" w16cex:dateUtc="2026-03-27T09:19:45.215Z"/>
  <w16cex:commentExtensible w16cex:durableId="4BEA28E3" w16cex:dateUtc="2026-03-27T09:18:35.345Z"/>
  <w16cex:commentExtensible w16cex:durableId="6668A192" w16cex:dateUtc="2026-03-27T09:24:04.822Z"/>
  <w16cex:commentExtensible w16cex:durableId="1E2C8CC8" w16cex:dateUtc="2026-03-27T10:01:06.459Z"/>
  <w16cex:commentExtensible w16cex:durableId="7D4ECF25" w16cex:dateUtc="2026-03-27T10:02:29.957Z"/>
  <w16cex:commentExtensible w16cex:durableId="4224BF07" w16cex:dateUtc="2026-03-27T10:07:56.02Z"/>
  <w16cex:commentExtensible w16cex:durableId="57B498A9" w16cex:dateUtc="2026-03-27T10:08:33.434Z"/>
  <w16cex:commentExtensible w16cex:durableId="34278BA1" w16cex:dateUtc="2026-03-27T10:11:18.448Z"/>
  <w16cex:commentExtensible w16cex:durableId="57A1CF03" w16cex:dateUtc="2026-03-27T10:31:21.885Z"/>
  <w16cex:commentExtensible w16cex:durableId="48AA3A62" w16cex:dateUtc="2026-03-27T10:34:26.796Z"/>
  <w16cex:commentExtensible w16cex:durableId="250C596F" w16cex:dateUtc="2026-03-27T10:46:56.28Z"/>
  <w16cex:commentExtensible w16cex:durableId="5E86977E" w16cex:dateUtc="2026-03-30T07:03:33.153Z"/>
  <w16cex:commentExtensible w16cex:durableId="62898FF9" w16cex:dateUtc="2026-03-30T06:34:35.33Z"/>
  <w16cex:commentExtensible w16cex:durableId="0A88C866" w16cex:dateUtc="2026-03-30T06:56:43.366Z"/>
  <w16cex:commentExtensible w16cex:durableId="442A4E28" w16cex:dateUtc="2026-03-27T09:24:03.856Z"/>
  <w16cex:commentExtensible w16cex:durableId="24ACC451" w16cex:dateUtc="2026-03-27T09:26:28.418Z"/>
  <w16cex:commentExtensible w16cex:durableId="06599DDD" w16cex:dateUtc="2026-03-29T20:55:46.723Z"/>
  <w16cex:commentExtensible w16cex:durableId="1440BD84" w16cex:dateUtc="2026-03-27T10:50:18.859Z"/>
  <w16cex:commentExtensible w16cex:durableId="1B923E14" w16cex:dateUtc="2026-03-29T21:12:56.784Z"/>
  <w16cex:commentExtensible w16cex:durableId="7A45A5F2" w16cex:dateUtc="2026-03-29T20:59:24.793Z"/>
  <w16cex:commentExtensible w16cex:durableId="22F4494B" w16cex:dateUtc="2026-03-29T21:15:05.166Z"/>
  <w16cex:commentExtensible w16cex:durableId="10748F40" w16cex:dateUtc="2026-03-29T21:17:32.006Z"/>
  <w16cex:commentExtensible w16cex:durableId="5A242138" w16cex:dateUtc="2026-03-29T21:23:33.278Z"/>
  <w16cex:commentExtensible w16cex:durableId="1E2B25D9" w16cex:dateUtc="2026-03-29T21:24:56.795Z"/>
  <w16cex:commentExtensible w16cex:durableId="10048996" w16cex:dateUtc="2026-03-27T09:31:48.146Z"/>
  <w16cex:commentExtensible w16cex:durableId="0BAF466E" w16cex:dateUtc="2026-03-27T09:32:25.467Z"/>
  <w16cex:commentExtensible w16cex:durableId="2BEF8B0C" w16cex:dateUtc="2026-03-27T09:33:44.199Z"/>
  <w16cex:commentExtensible w16cex:durableId="77FE8303" w16cex:dateUtc="2026-03-27T09:36:19.036Z"/>
  <w16cex:commentExtensible w16cex:durableId="318D0BC7" w16cex:dateUtc="2026-03-27T10:24:14.514Z"/>
  <w16cex:commentExtensible w16cex:durableId="38D5AFFF" w16cex:dateUtc="2026-03-27T10:25:51.171Z"/>
  <w16cex:commentExtensible w16cex:durableId="70F01916" w16cex:dateUtc="2026-03-30T07:08:38.871Z"/>
</w16cex:commentsExtensible>
</file>

<file path=word/commentsIds.xml><?xml version="1.0" encoding="utf-8"?>
<w16cid:commentsIds xmlns:mc="http://schemas.openxmlformats.org/markup-compatibility/2006" xmlns:w16cid="http://schemas.microsoft.com/office/word/2016/wordml/cid" mc:Ignorable="w16cid">
  <w16cid:commentId w16cid:paraId="166CF391" w16cid:durableId="50081542"/>
  <w16cid:commentId w16cid:paraId="62F0E4D4" w16cid:durableId="54C234FA"/>
  <w16cid:commentId w16cid:paraId="0710CA6D" w16cid:durableId="13FC6870"/>
  <w16cid:commentId w16cid:paraId="282544F9" w16cid:durableId="20D37637"/>
  <w16cid:commentId w16cid:paraId="28E4F0A5" w16cid:durableId="332B34B5"/>
  <w16cid:commentId w16cid:paraId="7714CFB8" w16cid:durableId="70834F18"/>
  <w16cid:commentId w16cid:paraId="70729539" w16cid:durableId="1FE19667"/>
  <w16cid:commentId w16cid:paraId="76D39295" w16cid:durableId="4B8608FB"/>
  <w16cid:commentId w16cid:paraId="2DAB471B" w16cid:durableId="3EC1EAB4"/>
  <w16cid:commentId w16cid:paraId="1ED39CB8" w16cid:durableId="1A364D8A"/>
  <w16cid:commentId w16cid:paraId="37300461" w16cid:durableId="64CD99D3"/>
  <w16cid:commentId w16cid:paraId="4824C64B" w16cid:durableId="24AEF02D"/>
  <w16cid:commentId w16cid:paraId="59A2E192" w16cid:durableId="7B95E035"/>
  <w16cid:commentId w16cid:paraId="58B47F5F" w16cid:durableId="0FA5BA2D"/>
  <w16cid:commentId w16cid:paraId="55833C84" w16cid:durableId="7BE4F5DD"/>
  <w16cid:commentId w16cid:paraId="225883A4" w16cid:durableId="54CE7934"/>
  <w16cid:commentId w16cid:paraId="7AACFEB8" w16cid:durableId="59289595"/>
  <w16cid:commentId w16cid:paraId="1A412A11" w16cid:durableId="1E6C5F5B"/>
  <w16cid:commentId w16cid:paraId="034A8A61" w16cid:durableId="37A75C50"/>
  <w16cid:commentId w16cid:paraId="3CC7068B" w16cid:durableId="1C8B0029"/>
  <w16cid:commentId w16cid:paraId="662F46F2" w16cid:durableId="1FEB131A"/>
  <w16cid:commentId w16cid:paraId="398E9DDC" w16cid:durableId="7E52FA3C"/>
  <w16cid:commentId w16cid:paraId="7C67C431" w16cid:durableId="470F9A71"/>
  <w16cid:commentId w16cid:paraId="4F3FB25E" w16cid:durableId="61039F25"/>
  <w16cid:commentId w16cid:paraId="30C61407" w16cid:durableId="7B828462"/>
  <w16cid:commentId w16cid:paraId="033B2198" w16cid:durableId="42133D4E"/>
  <w16cid:commentId w16cid:paraId="22435E3B" w16cid:durableId="0686A42D"/>
  <w16cid:commentId w16cid:paraId="4F873F6D" w16cid:durableId="2023330C"/>
  <w16cid:commentId w16cid:paraId="04626322" w16cid:durableId="29106DBC"/>
  <w16cid:commentId w16cid:paraId="5CE7E8C7" w16cid:durableId="5F3D75AF"/>
  <w16cid:commentId w16cid:paraId="47DA0CEF" w16cid:durableId="0962E612"/>
  <w16cid:commentId w16cid:paraId="551520D7" w16cid:durableId="7DCA6A55"/>
  <w16cid:commentId w16cid:paraId="378E485A" w16cid:durableId="1B3132FA"/>
  <w16cid:commentId w16cid:paraId="07B535F3" w16cid:durableId="3D8917A3"/>
  <w16cid:commentId w16cid:paraId="132F0338" w16cid:durableId="3BD8B3A2"/>
  <w16cid:commentId w16cid:paraId="1F70B237" w16cid:durableId="7704EFD4"/>
  <w16cid:commentId w16cid:paraId="5B89DA15" w16cid:durableId="4ED554C0"/>
  <w16cid:commentId w16cid:paraId="0A8E0DD2" w16cid:durableId="682F2708"/>
  <w16cid:commentId w16cid:paraId="13B24353" w16cid:durableId="00C5A203"/>
  <w16cid:commentId w16cid:paraId="15F5730F" w16cid:durableId="11199356"/>
  <w16cid:commentId w16cid:paraId="0D9B3F62" w16cid:durableId="5930F5BA"/>
  <w16cid:commentId w16cid:paraId="016CF5EB" w16cid:durableId="7B13AD78"/>
  <w16cid:commentId w16cid:paraId="17DB4362" w16cid:durableId="6DD27F53"/>
  <w16cid:commentId w16cid:paraId="0BB96144" w16cid:durableId="41CDCAD6"/>
  <w16cid:commentId w16cid:paraId="161CEAC3" w16cid:durableId="4AB770BB"/>
  <w16cid:commentId w16cid:paraId="6DF8A6DE" w16cid:durableId="3BDF2FCF"/>
  <w16cid:commentId w16cid:paraId="3BF7CEE3" w16cid:durableId="3C50AC20"/>
  <w16cid:commentId w16cid:paraId="03157F2C" w16cid:durableId="79F57485"/>
  <w16cid:commentId w16cid:paraId="1BA863AC" w16cid:durableId="043A7644"/>
  <w16cid:commentId w16cid:paraId="097473FF" w16cid:durableId="33AB417B"/>
  <w16cid:commentId w16cid:paraId="14F67A4B" w16cid:durableId="0FAEC377"/>
  <w16cid:commentId w16cid:paraId="26626B8D" w16cid:durableId="7A66E33B"/>
  <w16cid:commentId w16cid:paraId="07F86255" w16cid:durableId="79813281"/>
  <w16cid:commentId w16cid:paraId="410493CB" w16cid:durableId="7379559A"/>
  <w16cid:commentId w16cid:paraId="0C6C489F" w16cid:durableId="2954B529"/>
  <w16cid:commentId w16cid:paraId="4EBE5A19" w16cid:durableId="5BEA01ED"/>
  <w16cid:commentId w16cid:paraId="39C22192" w16cid:durableId="2CA8218F"/>
  <w16cid:commentId w16cid:paraId="4BA00BD3" w16cid:durableId="33A63D72"/>
  <w16cid:commentId w16cid:paraId="08827EAB" w16cid:durableId="7F59C649"/>
  <w16cid:commentId w16cid:paraId="6F333F86" w16cid:durableId="701F71D4"/>
  <w16cid:commentId w16cid:paraId="2CCC7137" w16cid:durableId="25541934"/>
  <w16cid:commentId w16cid:paraId="1559EA13" w16cid:durableId="60B088CB"/>
  <w16cid:commentId w16cid:paraId="76608F73" w16cid:durableId="7D493C2A"/>
  <w16cid:commentId w16cid:paraId="28BA2AED" w16cid:durableId="03151A5C"/>
  <w16cid:commentId w16cid:paraId="7C1AF847" w16cid:durableId="0E763FA7"/>
  <w16cid:commentId w16cid:paraId="77935C87" w16cid:durableId="0E88A8BA"/>
  <w16cid:commentId w16cid:paraId="68A6CB7D" w16cid:durableId="785B679E"/>
  <w16cid:commentId w16cid:paraId="6B519303" w16cid:durableId="394A7CA4"/>
  <w16cid:commentId w16cid:paraId="74187F6F" w16cid:durableId="06619D89"/>
  <w16cid:commentId w16cid:paraId="3381D08D" w16cid:durableId="492D82A0"/>
  <w16cid:commentId w16cid:paraId="162A91CF" w16cid:durableId="1D4FAF4D"/>
  <w16cid:commentId w16cid:paraId="7A286AD7" w16cid:durableId="7774E181"/>
  <w16cid:commentId w16cid:paraId="1517B0EE" w16cid:durableId="74308EAD"/>
  <w16cid:commentId w16cid:paraId="2B9EB75A" w16cid:durableId="34F71CBD"/>
  <w16cid:commentId w16cid:paraId="4F4628AD" w16cid:durableId="3205778D"/>
  <w16cid:commentId w16cid:paraId="0B808E0F" w16cid:durableId="2A0544F7"/>
  <w16cid:commentId w16cid:paraId="5752D267" w16cid:durableId="3D616597"/>
  <w16cid:commentId w16cid:paraId="5388AA65" w16cid:durableId="353EBE08"/>
  <w16cid:commentId w16cid:paraId="612E8E75" w16cid:durableId="3D58A3AE"/>
  <w16cid:commentId w16cid:paraId="3CA76C79" w16cid:durableId="613606CB"/>
  <w16cid:commentId w16cid:paraId="63163DC6" w16cid:durableId="144FCBD8"/>
  <w16cid:commentId w16cid:paraId="556601B7" w16cid:durableId="3BE7FF9D"/>
  <w16cid:commentId w16cid:paraId="4BCF8F7E" w16cid:durableId="33F83A90"/>
  <w16cid:commentId w16cid:paraId="203EB83A" w16cid:durableId="42EDEB8E"/>
  <w16cid:commentId w16cid:paraId="472C34A8" w16cid:durableId="42E5CE2C"/>
  <w16cid:commentId w16cid:paraId="69159F7E" w16cid:durableId="67BA9F32"/>
  <w16cid:commentId w16cid:paraId="5D2AA39A" w16cid:durableId="670C827D"/>
  <w16cid:commentId w16cid:paraId="208F8F6B" w16cid:durableId="7932BA1A"/>
  <w16cid:commentId w16cid:paraId="5836D019" w16cid:durableId="7B753C8A"/>
  <w16cid:commentId w16cid:paraId="11C2C4E3" w16cid:durableId="6E46696D"/>
  <w16cid:commentId w16cid:paraId="6C4187CA" w16cid:durableId="7CBA788C"/>
  <w16cid:commentId w16cid:paraId="4FFE7157" w16cid:durableId="5A790B4A"/>
  <w16cid:commentId w16cid:paraId="32F14DB8" w16cid:durableId="722F93E1"/>
  <w16cid:commentId w16cid:paraId="7E9E7D35" w16cid:durableId="39C0B89C"/>
  <w16cid:commentId w16cid:paraId="64130336" w16cid:durableId="67FD081C"/>
  <w16cid:commentId w16cid:paraId="67D6BC24" w16cid:durableId="0C970267"/>
  <w16cid:commentId w16cid:paraId="7F4B42C2" w16cid:durableId="486E2859"/>
  <w16cid:commentId w16cid:paraId="2257BC79" w16cid:durableId="04DEE0CF"/>
  <w16cid:commentId w16cid:paraId="4F8094CA" w16cid:durableId="5EA0D6C3"/>
  <w16cid:commentId w16cid:paraId="054D0B1C" w16cid:durableId="1E23D4C2"/>
  <w16cid:commentId w16cid:paraId="24B37F50" w16cid:durableId="1B25BAC2"/>
  <w16cid:commentId w16cid:paraId="63BA3DB0" w16cid:durableId="52EB2B2B"/>
  <w16cid:commentId w16cid:paraId="6706E626" w16cid:durableId="50B1C95D"/>
  <w16cid:commentId w16cid:paraId="0F89E33E" w16cid:durableId="50F50DA0"/>
  <w16cid:commentId w16cid:paraId="31CDECBB" w16cid:durableId="4C530E9E"/>
  <w16cid:commentId w16cid:paraId="54B2170D" w16cid:durableId="39DA2F4E"/>
  <w16cid:commentId w16cid:paraId="4C0F947D" w16cid:durableId="47BECF8C"/>
  <w16cid:commentId w16cid:paraId="0B0356C9" w16cid:durableId="38E80A8A"/>
  <w16cid:commentId w16cid:paraId="31AEE66C" w16cid:durableId="004CFAFB"/>
  <w16cid:commentId w16cid:paraId="1DCA81CC" w16cid:durableId="09FE118B"/>
  <w16cid:commentId w16cid:paraId="07516ABC" w16cid:durableId="24CD542B"/>
  <w16cid:commentId w16cid:paraId="60E6DDDE" w16cid:durableId="6D05987F"/>
  <w16cid:commentId w16cid:paraId="0F277586" w16cid:durableId="64CC3408"/>
  <w16cid:commentId w16cid:paraId="54C9E394" w16cid:durableId="49BEF197"/>
  <w16cid:commentId w16cid:paraId="619F9FE5" w16cid:durableId="2D60EC2E"/>
  <w16cid:commentId w16cid:paraId="66BF5236" w16cid:durableId="2AC454EA"/>
  <w16cid:commentId w16cid:paraId="13DA76A0" w16cid:durableId="6902A77C"/>
  <w16cid:commentId w16cid:paraId="3F059DF5" w16cid:durableId="2EB2B791"/>
  <w16cid:commentId w16cid:paraId="5589A4EE" w16cid:durableId="7459489B"/>
  <w16cid:commentId w16cid:paraId="1C893201" w16cid:durableId="1A91AEEE"/>
  <w16cid:commentId w16cid:paraId="56500749" w16cid:durableId="28A99EB6"/>
  <w16cid:commentId w16cid:paraId="3A9132F7" w16cid:durableId="1DBC3124"/>
  <w16cid:commentId w16cid:paraId="352FB495" w16cid:durableId="547FAE01"/>
  <w16cid:commentId w16cid:paraId="3E14A918" w16cid:durableId="4AAD54C1"/>
  <w16cid:commentId w16cid:paraId="389D2E0F" w16cid:durableId="44824EEA"/>
  <w16cid:commentId w16cid:paraId="6B23A335" w16cid:durableId="79564AB6"/>
  <w16cid:commentId w16cid:paraId="57345AD4" w16cid:durableId="4EA65EBF"/>
  <w16cid:commentId w16cid:paraId="4724A0AC" w16cid:durableId="57EB1582"/>
  <w16cid:commentId w16cid:paraId="50BA0BEE" w16cid:durableId="0DD58494"/>
  <w16cid:commentId w16cid:paraId="5EA8B020" w16cid:durableId="0C4D6A99"/>
  <w16cid:commentId w16cid:paraId="0879A534" w16cid:durableId="2EF7B900"/>
  <w16cid:commentId w16cid:paraId="3DC36CBF" w16cid:durableId="3554AFBD"/>
  <w16cid:commentId w16cid:paraId="0D2F9F5A" w16cid:durableId="7903F15F"/>
  <w16cid:commentId w16cid:paraId="7700E981" w16cid:durableId="784B795F"/>
  <w16cid:commentId w16cid:paraId="790AE156" w16cid:durableId="7843F7FB"/>
  <w16cid:commentId w16cid:paraId="31739A9A" w16cid:durableId="0BF4F4A1"/>
  <w16cid:commentId w16cid:paraId="0B75FACF" w16cid:durableId="7FF4DD3B"/>
  <w16cid:commentId w16cid:paraId="7AE21C98" w16cid:durableId="08E6DCAD"/>
  <w16cid:commentId w16cid:paraId="38CDFB29" w16cid:durableId="09A8EFDE"/>
  <w16cid:commentId w16cid:paraId="3AFED140" w16cid:durableId="166A90CE"/>
  <w16cid:commentId w16cid:paraId="5CAE4CC7" w16cid:durableId="5ADF8670"/>
  <w16cid:commentId w16cid:paraId="284B53D3" w16cid:durableId="4118B1FD"/>
  <w16cid:commentId w16cid:paraId="52EE5EBA" w16cid:durableId="66DE1720"/>
  <w16cid:commentId w16cid:paraId="25C467E7" w16cid:durableId="14DCAED0"/>
  <w16cid:commentId w16cid:paraId="7AD2DB30" w16cid:durableId="393B4B24"/>
  <w16cid:commentId w16cid:paraId="062FAB37" w16cid:durableId="51913C6D"/>
  <w16cid:commentId w16cid:paraId="1F2B095E" w16cid:durableId="22FD6D28"/>
  <w16cid:commentId w16cid:paraId="4818A7AC" w16cid:durableId="603F3588"/>
  <w16cid:commentId w16cid:paraId="6DC80A4F" w16cid:durableId="33C4FFC3"/>
  <w16cid:commentId w16cid:paraId="2E4074C8" w16cid:durableId="0B735081"/>
  <w16cid:commentId w16cid:paraId="7BBC619B" w16cid:durableId="50F16F1B"/>
  <w16cid:commentId w16cid:paraId="4DFD4E16" w16cid:durableId="3AE3980F"/>
  <w16cid:commentId w16cid:paraId="610CBBEB" w16cid:durableId="743179AC"/>
  <w16cid:commentId w16cid:paraId="3B40DD4A" w16cid:durableId="49A3E823"/>
  <w16cid:commentId w16cid:paraId="7AAB9C94" w16cid:durableId="373A3364"/>
  <w16cid:commentId w16cid:paraId="7B5A509C" w16cid:durableId="231DCF42"/>
  <w16cid:commentId w16cid:paraId="1B93517D" w16cid:durableId="0636966B"/>
  <w16cid:commentId w16cid:paraId="2FE69513" w16cid:durableId="45D2C8F6"/>
  <w16cid:commentId w16cid:paraId="11AB6A1D" w16cid:durableId="57D9857A"/>
  <w16cid:commentId w16cid:paraId="2FF764ED" w16cid:durableId="18F2F23A"/>
  <w16cid:commentId w16cid:paraId="3BC6CD9E" w16cid:durableId="1E6F33E0"/>
  <w16cid:commentId w16cid:paraId="2E1D2F49" w16cid:durableId="0BBD0BAC"/>
  <w16cid:commentId w16cid:paraId="13A449C3" w16cid:durableId="1ABBD16F"/>
  <w16cid:commentId w16cid:paraId="10EA5C7B" w16cid:durableId="627A4D06"/>
  <w16cid:commentId w16cid:paraId="0B17AC36" w16cid:durableId="3B37F157"/>
  <w16cid:commentId w16cid:paraId="79CCEEB3" w16cid:durableId="0ECCEA89"/>
  <w16cid:commentId w16cid:paraId="0BD51208" w16cid:durableId="3DA6F9D4"/>
  <w16cid:commentId w16cid:paraId="3B39A1E7" w16cid:durableId="28621FE9"/>
  <w16cid:commentId w16cid:paraId="149982F3" w16cid:durableId="2255C7B2"/>
  <w16cid:commentId w16cid:paraId="6A032064" w16cid:durableId="4C8C9A8A"/>
  <w16cid:commentId w16cid:paraId="4DDF2701" w16cid:durableId="55466D1A"/>
  <w16cid:commentId w16cid:paraId="04E83E50" w16cid:durableId="229F5787"/>
  <w16cid:commentId w16cid:paraId="2FF356D3" w16cid:durableId="3C097D57"/>
  <w16cid:commentId w16cid:paraId="603A05CE" w16cid:durableId="5D6969B4"/>
  <w16cid:commentId w16cid:paraId="5DC65EF0" w16cid:durableId="3FBF3412"/>
  <w16cid:commentId w16cid:paraId="25569753" w16cid:durableId="05B8A44B"/>
  <w16cid:commentId w16cid:paraId="05F80740" w16cid:durableId="14DAF7F5"/>
  <w16cid:commentId w16cid:paraId="173AC94A" w16cid:durableId="6ADD0FF2"/>
  <w16cid:commentId w16cid:paraId="4548E7B6" w16cid:durableId="48D49649"/>
  <w16cid:commentId w16cid:paraId="18EE0411" w16cid:durableId="488D1F04"/>
  <w16cid:commentId w16cid:paraId="38E6886D" w16cid:durableId="6F019826"/>
  <w16cid:commentId w16cid:paraId="7C4428C3" w16cid:durableId="37AC195A"/>
  <w16cid:commentId w16cid:paraId="568B0E5B" w16cid:durableId="4EF096AB"/>
  <w16cid:commentId w16cid:paraId="39EC71E7" w16cid:durableId="5637A22A"/>
  <w16cid:commentId w16cid:paraId="67AE729B" w16cid:durableId="238E2CF8"/>
  <w16cid:commentId w16cid:paraId="0FE88341" w16cid:durableId="08CCF195"/>
  <w16cid:commentId w16cid:paraId="2B3EA784" w16cid:durableId="6A29AF94"/>
  <w16cid:commentId w16cid:paraId="6E78FD41" w16cid:durableId="184602E7"/>
  <w16cid:commentId w16cid:paraId="6A21527C" w16cid:durableId="35106318"/>
  <w16cid:commentId w16cid:paraId="625ABB66" w16cid:durableId="5235972E"/>
  <w16cid:commentId w16cid:paraId="4CD3E02F" w16cid:durableId="4DFF36AE"/>
  <w16cid:commentId w16cid:paraId="2FDC7D3B" w16cid:durableId="2AC4715B"/>
  <w16cid:commentId w16cid:paraId="19DE10DE" w16cid:durableId="29444EEB"/>
  <w16cid:commentId w16cid:paraId="00896CC9" w16cid:durableId="6945E690"/>
  <w16cid:commentId w16cid:paraId="3ABA7FB6" w16cid:durableId="1EC12C5F"/>
  <w16cid:commentId w16cid:paraId="0A3E96C8" w16cid:durableId="540C146B"/>
  <w16cid:commentId w16cid:paraId="757CC0B6" w16cid:durableId="70D9B138"/>
  <w16cid:commentId w16cid:paraId="185272AD" w16cid:durableId="77BB4EA2"/>
  <w16cid:commentId w16cid:paraId="77AC3E56" w16cid:durableId="1993DFA0"/>
  <w16cid:commentId w16cid:paraId="7D35EA4D" w16cid:durableId="4CFF5E4B"/>
  <w16cid:commentId w16cid:paraId="4D6A2355" w16cid:durableId="0A770400"/>
  <w16cid:commentId w16cid:paraId="251F7D92" w16cid:durableId="6FAB1204"/>
  <w16cid:commentId w16cid:paraId="0E75F6AE" w16cid:durableId="2F7D0085"/>
  <w16cid:commentId w16cid:paraId="6A237F60" w16cid:durableId="425C4582"/>
  <w16cid:commentId w16cid:paraId="639F808B" w16cid:durableId="03481A5A"/>
  <w16cid:commentId w16cid:paraId="1F4D7809" w16cid:durableId="0B48381F"/>
  <w16cid:commentId w16cid:paraId="3790DF21" w16cid:durableId="65D53409"/>
  <w16cid:commentId w16cid:paraId="047F3092" w16cid:durableId="079ED5E5"/>
  <w16cid:commentId w16cid:paraId="6F59A2A2" w16cid:durableId="7CBB50C7"/>
  <w16cid:commentId w16cid:paraId="0436EEF3" w16cid:durableId="6C28C323"/>
  <w16cid:commentId w16cid:paraId="50446F79" w16cid:durableId="74ACB98A"/>
  <w16cid:commentId w16cid:paraId="44487FB3" w16cid:durableId="2095B469"/>
  <w16cid:commentId w16cid:paraId="70BC8F1A" w16cid:durableId="375548C1"/>
  <w16cid:commentId w16cid:paraId="23655A78" w16cid:durableId="5F55333F"/>
  <w16cid:commentId w16cid:paraId="6ECB9FB9" w16cid:durableId="4D9AFBCF"/>
  <w16cid:commentId w16cid:paraId="647A84AF" w16cid:durableId="0EB11132"/>
  <w16cid:commentId w16cid:paraId="73A9E04B" w16cid:durableId="661374E2"/>
  <w16cid:commentId w16cid:paraId="1F94434F" w16cid:durableId="706A9961"/>
  <w16cid:commentId w16cid:paraId="296DF760" w16cid:durableId="0EAC2EC0"/>
  <w16cid:commentId w16cid:paraId="1B9303A6" w16cid:durableId="14DA551E"/>
  <w16cid:commentId w16cid:paraId="6F2FE6B0" w16cid:durableId="7B0F8E32"/>
  <w16cid:commentId w16cid:paraId="10B45D72" w16cid:durableId="71549837"/>
  <w16cid:commentId w16cid:paraId="12412A0D" w16cid:durableId="14606319"/>
  <w16cid:commentId w16cid:paraId="51101278" w16cid:durableId="2583B0E6"/>
  <w16cid:commentId w16cid:paraId="390015C4" w16cid:durableId="067A9B02"/>
  <w16cid:commentId w16cid:paraId="53742045" w16cid:durableId="769C7EB3"/>
  <w16cid:commentId w16cid:paraId="5F2E9B9E" w16cid:durableId="70FF46A8"/>
  <w16cid:commentId w16cid:paraId="48097122" w16cid:durableId="42AC6A4E"/>
  <w16cid:commentId w16cid:paraId="573346B8" w16cid:durableId="062F1DB2"/>
  <w16cid:commentId w16cid:paraId="3028C6DB" w16cid:durableId="3C03198F"/>
  <w16cid:commentId w16cid:paraId="5A775169" w16cid:durableId="4BEA28E3"/>
  <w16cid:commentId w16cid:paraId="5684021A" w16cid:durableId="6668A192"/>
  <w16cid:commentId w16cid:paraId="54495E5D" w16cid:durableId="1E2C8CC8"/>
  <w16cid:commentId w16cid:paraId="19D328B9" w16cid:durableId="7D4ECF25"/>
  <w16cid:commentId w16cid:paraId="1C0EB896" w16cid:durableId="4224BF07"/>
  <w16cid:commentId w16cid:paraId="490917DF" w16cid:durableId="57B498A9"/>
  <w16cid:commentId w16cid:paraId="7ED99AB8" w16cid:durableId="34278BA1"/>
  <w16cid:commentId w16cid:paraId="2F3029FF" w16cid:durableId="57A1CF03"/>
  <w16cid:commentId w16cid:paraId="469C5E12" w16cid:durableId="48AA3A62"/>
  <w16cid:commentId w16cid:paraId="327C819B" w16cid:durableId="250C596F"/>
  <w16cid:commentId w16cid:paraId="0A622AD5" w16cid:durableId="5E86977E"/>
  <w16cid:commentId w16cid:paraId="6A19DF4F" w16cid:durableId="62898FF9"/>
  <w16cid:commentId w16cid:paraId="2EE05BA1" w16cid:durableId="0A88C866"/>
  <w16cid:commentId w16cid:paraId="2A23EB0A" w16cid:durableId="442A4E28"/>
  <w16cid:commentId w16cid:paraId="762F8C46" w16cid:durableId="24ACC451"/>
  <w16cid:commentId w16cid:paraId="4D7B4013" w16cid:durableId="06599DDD"/>
  <w16cid:commentId w16cid:paraId="1A2D8E3D" w16cid:durableId="1440BD84"/>
  <w16cid:commentId w16cid:paraId="11F1D763" w16cid:durableId="1B923E14"/>
  <w16cid:commentId w16cid:paraId="625081A0" w16cid:durableId="7A45A5F2"/>
  <w16cid:commentId w16cid:paraId="28C7460D" w16cid:durableId="22F4494B"/>
  <w16cid:commentId w16cid:paraId="5E804B1E" w16cid:durableId="10748F40"/>
  <w16cid:commentId w16cid:paraId="4BF06812" w16cid:durableId="5A242138"/>
  <w16cid:commentId w16cid:paraId="1B80694D" w16cid:durableId="1E2B25D9"/>
  <w16cid:commentId w16cid:paraId="77C3C40D" w16cid:durableId="10048996"/>
  <w16cid:commentId w16cid:paraId="651BCF3B" w16cid:durableId="0BAF466E"/>
  <w16cid:commentId w16cid:paraId="2FF1E9F8" w16cid:durableId="2BEF8B0C"/>
  <w16cid:commentId w16cid:paraId="6EB9E179" w16cid:durableId="77FE8303"/>
  <w16cid:commentId w16cid:paraId="1ECBC51C" w16cid:durableId="318D0BC7"/>
  <w16cid:commentId w16cid:paraId="42758E3B" w16cid:durableId="38D5AFFF"/>
  <w16cid:commentId w16cid:paraId="77F9EA23" w16cid:durableId="70F019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6722" w:rsidP="00F114D6" w:rsidRDefault="00316722" w14:paraId="700B909D" w14:textId="77777777">
      <w:r>
        <w:separator/>
      </w:r>
    </w:p>
  </w:endnote>
  <w:endnote w:type="continuationSeparator" w:id="0">
    <w:p w:rsidR="00316722" w:rsidP="00F114D6" w:rsidRDefault="00316722" w14:paraId="54D1DC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BA"/>
    <w:family w:val="roman"/>
    <w:pitch w:val="variable"/>
    <w:sig w:usb0="E00006FF" w:usb1="420024FF" w:usb2="02000000" w:usb3="00000000" w:csb0="0000019F" w:csb1="00000000"/>
  </w:font>
  <w:font w:name="Mangal">
    <w:panose1 w:val="00000400000000000000"/>
    <w:charset w:val="01"/>
    <w:family w:val="roman"/>
    <w:pitch w:val="variable"/>
    <w:sig w:usb0="0000A003" w:usb1="00000000" w:usb2="00000000" w:usb3="00000000" w:csb0="00000001" w:csb1="00000000"/>
  </w:font>
  <w:font w:name="Liberation Serif">
    <w:altName w:val="Times New Roman"/>
    <w:charset w:val="01"/>
    <w:family w:val="roman"/>
    <w:pitch w:val="variable"/>
  </w:font>
  <w:font w:name="Noto Serif CJK JP">
    <w:panose1 w:val="00000000000000000000"/>
    <w:charset w:val="00"/>
    <w:family w:val="roman"/>
    <w:notTrueType/>
    <w:pitch w:val="default"/>
  </w:font>
  <w:font w:name="Lohit Devanagari">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uslapionumeris"/>
      </w:rPr>
      <w:id w:val="607012448"/>
      <w:docPartObj>
        <w:docPartGallery w:val="Page Numbers (Bottom of Page)"/>
        <w:docPartUnique/>
      </w:docPartObj>
    </w:sdtPr>
    <w:sdtContent>
      <w:p w:rsidR="007A6193" w:rsidRDefault="007A6193" w14:paraId="1650A994" w14:textId="4DD57C88">
        <w:pPr>
          <w:pStyle w:val="Porat"/>
          <w:framePr w:wrap="none" w:hAnchor="margin" w:vAnchor="text" w:xAlign="right" w:y="1"/>
          <w:rPr>
            <w:rStyle w:val="Puslapionumeris"/>
          </w:rPr>
        </w:pPr>
        <w:r w:rsidRPr="2E260C7A">
          <w:rPr>
            <w:rStyle w:val="Puslapionumeris"/>
          </w:rPr>
          <w:fldChar w:fldCharType="begin"/>
        </w:r>
        <w:r w:rsidRPr="2E260C7A">
          <w:rPr>
            <w:rStyle w:val="Puslapionumeris"/>
          </w:rPr>
          <w:instrText xml:space="preserve"> PAGE </w:instrText>
        </w:r>
        <w:r w:rsidRPr="2E260C7A">
          <w:rPr>
            <w:rStyle w:val="Puslapionumeris"/>
          </w:rPr>
          <w:fldChar w:fldCharType="end"/>
        </w:r>
      </w:p>
    </w:sdtContent>
    <w:sdtEndPr>
      <w:rPr>
        <w:rStyle w:val="Puslapionumeris"/>
      </w:rPr>
    </w:sdtEndPr>
  </w:sdt>
  <w:p w:rsidR="007A6193" w:rsidP="007A6193" w:rsidRDefault="007A6193" w14:paraId="009CB176" w14:textId="77777777">
    <w:pPr>
      <w:pStyle w:val="Por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Style w:val="Puslapionumeris"/>
      </w:rPr>
      <w:id w:val="885997415"/>
      <w:docPartObj>
        <w:docPartGallery w:val="Page Numbers (Bottom of Page)"/>
        <w:docPartUnique/>
      </w:docPartObj>
    </w:sdtPr>
    <w:sdtContent>
      <w:p w:rsidR="007A6193" w:rsidRDefault="007A6193" w14:paraId="00E8D815" w14:textId="1A50353F">
        <w:pPr>
          <w:pStyle w:val="Porat"/>
          <w:framePr w:wrap="none" w:hAnchor="margin" w:vAnchor="text" w:xAlign="right" w:y="1"/>
          <w:rPr>
            <w:rStyle w:val="Puslapionumeris"/>
          </w:rPr>
        </w:pPr>
        <w:r w:rsidRPr="2E260C7A">
          <w:rPr>
            <w:rStyle w:val="Puslapionumeris"/>
          </w:rPr>
          <w:fldChar w:fldCharType="begin"/>
        </w:r>
        <w:r w:rsidRPr="2E260C7A">
          <w:rPr>
            <w:rStyle w:val="Puslapionumeris"/>
          </w:rPr>
          <w:instrText xml:space="preserve"> PAGE </w:instrText>
        </w:r>
        <w:r w:rsidRPr="2E260C7A">
          <w:rPr>
            <w:rStyle w:val="Puslapionumeris"/>
          </w:rPr>
          <w:fldChar w:fldCharType="separate"/>
        </w:r>
        <w:r w:rsidRPr="2E260C7A" w:rsidR="2E260C7A">
          <w:rPr>
            <w:rStyle w:val="Puslapionumeris"/>
          </w:rPr>
          <w:t>1</w:t>
        </w:r>
        <w:r w:rsidRPr="2E260C7A">
          <w:rPr>
            <w:rStyle w:val="Puslapionumeris"/>
          </w:rPr>
          <w:fldChar w:fldCharType="end"/>
        </w:r>
      </w:p>
    </w:sdtContent>
    <w:sdtEndPr>
      <w:rPr>
        <w:rStyle w:val="Puslapionumeris"/>
      </w:rPr>
    </w:sdtEndPr>
  </w:sdt>
  <w:p w:rsidR="007A6193" w:rsidP="392D3DFA" w:rsidRDefault="007A6193" w14:paraId="57A4240B" w14:textId="117894CC">
    <w:pPr>
      <w:pStyle w:val="Porat"/>
      <w:spacing w:before="0" w:beforeAutospacing="off" w:after="0" w:afterAutospacing="off"/>
      <w:ind/>
      <w:jc w:val="left"/>
      <w:rPr>
        <w:ins w:author="Gerinta Raguckė | Lietuvos mokslo taryba" w:date="2026-03-27T13:30:11.025Z" w16du:dateUtc="2026-03-27T13:30:11.025Z" w:id="466197115"/>
      </w:rPr>
    </w:pPr>
  </w:p>
  <w:p w:rsidR="007A6193" w:rsidP="392D3DFA" w:rsidRDefault="007A6193" w14:paraId="4937E8C0" w14:textId="2AE85067">
    <w:pPr>
      <w:pStyle w:val="Porat"/>
      <w:ind w:right="360"/>
      <w:jc w:val="left"/>
      <w:pPrChange w:author="Gerinta Raguckė | Lietuvos mokslo taryba" w:date="2026-03-27T13:36:21.085Z">
        <w:pPr/>
      </w:pPrChange>
    </w:pPr>
    <w:ins w:author="Gerinta Raguckė | Lietuvos mokslo taryba" w:date="2026-03-27T13:36:21.08Z" w16du:dateUtc="2026-03-27T13:36:21.08Z" w:id="1208638630">
      <w:r w:rsidR="392D3DFA">
        <w:drawing>
          <wp:inline wp14:editId="538652C1" wp14:anchorId="2495C5A5">
            <wp:extent cx="2341851" cy="514350"/>
            <wp:effectExtent l="0" t="0" r="0" b="0"/>
            <wp:docPr id="781765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765598" name="Picture 781765598"/>
                    <pic:cNvPicPr/>
                  </pic:nvPicPr>
                  <pic:blipFill>
                    <a:blip xmlns:r="http://schemas.openxmlformats.org/officeDocument/2006/relationships" r:embed="rId948517416">
                      <a:extLst>
                        <a:ext uri="{28A0092B-C50C-407E-A947-70E740481C1C}">
                          <a14:useLocalDpi xmlns:a14="http://schemas.microsoft.com/office/drawing/2010/main"/>
                        </a:ext>
                      </a:extLst>
                    </a:blip>
                    <a:stretch>
                      <a:fillRect/>
                    </a:stretch>
                  </pic:blipFill>
                  <pic:spPr>
                    <a:xfrm rot="0">
                      <a:off x="0" y="0"/>
                      <a:ext cx="2341851" cy="514350"/>
                    </a:xfrm>
                    <a:prstGeom prst="rect">
                      <a:avLst/>
                    </a:prstGeom>
                  </pic:spPr>
                </pic:pic>
              </a:graphicData>
            </a:graphic>
          </wp:inline>
        </w:drawing>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6722" w:rsidP="00F114D6" w:rsidRDefault="00316722" w14:paraId="4BFE8FB7" w14:textId="77777777">
      <w:r>
        <w:separator/>
      </w:r>
    </w:p>
  </w:footnote>
  <w:footnote w:type="continuationSeparator" w:id="0">
    <w:p w:rsidR="00316722" w:rsidP="00F114D6" w:rsidRDefault="00316722" w14:paraId="41950DAC" w14:textId="77777777">
      <w:r>
        <w:continuationSeparator/>
      </w:r>
    </w:p>
  </w:footnote>
  <w:footnote w:id="1">
    <w:p w:rsidR="00347F54" w:rsidP="00347F54" w:rsidRDefault="00347F54" w14:paraId="1D5BFE2D" w14:textId="77777777">
      <w:pPr>
        <w:pStyle w:val="Puslapioinaostekstas"/>
      </w:pPr>
      <w:r>
        <w:rPr>
          <w:rStyle w:val="Puslapioinaosnuoroda"/>
        </w:rPr>
        <w:footnoteRef/>
      </w:r>
      <w:r>
        <w:t xml:space="preserve"> </w:t>
      </w:r>
      <w:r w:rsidRPr="00023F5A">
        <w:t>https://scienceeurope.org/our-priorities/open-science/</w:t>
      </w:r>
    </w:p>
  </w:footnote>
  <w:footnote w:id="2">
    <w:p w:rsidRPr="00CC6C04" w:rsidR="00347F54" w:rsidP="00347F54" w:rsidRDefault="00347F54" w14:paraId="6D32C4B5" w14:textId="77777777">
      <w:pPr>
        <w:pStyle w:val="Puslapioinaostekstas"/>
      </w:pPr>
      <w:r>
        <w:rPr>
          <w:rStyle w:val="Puslapioinaosnuoroda"/>
        </w:rPr>
        <w:footnoteRef/>
      </w:r>
      <w:r>
        <w:t xml:space="preserve"> </w:t>
      </w:r>
      <w:r w:rsidRPr="00B81C7D">
        <w:t>https://www.eua.eu/publications/positions/the-eua-open-science-agenda-2025.html</w:t>
      </w:r>
    </w:p>
  </w:footnote>
  <w:footnote w:id="3">
    <w:p w:rsidR="00347F54" w:rsidP="00347F54" w:rsidRDefault="00347F54" w14:paraId="4FB15514" w14:textId="77777777">
      <w:pPr>
        <w:pStyle w:val="Puslapioinaostekstas"/>
      </w:pPr>
      <w:r>
        <w:rPr>
          <w:rStyle w:val="Puslapioinaosnuoroda"/>
        </w:rPr>
        <w:footnoteRef/>
      </w:r>
      <w:r>
        <w:t xml:space="preserve"> </w:t>
      </w:r>
      <w:r w:rsidRPr="002D2C52">
        <w:t>https://eosc.eu/eosc-about</w:t>
      </w:r>
    </w:p>
  </w:footnote>
  <w:footnote w:id="4">
    <w:p w:rsidR="00347F54" w:rsidP="00347F54" w:rsidRDefault="00347F54" w14:paraId="6119CDBC" w14:textId="77777777">
      <w:pPr>
        <w:pStyle w:val="CommentText1"/>
      </w:pPr>
      <w:r>
        <w:rPr>
          <w:rStyle w:val="Puslapioinaosnuoroda"/>
        </w:rPr>
        <w:footnoteRef/>
      </w:r>
      <w:r>
        <w:t xml:space="preserve"> </w:t>
      </w:r>
      <w:hyperlink r:id="rId1">
        <w:r w:rsidRPr="0050AAB2">
          <w:rPr>
            <w:rStyle w:val="Hipersaitas"/>
          </w:rPr>
          <w:t>https://zenodo.org/records/17582648</w:t>
        </w:r>
      </w:hyperlink>
      <w:r>
        <w:rPr>
          <w:rStyle w:val="Hipersaitas"/>
        </w:rPr>
        <w:t xml:space="preserve">. </w:t>
      </w:r>
      <w:r w:rsidRPr="17DE23F1">
        <w:t>Strategic Research and Innovation Agenda (SRIA) of the European Open Science Cloud (EOSC) (v1.3, 2024)  DOI </w:t>
      </w:r>
      <w:hyperlink r:id="rId2">
        <w:r w:rsidRPr="5D0D1750">
          <w:rPr>
            <w:rStyle w:val="Hipersaitas"/>
          </w:rPr>
          <w:t>10.5281/zenodo.17551218</w:t>
        </w:r>
      </w:hyperlink>
      <w:r w:rsidRPr="27678946">
        <w:t>. </w:t>
      </w:r>
    </w:p>
    <w:p w:rsidR="00347F54" w:rsidP="00347F54" w:rsidRDefault="00347F54" w14:paraId="35F68D99" w14:textId="77777777">
      <w:pPr>
        <w:pStyle w:val="Puslapioinaostekstas"/>
      </w:pPr>
    </w:p>
  </w:footnote>
  <w:footnote w:id="5">
    <w:p w:rsidR="00347F54" w:rsidP="00347F54" w:rsidRDefault="00347F54" w14:paraId="4EA2FA6D" w14:textId="77777777">
      <w:pPr>
        <w:pStyle w:val="Puslapioinaostekstas"/>
      </w:pPr>
      <w:r>
        <w:rPr>
          <w:rStyle w:val="Puslapioinaosnuoroda"/>
        </w:rPr>
        <w:footnoteRef/>
      </w:r>
      <w:r>
        <w:t xml:space="preserve"> </w:t>
      </w:r>
      <w:r w:rsidRPr="33102783">
        <w:t>https://eosc.eu/eosc-about/eosc-macro-roadmap</w:t>
      </w:r>
    </w:p>
  </w:footnote>
  <w:footnote w:id="6">
    <w:p w:rsidR="00347F54" w:rsidP="00347F54" w:rsidRDefault="00347F54" w14:paraId="5D6E0B40" w14:textId="77777777">
      <w:pPr>
        <w:pStyle w:val="Puslapioinaostekstas"/>
      </w:pPr>
      <w:r>
        <w:rPr>
          <w:rStyle w:val="Puslapioinaosnuoroda"/>
        </w:rPr>
        <w:footnoteRef/>
      </w:r>
      <w:r>
        <w:t xml:space="preserve"> </w:t>
      </w:r>
      <w:r w:rsidRPr="46ECA235">
        <w:t>https://eosc.eu/</w:t>
      </w:r>
    </w:p>
  </w:footnote>
  <w:footnote w:id="7">
    <w:p w:rsidR="00347F54" w:rsidP="00347F54" w:rsidRDefault="00347F54" w14:paraId="61B2866A" w14:textId="77777777">
      <w:pPr>
        <w:pStyle w:val="Puslapioinaostekstas"/>
      </w:pPr>
      <w:r>
        <w:rPr>
          <w:rStyle w:val="Puslapioinaosnuoroda"/>
        </w:rPr>
        <w:footnoteRef/>
      </w:r>
      <w:r>
        <w:t xml:space="preserve"> </w:t>
      </w:r>
      <w:r w:rsidRPr="2A709CFD">
        <w:t>https://eosc.eu/tripartite-collaboration</w:t>
      </w:r>
    </w:p>
  </w:footnote>
  <w:footnote w:id="8">
    <w:p w:rsidR="00347F54" w:rsidP="00347F54" w:rsidRDefault="00347F54" w14:paraId="18DB8D7E" w14:textId="77777777">
      <w:pPr>
        <w:pStyle w:val="Puslapioinaostekstas"/>
      </w:pPr>
      <w:r>
        <w:rPr>
          <w:rStyle w:val="Puslapioinaosnuoroda"/>
        </w:rPr>
        <w:footnoteRef/>
      </w:r>
      <w:r>
        <w:t xml:space="preserve"> </w:t>
      </w:r>
      <w:r w:rsidRPr="4C94C49C">
        <w:t>https://eosc.eu/news/welcome-to-the-eosc-federation-mou-establishes-shared-path-to-operations</w:t>
      </w:r>
    </w:p>
  </w:footnote>
  <w:footnote w:id="11340">
    <w:p w:rsidR="00BE1458" w:rsidP="00BE1458" w:rsidRDefault="00BE1458" w14:paraId="6E93090F" w14:textId="77777777">
      <w:pPr>
        <w:pStyle w:val="Puslapioinaostekstas"/>
      </w:pPr>
      <w:r>
        <w:rPr>
          <w:rStyle w:val="Puslapioinaosnuoroda"/>
        </w:rPr>
        <w:footnoteRef/>
      </w:r>
      <w:r>
        <w:t xml:space="preserve"> </w:t>
      </w:r>
      <w:r w:rsidRPr="00C23357">
        <w:t>https://eosc.eu/building-the-eosc-federation#advgb-tab-_54b37c-0c-1</w:t>
      </w:r>
    </w:p>
  </w:footnote>
  <w:footnote w:id="10">
    <w:p w:rsidR="00FE596D" w:rsidRDefault="00FE596D" w14:paraId="3CD78E83" w14:textId="3465DA32">
      <w:pPr>
        <w:pStyle w:val="Puslapioinaostekstas"/>
      </w:pPr>
      <w:r>
        <w:rPr>
          <w:rStyle w:val="Puslapioinaosnuoroda"/>
        </w:rPr>
        <w:footnoteRef/>
      </w:r>
      <w:r>
        <w:t xml:space="preserve"> </w:t>
      </w:r>
      <w:r w:rsidRPr="009B36F8">
        <w:rPr>
          <w:rFonts w:ascii="Times New Roman" w:hAnsi="Times New Roman" w:cs="Times New Roman"/>
          <w:color w:val="000000" w:themeColor="text1"/>
          <w:sz w:val="24"/>
          <w:szCs w:val="24"/>
        </w:rPr>
        <w:t>https://www.re3data.org/</w:t>
      </w:r>
    </w:p>
  </w:footnote>
  <w:footnote w:id="11">
    <w:p w:rsidR="00FE596D" w:rsidRDefault="00FE596D" w14:paraId="63DAE2E8" w14:textId="2B8E12C5">
      <w:pPr>
        <w:pStyle w:val="Puslapioinaostekstas"/>
      </w:pPr>
      <w:r>
        <w:rPr>
          <w:rStyle w:val="Puslapioinaosnuoroda"/>
        </w:rPr>
        <w:footnoteRef/>
      </w:r>
      <w:r>
        <w:t xml:space="preserve"> </w:t>
      </w:r>
      <w:r w:rsidRPr="009B36F8">
        <w:rPr>
          <w:rFonts w:ascii="Times New Roman" w:hAnsi="Times New Roman" w:cs="Times New Roman"/>
          <w:color w:val="000000" w:themeColor="text1"/>
          <w:sz w:val="24"/>
          <w:szCs w:val="24"/>
        </w:rPr>
        <w:t>https://fairsharing.org/</w:t>
      </w:r>
    </w:p>
  </w:footnote>
  <w:footnote w:id="12">
    <w:p w:rsidR="00F114D6" w:rsidP="00F114D6" w:rsidRDefault="00F114D6" w14:paraId="3CFDC4FA" w14:textId="77777777">
      <w:pPr>
        <w:pStyle w:val="Puslapioinaostekstas"/>
      </w:pPr>
      <w:r>
        <w:rPr>
          <w:rStyle w:val="Puslapioinaosnuoroda"/>
        </w:rPr>
        <w:footnoteRef/>
      </w:r>
      <w:r>
        <w:t xml:space="preserve"> </w:t>
      </w:r>
      <w:r w:rsidRPr="004107A2">
        <w:t>Lietuvos Respublikos teisės gauti informaciją ir duomenų pakartotinio naudojimo įstatymas</w:t>
      </w:r>
      <w:r>
        <w:t xml:space="preserve">, </w:t>
      </w:r>
      <w:r w:rsidRPr="005865FA">
        <w:t>Valstybės žinios, 2000-02-02, Nr. 10-236</w:t>
      </w:r>
      <w:r>
        <w:t xml:space="preserve">, </w:t>
      </w:r>
      <w:r w:rsidRPr="005865FA">
        <w:t>https://www.e-tar.lt/portal/lt/legalAct/TAR.FA13E28615F6/asr</w:t>
      </w:r>
    </w:p>
  </w:footnote>
  <w:footnote w:id="13">
    <w:p w:rsidR="00F114D6" w:rsidP="00F114D6" w:rsidRDefault="00F114D6" w14:paraId="6E7A6DF4" w14:textId="77777777">
      <w:pPr>
        <w:pStyle w:val="Puslapioinaostekstas"/>
      </w:pPr>
      <w:r>
        <w:rPr>
          <w:rStyle w:val="Puslapioinaosnuoroda"/>
        </w:rPr>
        <w:footnoteRef/>
      </w:r>
      <w:r>
        <w:t xml:space="preserve"> </w:t>
      </w:r>
      <w:r w:rsidRPr="00DE2FDA">
        <w:t>Lietuvos Respublikos mokslo ir studijų įstatymas</w:t>
      </w:r>
      <w:r>
        <w:t xml:space="preserve">, </w:t>
      </w:r>
      <w:r w:rsidRPr="00D01956">
        <w:t>Valstybės žinios, 2009-05-12, Nr. 54-2140</w:t>
      </w:r>
      <w:r>
        <w:t xml:space="preserve">, </w:t>
      </w:r>
      <w:r w:rsidRPr="00D01956">
        <w:t>https://www.e-tar.lt/portal/lt/legalAct/TAR.C595FF45F869</w:t>
      </w:r>
    </w:p>
  </w:footnote>
  <w:footnote w:id="14">
    <w:p w:rsidRPr="00145772" w:rsidR="00BD026C" w:rsidP="00BD026C" w:rsidRDefault="00BD026C" w14:paraId="31BB47CA" w14:textId="77777777">
      <w:pPr>
        <w:pStyle w:val="Puslapioinaostekstas"/>
        <w:rPr>
          <w:lang w:val="en-US"/>
        </w:rPr>
      </w:pPr>
      <w:r>
        <w:rPr>
          <w:rStyle w:val="Puslapioinaosnuoroda"/>
        </w:rPr>
        <w:footnoteRef/>
      </w:r>
      <w:r>
        <w:t xml:space="preserve"> „</w:t>
      </w:r>
      <w:r w:rsidRPr="00145772">
        <w:rPr>
          <w:lang w:val="en-US"/>
        </w:rPr>
        <w:t>The establishment of a European Open Science Cloud under the Digital Single Market strategy of the European Commission is a key part of Europe’s ambition to support the transition to Open Science and to make the most of data-driven science. The aim is to make relevant research data findable, accessible, interoperable and re-useable (‘FAIR’) to all European researchers“ (European Commission, 2016</w:t>
      </w:r>
      <w:r>
        <w:rPr>
          <w:lang w:val="en-US"/>
        </w:rPr>
        <w:t>b</w:t>
      </w:r>
      <w:r w:rsidRPr="00145772">
        <w:rPr>
          <w:lang w:val="en-US"/>
        </w:rPr>
        <w:t>).</w:t>
      </w:r>
    </w:p>
  </w:footnote>
  <w:footnote w:id="15">
    <w:p w:rsidRPr="000B7CDC" w:rsidR="00BD026C" w:rsidP="00BD026C" w:rsidRDefault="00BD026C" w14:paraId="78BDD6BD" w14:textId="77777777">
      <w:pPr>
        <w:pStyle w:val="Puslapioinaostekstas"/>
        <w:rPr>
          <w:rFonts w:ascii="Times New Roman" w:hAnsi="Times New Roman" w:cs="Times New Roman"/>
        </w:rPr>
      </w:pPr>
      <w:r w:rsidRPr="000B7CDC">
        <w:rPr>
          <w:rStyle w:val="Puslapioinaosnuoroda"/>
          <w:rFonts w:ascii="Times New Roman" w:hAnsi="Times New Roman" w:cs="Times New Roman"/>
          <w:lang w:val="en-US"/>
        </w:rPr>
        <w:footnoteRef/>
      </w:r>
      <w:r w:rsidRPr="000B7CDC">
        <w:rPr>
          <w:rFonts w:ascii="Times New Roman" w:hAnsi="Times New Roman" w:cs="Times New Roman"/>
          <w:lang w:val="en-US"/>
        </w:rPr>
        <w:t xml:space="preserve"> „We support appropriate efforts to promote open science and facilitate appropriate access to publicly funded research results on findable, accessible, interoperable and reusable (FAIR) principles“ (G20, 2016).</w:t>
      </w:r>
    </w:p>
  </w:footnote>
  <w:footnote w:id="16">
    <w:p w:rsidR="00171EEB" w:rsidP="00171EEB" w:rsidRDefault="00171EEB" w14:paraId="7E1EB692" w14:textId="77777777">
      <w:pPr>
        <w:pStyle w:val="Puslapioinaostekstas"/>
        <w:spacing w:line="257" w:lineRule="auto"/>
        <w:jc w:val="both"/>
      </w:pPr>
      <w:r w:rsidRPr="0649568D">
        <w:rPr>
          <w:rStyle w:val="Puslapioinaosnuoroda"/>
        </w:rPr>
        <w:footnoteRef/>
      </w:r>
      <w:r>
        <w:t xml:space="preserve"> </w:t>
      </w:r>
      <w:r w:rsidRPr="0649568D">
        <w:rPr>
          <w:rFonts w:ascii="Aptos" w:hAnsi="Aptos" w:eastAsia="Aptos" w:cs="Aptos"/>
        </w:rPr>
        <w:t>ES Dirbtinio intelekto aktas (EU AI Act); Europos strategija „DI mokslui“ (EU AI in Science Strategy, 2025 m. spalis); EOSC strateginė tyrimų ir inovacijų darbotvarkė (SRIA 2.0); ES Duomenų aktas (Data Act); Gairės dėl generatyvinio DI naudojimo moksliniuose tyrimuose (Living guidelines on the responsible use of generative AI in research)</w:t>
      </w:r>
    </w:p>
  </w:footnote>
  <w:footnote w:id="17">
    <w:p w:rsidRPr="00AC6D6E" w:rsidR="00171EEB" w:rsidP="00171EEB" w:rsidRDefault="00171EEB" w14:paraId="7B4EFA4B" w14:textId="77777777">
      <w:pPr>
        <w:pStyle w:val="Puslapioinaostekstas"/>
        <w:jc w:val="both"/>
      </w:pPr>
      <w:r>
        <w:rPr>
          <w:rStyle w:val="Puslapioinaosnuoroda"/>
        </w:rPr>
        <w:footnoteRef/>
      </w:r>
      <w:r>
        <w:t xml:space="preserve"> </w:t>
      </w:r>
      <w:r w:rsidRPr="00AC6D6E">
        <w:t xml:space="preserve">EIF European interoperability framework - Introduction. Available on </w:t>
      </w:r>
      <w:hyperlink w:history="1" r:id="rId3">
        <w:r w:rsidRPr="00A055D9">
          <w:rPr>
            <w:rStyle w:val="Hipersaitas"/>
          </w:rPr>
          <w:t>https://joinup.ec.europa.eu/collection/nifo-national-interoperability-framework-observatory/1-introduction</w:t>
        </w:r>
      </w:hyperlink>
    </w:p>
  </w:footnote>
  <w:footnote w:id="18">
    <w:p w:rsidR="00171EEB" w:rsidP="00171EEB" w:rsidRDefault="00171EEB" w14:paraId="1FE507CF" w14:textId="77777777">
      <w:pPr>
        <w:pStyle w:val="Puslapioinaostekstas"/>
        <w:jc w:val="both"/>
      </w:pPr>
      <w:r>
        <w:rPr>
          <w:rStyle w:val="Puslapioinaosnuoroda"/>
        </w:rPr>
        <w:footnoteRef/>
      </w:r>
      <w:r>
        <w:t xml:space="preserve"> FAIRsFAIR deliverable D2.1 Report on FAIR requirements for persistence and interoperability 2019. </w:t>
      </w:r>
      <w:r>
        <w:rPr>
          <w:color w:val="1154CC"/>
          <w:sz w:val="13"/>
          <w:szCs w:val="13"/>
        </w:rPr>
        <w:t xml:space="preserve">https://zenodo.org/record/3557381 </w:t>
      </w:r>
      <w:r>
        <w:t xml:space="preserve"> </w:t>
      </w:r>
    </w:p>
  </w:footnote>
  <w:footnote w:id="19">
    <w:p w:rsidRPr="00033016" w:rsidR="00171EEB" w:rsidP="00171EEB" w:rsidRDefault="00171EEB" w14:paraId="30694DB7" w14:textId="77777777">
      <w:pPr>
        <w:pStyle w:val="Puslapioinaostekstas"/>
        <w:jc w:val="both"/>
      </w:pPr>
      <w:r>
        <w:rPr>
          <w:rStyle w:val="Puslapioinaosnuoroda"/>
        </w:rPr>
        <w:footnoteRef/>
      </w:r>
      <w:r>
        <w:t xml:space="preserve"> </w:t>
      </w:r>
      <w:r w:rsidRPr="00033016">
        <w:t>EOSC interoperability framework – Report from the EOSC Executive Board Working Groups FAIR and Architecture, Publications Office, 2021, https://data.europa.eu/doi/10.2777/620649, p. 27-28.</w:t>
      </w:r>
    </w:p>
  </w:footnote>
  <w:footnote w:id="20">
    <w:p w:rsidR="00171EEB" w:rsidP="00171EEB" w:rsidRDefault="00171EEB" w14:paraId="52D74430" w14:textId="77777777">
      <w:pPr>
        <w:pStyle w:val="Puslapioinaostekstas"/>
        <w:jc w:val="both"/>
      </w:pPr>
      <w:r>
        <w:rPr>
          <w:rStyle w:val="Puslapioinaosnuoroda"/>
        </w:rPr>
        <w:footnoteRef/>
      </w:r>
      <w:r>
        <w:t xml:space="preserve"> </w:t>
      </w:r>
      <w:r w:rsidRPr="0084677C">
        <w:t xml:space="preserve">ANNEX to the Communication </w:t>
      </w:r>
      <w:r>
        <w:t>f</w:t>
      </w:r>
      <w:r w:rsidRPr="0084677C">
        <w:t xml:space="preserve">rom </w:t>
      </w:r>
      <w:r>
        <w:t>t</w:t>
      </w:r>
      <w:r w:rsidRPr="0084677C">
        <w:t xml:space="preserve">he Commission </w:t>
      </w:r>
      <w:r>
        <w:t>t</w:t>
      </w:r>
      <w:r w:rsidRPr="0084677C">
        <w:t xml:space="preserve">o </w:t>
      </w:r>
      <w:r>
        <w:t>t</w:t>
      </w:r>
      <w:r w:rsidRPr="0084677C">
        <w:t xml:space="preserve">he European Parliament, </w:t>
      </w:r>
      <w:r>
        <w:t>t</w:t>
      </w:r>
      <w:r w:rsidRPr="0084677C">
        <w:t xml:space="preserve">he Council, </w:t>
      </w:r>
      <w:r>
        <w:t>t</w:t>
      </w:r>
      <w:r w:rsidRPr="0084677C">
        <w:t xml:space="preserve">he European Economic </w:t>
      </w:r>
      <w:r>
        <w:t>a</w:t>
      </w:r>
      <w:r w:rsidRPr="0084677C">
        <w:t xml:space="preserve">nd Social Committee </w:t>
      </w:r>
      <w:r>
        <w:t>a</w:t>
      </w:r>
      <w:r w:rsidRPr="0084677C">
        <w:t xml:space="preserve">nd </w:t>
      </w:r>
      <w:r>
        <w:t>t</w:t>
      </w:r>
      <w:r w:rsidRPr="0084677C">
        <w:t xml:space="preserve">he Committee </w:t>
      </w:r>
      <w:r>
        <w:t>o</w:t>
      </w:r>
      <w:r w:rsidRPr="0084677C">
        <w:t xml:space="preserve">f </w:t>
      </w:r>
      <w:r>
        <w:t>t</w:t>
      </w:r>
      <w:r w:rsidRPr="0084677C">
        <w:t>he Regions. European Interoperability Framework - Implementation Strategy. Brussels, 23.3.2017 COM(2017) 134 final ANNEX 2</w:t>
      </w:r>
    </w:p>
  </w:footnote>
  <w:footnote w:id="21">
    <w:p w:rsidR="00171EEB" w:rsidP="00171EEB" w:rsidRDefault="00171EEB" w14:paraId="275FD60E" w14:textId="77777777">
      <w:pPr>
        <w:pStyle w:val="Puslapioinaostekstas"/>
        <w:jc w:val="both"/>
      </w:pPr>
      <w:r>
        <w:rPr>
          <w:rStyle w:val="Puslapioinaosnuoroda"/>
        </w:rPr>
        <w:footnoteRef/>
      </w:r>
      <w:r>
        <w:t xml:space="preserve"> </w:t>
      </w:r>
      <w:r w:rsidRPr="000C1F9E">
        <w:t>EOSC interoperability framework – Report from the EOSC Executive Board Working Groups FAIR and Architecture, Publications Office, 2021, https://data.europa.eu/doi/10.2777/620649</w:t>
      </w:r>
      <w:r>
        <w:t>, p. 12.</w:t>
      </w:r>
    </w:p>
  </w:footnote>
  <w:footnote w:id="22">
    <w:p w:rsidR="00171EEB" w:rsidP="00171EEB" w:rsidRDefault="00171EEB" w14:paraId="22A3B127" w14:textId="77777777">
      <w:pPr>
        <w:pStyle w:val="Puslapioinaostekstas"/>
        <w:jc w:val="both"/>
      </w:pPr>
      <w:r>
        <w:rPr>
          <w:rStyle w:val="Puslapioinaosnuoroda"/>
        </w:rPr>
        <w:footnoteRef/>
      </w:r>
      <w:r>
        <w:t xml:space="preserve"> </w:t>
      </w:r>
      <w:r w:rsidRPr="000C1F9E">
        <w:t>EOSC interoperability framework – Report from the EOSC Executive Board Working Groups FAIR and Architecture, Publications Office, 2021, https://data.europa.eu/doi/10.2777/620649</w:t>
      </w:r>
      <w:r>
        <w:t>, p. 27-28.</w:t>
      </w:r>
    </w:p>
  </w:footnote>
  <w:footnote w:id="23">
    <w:p w:rsidRPr="00093259" w:rsidR="00171EEB" w:rsidP="00171EEB" w:rsidRDefault="00171EEB" w14:paraId="7CCFE561" w14:textId="77777777">
      <w:pPr>
        <w:pStyle w:val="Puslapioinaostekstas"/>
        <w:jc w:val="both"/>
      </w:pPr>
      <w:r>
        <w:rPr>
          <w:rStyle w:val="Puslapioinaosnuoroda"/>
        </w:rPr>
        <w:footnoteRef/>
      </w:r>
      <w:r>
        <w:t xml:space="preserve"> </w:t>
      </w:r>
      <w:r w:rsidRPr="00C41995">
        <w:t>White Paper: Mechanisms to Share Data as Part of GEOSS Data-CORE</w:t>
      </w:r>
      <w:r>
        <w:t xml:space="preserve"> </w:t>
      </w:r>
      <w:r w:rsidRPr="00093259">
        <w:t>https://old.earthobservations.org/documents/dswg/Annex%20VI%20-%20%20Mechanisms%20to%20share%20data%20as%20part%20of%20GEOSS%20Data_CORE.pdf</w:t>
      </w:r>
    </w:p>
  </w:footnote>
  <w:footnote w:id="24">
    <w:p w:rsidR="00171EEB" w:rsidP="00171EEB" w:rsidRDefault="00171EEB" w14:paraId="4E9FADA1" w14:textId="77777777">
      <w:pPr>
        <w:pStyle w:val="Puslapioinaostekstas"/>
        <w:jc w:val="both"/>
      </w:pPr>
      <w:r>
        <w:rPr>
          <w:rStyle w:val="Puslapioinaosnuoroda"/>
        </w:rPr>
        <w:footnoteRef/>
      </w:r>
      <w:r>
        <w:t xml:space="preserve"> </w:t>
      </w:r>
      <w:r w:rsidRPr="007B22FD">
        <w:t>Doldirina, Catherine &amp; Eisenstadt, Anita &amp; Onsrud, Harlan &amp; Uhlir, Paul. (2018). Legal Approaches for Open Access to Research Data (p.8). DOI: 10.31228/osf.io/n7gfa..</w:t>
      </w:r>
    </w:p>
  </w:footnote>
  <w:footnote w:id="25">
    <w:p w:rsidR="00171EEB" w:rsidP="00171EEB" w:rsidRDefault="00171EEB" w14:paraId="5ED4C8D6" w14:textId="77777777">
      <w:pPr>
        <w:pStyle w:val="Puslapioinaostekstas"/>
        <w:jc w:val="both"/>
      </w:pPr>
      <w:r>
        <w:rPr>
          <w:rStyle w:val="Puslapioinaosnuoroda"/>
        </w:rPr>
        <w:footnoteRef/>
      </w:r>
      <w:r>
        <w:t xml:space="preserve"> </w:t>
      </w:r>
      <w:r w:rsidRPr="000C1F9E">
        <w:t>EOSC interoperability framework – Report from the EOSC Executive Board Working Groups FAIR and Architecture, Publications Office, 2021, https://data.europa.eu/doi/10.2777/620649</w:t>
      </w:r>
      <w:r>
        <w:t>, p. 27-28.</w:t>
      </w:r>
    </w:p>
  </w:footnote>
  <w:footnote w:id="26">
    <w:p w:rsidR="00171EEB" w:rsidP="00171EEB" w:rsidRDefault="00171EEB" w14:paraId="2429A14C" w14:textId="77777777">
      <w:pPr>
        <w:pStyle w:val="Puslapioinaostekstas"/>
        <w:jc w:val="both"/>
      </w:pPr>
      <w:r>
        <w:rPr>
          <w:rStyle w:val="Puslapioinaosnuoroda"/>
        </w:rPr>
        <w:footnoteRef/>
      </w:r>
      <w:r>
        <w:t xml:space="preserve"> </w:t>
      </w:r>
      <w:r w:rsidRPr="008B0E27">
        <w:t>. Katsanakis (OpenAIRE), Wim Hugo (DANS), Deborah Thorpe (DANS)  D13.3 Digital Rights Management State of the Art 29/09/2025, https://zenodo.org/records/17225379</w:t>
      </w:r>
    </w:p>
  </w:footnote>
  <w:footnote w:id="27">
    <w:p w:rsidR="00171EEB" w:rsidP="00171EEB" w:rsidRDefault="00171EEB" w14:paraId="45EF1FDA" w14:textId="77777777">
      <w:pPr>
        <w:pStyle w:val="Puslapioinaostekstas"/>
        <w:jc w:val="both"/>
      </w:pPr>
      <w:r>
        <w:rPr>
          <w:rStyle w:val="Puslapioinaosnuoroda"/>
        </w:rPr>
        <w:footnoteRef/>
      </w:r>
      <w:r>
        <w:t>https://www.w3.org/TR/odrl-vocab/</w:t>
      </w:r>
    </w:p>
  </w:footnote>
  <w:footnote w:id="28">
    <w:p w:rsidR="00171EEB" w:rsidP="00171EEB" w:rsidRDefault="00171EEB" w14:paraId="01A5DA9F" w14:textId="77777777">
      <w:pPr>
        <w:pStyle w:val="Puslapioinaostekstas"/>
        <w:jc w:val="both"/>
      </w:pPr>
      <w:r>
        <w:rPr>
          <w:rStyle w:val="Puslapioinaosnuoroda"/>
        </w:rPr>
        <w:footnoteRef/>
      </w:r>
      <w:r>
        <w:t>https://ega-archive.org/access/data-access-committee/data-use-ontology/#</w:t>
      </w:r>
    </w:p>
  </w:footnote>
  <w:footnote w:id="29">
    <w:p w:rsidR="00171EEB" w:rsidP="00171EEB" w:rsidRDefault="00171EEB" w14:paraId="6009E986" w14:textId="77777777">
      <w:pPr>
        <w:pStyle w:val="Puslapioinaostekstas"/>
        <w:jc w:val="both"/>
      </w:pPr>
      <w:r>
        <w:rPr>
          <w:rStyle w:val="Puslapioinaosnuoroda"/>
        </w:rPr>
        <w:footnoteRef/>
      </w:r>
      <w:r>
        <w:t xml:space="preserve"> </w:t>
      </w:r>
      <w:r w:rsidRPr="00BB1CD4">
        <w:t xml:space="preserve">  Harvesting protocols are standardised technical methods for automatically collecting metadata or data from many different sources (repositories, catalogues, databases) into one place</w:t>
      </w:r>
    </w:p>
  </w:footnote>
  <w:footnote w:id="30">
    <w:p w:rsidR="00171EEB" w:rsidP="00171EEB" w:rsidRDefault="00171EEB" w14:paraId="7750ACC4" w14:textId="77777777">
      <w:pPr>
        <w:pStyle w:val="Puslapioinaostekstas"/>
        <w:jc w:val="both"/>
      </w:pPr>
      <w:r>
        <w:rPr>
          <w:rStyle w:val="Puslapioinaosnuoroda"/>
        </w:rPr>
        <w:footnoteRef/>
      </w:r>
      <w:r w:rsidRPr="0018434B">
        <w:t>RO-Crate (Research Object Crate) is a lightweight, machine-readable packaging format for research data, software, workflows, and metadata. It is used widely in open science, FAIR data, EOSC, and reproducible research projects.</w:t>
      </w:r>
      <w:r>
        <w:t>.</w:t>
      </w:r>
    </w:p>
  </w:footnote>
  <w:footnote w:id="31">
    <w:p w:rsidRPr="00BB081A" w:rsidR="005D726A" w:rsidP="005D726A" w:rsidRDefault="005D726A" w14:paraId="1CF5D9BE" w14:textId="77777777">
      <w:pPr>
        <w:rPr>
          <w:rFonts w:ascii="Times New Roman" w:hAnsi="Times New Roman" w:eastAsia="Aptos" w:cs="Times New Roman"/>
        </w:rPr>
      </w:pPr>
      <w:r>
        <w:rPr>
          <w:rStyle w:val="Puslapioinaosnuoroda"/>
        </w:rPr>
        <w:footnoteRef/>
      </w:r>
      <w:r>
        <w:t xml:space="preserve"> </w:t>
      </w:r>
      <w:hyperlink r:id="rId4">
        <w:r w:rsidRPr="2E260C7A">
          <w:rPr>
            <w:rStyle w:val="Hipersaitas"/>
            <w:rFonts w:ascii="Times New Roman" w:hAnsi="Times New Roman" w:eastAsia="Aptos" w:cs="Times New Roman"/>
            <w:color w:val="000000" w:themeColor="text1"/>
          </w:rPr>
          <w:t>https://ec.europa.eu/info/funding-tenders/opportunities/docs/2021-2027/common/guidance/aga_v1.0_en.pdf</w:t>
        </w:r>
      </w:hyperlink>
    </w:p>
    <w:p w:rsidR="005D726A" w:rsidRDefault="005D726A" w14:paraId="147FA780" w14:textId="1EAF198E">
      <w:pPr>
        <w:pStyle w:val="Puslapioinaostekstas"/>
      </w:pPr>
    </w:p>
  </w:footnote>
  <w:footnote w:id="49">
    <w:p w:rsidR="000E2A0D" w:rsidP="000E2A0D" w:rsidRDefault="000E2A0D" w14:paraId="480C5ACF" w14:textId="77777777">
      <w:pPr>
        <w:pStyle w:val="Puslapioinaostekstas"/>
        <w:spacing w:after="120"/>
      </w:pPr>
      <w:r>
        <w:rPr>
          <w:rStyle w:val="Puslapioinaosnuoroda"/>
        </w:rPr>
        <w:footnoteRef/>
      </w:r>
      <w:r>
        <w:t xml:space="preserve"> </w:t>
      </w:r>
      <w:hyperlink w:history="1" r:id="rId23">
        <w:r w:rsidRPr="00036430">
          <w:rPr>
            <w:rStyle w:val="Hipersaitas"/>
          </w:rPr>
          <w:t>https://dataverse.lv/en/par-projektu/</w:t>
        </w:r>
      </w:hyperlink>
      <w:r>
        <w:t xml:space="preserve"> </w:t>
      </w:r>
    </w:p>
  </w:footnote>
  <w:footnote w:id="9659">
    <w:p w:rsidR="392D3DFA" w:rsidP="392D3DFA" w:rsidRDefault="392D3DFA" w14:paraId="1ADCF58B">
      <w:pPr>
        <w:spacing w:after="120"/>
        <w:rPr>
          <w:rFonts w:cs="Times New Roman"/>
          <w:sz w:val="20"/>
          <w:szCs w:val="20"/>
        </w:rPr>
      </w:pPr>
      <w:r w:rsidRPr="392D3DFA">
        <w:rPr>
          <w:rStyle w:val="Puslapioinaosnuoroda"/>
          <w:rFonts w:cs="Times New Roman"/>
          <w:sz w:val="20"/>
          <w:szCs w:val="20"/>
        </w:rPr>
        <w:footnoteRef/>
      </w:r>
      <w:r w:rsidRPr="392D3DFA" w:rsidR="392D3DFA">
        <w:rPr>
          <w:rFonts w:cs="Times New Roman"/>
          <w:sz w:val="20"/>
          <w:szCs w:val="20"/>
        </w:rPr>
        <w:t xml:space="preserve"> </w:t>
      </w:r>
      <w:hyperlink r:id="R54f0a31a28df43d9">
        <w:r w:rsidRPr="392D3DFA" w:rsidR="392D3DFA">
          <w:rPr>
            <w:rStyle w:val="Hipersaitas"/>
            <w:rFonts w:cs="Times New Roman"/>
            <w:sz w:val="20"/>
            <w:szCs w:val="20"/>
          </w:rPr>
          <w:t>https://postgraduatecenter.at/en/programs/communication-media/data-steward</w:t>
        </w:r>
      </w:hyperlink>
      <w:r w:rsidRPr="392D3DFA" w:rsidR="392D3DFA">
        <w:rPr>
          <w:rFonts w:cs="Times New Roman"/>
          <w:sz w:val="20"/>
          <w:szCs w:val="20"/>
        </w:rPr>
        <w:t xml:space="preserve"> </w:t>
      </w:r>
    </w:p>
  </w:footnote>
  <w:footnote w:id="22991">
    <w:p w:rsidR="392D3DFA" w:rsidP="392D3DFA" w:rsidRDefault="392D3DFA" w14:paraId="129F7784">
      <w:pPr>
        <w:pStyle w:val="Puslapioinaostekstas"/>
        <w:spacing w:after="120"/>
      </w:pPr>
      <w:r w:rsidRPr="392D3DFA">
        <w:rPr>
          <w:rStyle w:val="Puslapioinaosnuoroda"/>
        </w:rPr>
        <w:footnoteRef/>
      </w:r>
      <w:r w:rsidR="392D3DFA">
        <w:rPr/>
        <w:t xml:space="preserve"> ECTS (</w:t>
      </w:r>
      <w:r w:rsidRPr="392D3DFA" w:rsidR="392D3DFA">
        <w:rPr>
          <w:i w:val="1"/>
          <w:iCs w:val="1"/>
        </w:rPr>
        <w:t>European Credit Transfer System</w:t>
      </w:r>
      <w:r w:rsidR="392D3DFA">
        <w:rPr/>
        <w:t xml:space="preserve">) kreditai – Europos Sąjungos sukurta kreditų perkėlimo ir kaupimo sistema, leidžianti suvienodinti studijų krūvio vertinimą ir taip įgalinanti vienoje Europos aukštojo mokslo erdvės šalyje baigtų studijų užskaitymą kitose jos šalyse. </w:t>
      </w:r>
    </w:p>
  </w:footnote>
  <w:footnote w:id="12850">
    <w:p w:rsidR="392D3DFA" w:rsidP="392D3DFA" w:rsidRDefault="392D3DFA" w14:paraId="7EE24F8F">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c5c02ec8e2984701">
        <w:r w:rsidRPr="392D3DFA" w:rsidR="392D3DFA">
          <w:rPr>
            <w:rStyle w:val="Hipersaitas"/>
            <w:rFonts w:cs="Times New Roman"/>
          </w:rPr>
          <w:t>https://www.tuni.fi/en/study-with-us/tautree-data-steward</w:t>
        </w:r>
      </w:hyperlink>
      <w:r w:rsidRPr="392D3DFA" w:rsidR="392D3DFA">
        <w:rPr>
          <w:rFonts w:cs="Times New Roman"/>
        </w:rPr>
        <w:t xml:space="preserve"> </w:t>
      </w:r>
    </w:p>
  </w:footnote>
  <w:footnote w:id="9301">
    <w:p w:rsidR="392D3DFA" w:rsidP="392D3DFA" w:rsidRDefault="392D3DFA" w14:paraId="3790173B">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d60ce01afefd42b7">
        <w:r w:rsidRPr="392D3DFA" w:rsidR="392D3DFA">
          <w:rPr>
            <w:rStyle w:val="Hipersaitas"/>
            <w:rFonts w:cs="Times New Roman"/>
          </w:rPr>
          <w:t>https://www.th-koeln.de/weiterbildung/zertifikatskurs-data-librarian_63393.php</w:t>
        </w:r>
      </w:hyperlink>
      <w:r w:rsidRPr="392D3DFA" w:rsidR="392D3DFA">
        <w:rPr>
          <w:rFonts w:cs="Times New Roman"/>
        </w:rPr>
        <w:t xml:space="preserve"> </w:t>
      </w:r>
    </w:p>
  </w:footnote>
  <w:footnote w:id="31238">
    <w:p w:rsidR="392D3DFA" w:rsidP="392D3DFA" w:rsidRDefault="392D3DFA" w14:paraId="3450E2D7">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3475e21a216c4d60">
        <w:r w:rsidRPr="392D3DFA" w:rsidR="392D3DFA">
          <w:rPr>
            <w:rStyle w:val="Hipersaitas"/>
            <w:rFonts w:cs="Times New Roman"/>
          </w:rPr>
          <w:t>https://forschungsdatenmanagement.uni-graz.at/en/data-stewardship-training/</w:t>
        </w:r>
      </w:hyperlink>
      <w:r w:rsidRPr="392D3DFA" w:rsidR="392D3DFA">
        <w:rPr>
          <w:rFonts w:cs="Times New Roman"/>
        </w:rPr>
        <w:t xml:space="preserve"> ir </w:t>
      </w:r>
      <w:hyperlink r:id="Re712d2dbe7894079">
        <w:r w:rsidRPr="392D3DFA" w:rsidR="392D3DFA">
          <w:rPr>
            <w:rStyle w:val="Hipersaitas"/>
            <w:rFonts w:cs="Times New Roman"/>
          </w:rPr>
          <w:t>https://www.uniforlife.at/de/data-steward</w:t>
        </w:r>
      </w:hyperlink>
      <w:r w:rsidRPr="392D3DFA" w:rsidR="392D3DFA">
        <w:rPr>
          <w:rFonts w:cs="Times New Roman"/>
        </w:rPr>
        <w:t xml:space="preserve"> </w:t>
      </w:r>
    </w:p>
  </w:footnote>
  <w:footnote w:id="6940">
    <w:p w:rsidR="392D3DFA" w:rsidP="392D3DFA" w:rsidRDefault="392D3DFA" w14:paraId="24C87571">
      <w:pPr>
        <w:pStyle w:val="Puslapioinaostekstas"/>
      </w:pPr>
      <w:r w:rsidRPr="392D3DFA">
        <w:rPr>
          <w:rStyle w:val="Puslapioinaosnuoroda"/>
        </w:rPr>
        <w:footnoteRef/>
      </w:r>
      <w:r w:rsidR="392D3DFA">
        <w:rPr/>
        <w:t xml:space="preserve"> </w:t>
      </w:r>
      <w:hyperlink r:id="R8791b6255cb74048">
        <w:r w:rsidRPr="392D3DFA" w:rsidR="392D3DFA">
          <w:rPr>
            <w:rStyle w:val="Hipersaitas"/>
          </w:rPr>
          <w:t>https://openplato.eu/enrol/index.php?id=105</w:t>
        </w:r>
      </w:hyperlink>
    </w:p>
  </w:footnote>
  <w:footnote w:id="7006">
    <w:p w:rsidR="392D3DFA" w:rsidP="392D3DFA" w:rsidRDefault="392D3DFA" w14:paraId="2D4A0893">
      <w:pPr>
        <w:pStyle w:val="Puslapioinaostekstas"/>
      </w:pPr>
      <w:r w:rsidRPr="392D3DFA">
        <w:rPr>
          <w:rStyle w:val="Puslapioinaosnuoroda"/>
        </w:rPr>
        <w:footnoteRef/>
      </w:r>
      <w:r w:rsidR="392D3DFA">
        <w:rPr/>
        <w:t xml:space="preserve"> </w:t>
      </w:r>
      <w:hyperlink r:id="R1df4cfe2e9674925">
        <w:r w:rsidRPr="392D3DFA" w:rsidR="392D3DFA">
          <w:rPr>
            <w:rStyle w:val="Hipersaitas"/>
          </w:rPr>
          <w:t>https://www.openaire.eu/community/blogs/empowering-the-next-generation-of-data-stewards-join-the-fair-rdm-bootcamp</w:t>
        </w:r>
      </w:hyperlink>
    </w:p>
  </w:footnote>
  <w:footnote w:id="8397">
    <w:p w:rsidR="392D3DFA" w:rsidP="392D3DFA" w:rsidRDefault="392D3DFA" w14:paraId="792DBE54">
      <w:pPr>
        <w:pStyle w:val="Puslapioinaostekstas"/>
      </w:pPr>
      <w:r w:rsidRPr="392D3DFA">
        <w:rPr>
          <w:rStyle w:val="Puslapioinaosnuoroda"/>
        </w:rPr>
        <w:footnoteRef/>
      </w:r>
      <w:r w:rsidR="392D3DFA">
        <w:rPr/>
        <w:t xml:space="preserve"> </w:t>
      </w:r>
      <w:hyperlink r:id="R274b8bd48d1e4a1b">
        <w:r w:rsidRPr="392D3DFA" w:rsidR="392D3DFA">
          <w:rPr>
            <w:rStyle w:val="Hipersaitas"/>
          </w:rPr>
          <w:t>https://learn.eosc-synergy.eu/data-steward-training</w:t>
        </w:r>
      </w:hyperlink>
      <w:r w:rsidR="392D3DFA">
        <w:rPr/>
        <w:t xml:space="preserve"> </w:t>
      </w:r>
    </w:p>
  </w:footnote>
  <w:footnote w:id="13091">
    <w:p w:rsidR="392D3DFA" w:rsidP="392D3DFA" w:rsidRDefault="392D3DFA" w14:paraId="24979D47">
      <w:pPr>
        <w:pStyle w:val="Puslapioinaostekstas"/>
      </w:pPr>
      <w:r w:rsidRPr="392D3DFA">
        <w:rPr>
          <w:rStyle w:val="Puslapioinaosnuoroda"/>
        </w:rPr>
        <w:footnoteRef/>
      </w:r>
      <w:r w:rsidR="392D3DFA">
        <w:rPr/>
        <w:t xml:space="preserve"> </w:t>
      </w:r>
      <w:hyperlink r:id="Ree6fdedc772e4034">
        <w:r w:rsidRPr="392D3DFA" w:rsidR="392D3DFA">
          <w:rPr>
            <w:rStyle w:val="Hipersaitas"/>
          </w:rPr>
          <w:t>https://www.pattern-openresearch.eu/training_materials/fair-research-data-management-what-is-fair-rdm-and-why-should-we-do-it/</w:t>
        </w:r>
      </w:hyperlink>
      <w:r w:rsidR="392D3DFA">
        <w:rPr/>
        <w:t xml:space="preserve"> </w:t>
      </w:r>
    </w:p>
  </w:footnote>
  <w:footnote w:id="8167">
    <w:p w:rsidR="392D3DFA" w:rsidP="392D3DFA" w:rsidRDefault="392D3DFA" w14:paraId="2A1AA92B">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2faf65b9fa1e460a">
        <w:r w:rsidRPr="392D3DFA" w:rsidR="392D3DFA">
          <w:rPr>
            <w:rStyle w:val="Hipersaitas"/>
            <w:rFonts w:cs="Times New Roman"/>
          </w:rPr>
          <w:t>https://doi.org/10.5281/zenodo.6108287</w:t>
        </w:r>
      </w:hyperlink>
      <w:r w:rsidRPr="392D3DFA" w:rsidR="392D3DFA">
        <w:rPr>
          <w:rFonts w:cs="Times New Roman"/>
        </w:rPr>
        <w:t xml:space="preserve"> </w:t>
      </w:r>
    </w:p>
  </w:footnote>
  <w:footnote w:id="29744">
    <w:p w:rsidR="392D3DFA" w:rsidP="392D3DFA" w:rsidRDefault="392D3DFA" w14:paraId="7367104E">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1e5267e7d1dc4537">
        <w:r w:rsidRPr="392D3DFA" w:rsidR="392D3DFA">
          <w:rPr>
            <w:rStyle w:val="Hipersaitas"/>
            <w:rFonts w:cs="Times New Roman"/>
          </w:rPr>
          <w:t>https://www.fairsfair.eu/competence-centre/training-library</w:t>
        </w:r>
      </w:hyperlink>
      <w:r w:rsidRPr="392D3DFA" w:rsidR="392D3DFA">
        <w:rPr>
          <w:rFonts w:cs="Times New Roman"/>
        </w:rPr>
        <w:t xml:space="preserve"> </w:t>
      </w:r>
    </w:p>
  </w:footnote>
  <w:footnote w:id="5379">
    <w:p w:rsidR="392D3DFA" w:rsidP="392D3DFA" w:rsidRDefault="392D3DFA" w14:paraId="751F1B16">
      <w:pPr>
        <w:spacing w:after="120"/>
        <w:rPr>
          <w:rFonts w:cs="Times New Roman"/>
          <w:sz w:val="20"/>
          <w:szCs w:val="20"/>
          <w:lang w:val="es-ES"/>
        </w:rPr>
      </w:pPr>
      <w:r w:rsidRPr="392D3DFA">
        <w:rPr>
          <w:rStyle w:val="Puslapioinaosnuoroda"/>
          <w:rFonts w:cs="Times New Roman"/>
          <w:sz w:val="20"/>
          <w:szCs w:val="20"/>
        </w:rPr>
        <w:footnoteRef/>
      </w:r>
      <w:r w:rsidRPr="392D3DFA" w:rsidR="392D3DFA">
        <w:rPr>
          <w:rFonts w:cs="Times New Roman"/>
          <w:sz w:val="20"/>
          <w:szCs w:val="20"/>
          <w:lang w:val="es-ES"/>
        </w:rPr>
        <w:t xml:space="preserve"> </w:t>
      </w:r>
      <w:hyperlink r:id="R91c61bbde2b8473c">
        <w:r w:rsidRPr="392D3DFA" w:rsidR="392D3DFA">
          <w:rPr>
            <w:rStyle w:val="Hipersaitas"/>
            <w:rFonts w:cs="Times New Roman"/>
            <w:sz w:val="20"/>
            <w:szCs w:val="20"/>
            <w:lang w:val="es-ES"/>
          </w:rPr>
          <w:t>https://www.fosteropenscience.eu/toolkit</w:t>
        </w:r>
      </w:hyperlink>
      <w:r w:rsidRPr="392D3DFA" w:rsidR="392D3DFA">
        <w:rPr>
          <w:rFonts w:cs="Times New Roman"/>
          <w:sz w:val="20"/>
          <w:szCs w:val="20"/>
          <w:lang w:val="es-ES"/>
        </w:rPr>
        <w:t xml:space="preserve"> ir </w:t>
      </w:r>
      <w:hyperlink r:id="Rc92cb4dbb407494b">
        <w:r w:rsidRPr="392D3DFA" w:rsidR="392D3DFA">
          <w:rPr>
            <w:rStyle w:val="Hipersaitas"/>
            <w:rFonts w:cs="Times New Roman"/>
            <w:sz w:val="20"/>
            <w:szCs w:val="20"/>
            <w:lang w:val="es-ES"/>
          </w:rPr>
          <w:t>https://www.fosteropenscience.eu/courses</w:t>
        </w:r>
      </w:hyperlink>
      <w:r w:rsidRPr="392D3DFA" w:rsidR="392D3DFA">
        <w:rPr>
          <w:rFonts w:cs="Times New Roman"/>
          <w:sz w:val="20"/>
          <w:szCs w:val="20"/>
          <w:lang w:val="es-ES"/>
        </w:rPr>
        <w:t xml:space="preserve">  </w:t>
      </w:r>
    </w:p>
  </w:footnote>
  <w:footnote w:id="6807">
    <w:p w:rsidR="392D3DFA" w:rsidP="392D3DFA" w:rsidRDefault="392D3DFA" w14:paraId="26259A0F">
      <w:pPr>
        <w:spacing w:after="120"/>
        <w:rPr>
          <w:rFonts w:cs="Times New Roman"/>
          <w:sz w:val="20"/>
          <w:szCs w:val="20"/>
        </w:rPr>
      </w:pPr>
      <w:r w:rsidRPr="392D3DFA">
        <w:rPr>
          <w:rStyle w:val="Puslapioinaosnuoroda"/>
          <w:rFonts w:cs="Times New Roman"/>
          <w:sz w:val="20"/>
          <w:szCs w:val="20"/>
        </w:rPr>
        <w:footnoteRef/>
      </w:r>
      <w:r w:rsidRPr="392D3DFA" w:rsidR="392D3DFA">
        <w:rPr>
          <w:rFonts w:cs="Times New Roman"/>
          <w:sz w:val="20"/>
          <w:szCs w:val="20"/>
        </w:rPr>
        <w:t xml:space="preserve"> </w:t>
      </w:r>
      <w:hyperlink r:id="R993cd44afcfc4552">
        <w:r w:rsidRPr="392D3DFA" w:rsidR="392D3DFA">
          <w:rPr>
            <w:rStyle w:val="Hipersaitas"/>
            <w:rFonts w:cs="Times New Roman"/>
            <w:sz w:val="20"/>
            <w:szCs w:val="20"/>
          </w:rPr>
          <w:t>https://www.rd-alliance.org/plenaries-events/webinars/past-webinars</w:t>
        </w:r>
      </w:hyperlink>
      <w:r w:rsidRPr="392D3DFA" w:rsidR="392D3DFA">
        <w:rPr>
          <w:rFonts w:cs="Times New Roman"/>
          <w:sz w:val="20"/>
          <w:szCs w:val="20"/>
        </w:rPr>
        <w:t xml:space="preserve"> </w:t>
      </w:r>
    </w:p>
  </w:footnote>
  <w:footnote w:id="23781">
    <w:p w:rsidR="392D3DFA" w:rsidP="392D3DFA" w:rsidRDefault="392D3DFA" w14:paraId="2FA562C8">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085f6106db514d42">
        <w:r w:rsidRPr="392D3DFA" w:rsidR="392D3DFA">
          <w:rPr>
            <w:rStyle w:val="Hipersaitas"/>
            <w:rFonts w:cs="Times New Roman"/>
          </w:rPr>
          <w:t>https://www.rd-alliance.org/recommendations-and-outputs/catalogue</w:t>
        </w:r>
      </w:hyperlink>
      <w:r w:rsidRPr="392D3DFA" w:rsidR="392D3DFA">
        <w:rPr>
          <w:rFonts w:cs="Times New Roman"/>
        </w:rPr>
        <w:t xml:space="preserve"> </w:t>
      </w:r>
    </w:p>
  </w:footnote>
  <w:footnote w:id="30390">
    <w:p w:rsidR="392D3DFA" w:rsidP="392D3DFA" w:rsidRDefault="392D3DFA" w14:paraId="2F54DA87">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cdc3ed8888004cb1">
        <w:r w:rsidRPr="392D3DFA" w:rsidR="392D3DFA">
          <w:rPr>
            <w:rStyle w:val="Hipersaitas"/>
            <w:rFonts w:cs="Times New Roman"/>
          </w:rPr>
          <w:t>https://elixir-europe.org/about-us/who-we-are</w:t>
        </w:r>
      </w:hyperlink>
      <w:r w:rsidRPr="392D3DFA" w:rsidR="392D3DFA">
        <w:rPr>
          <w:rFonts w:cs="Times New Roman"/>
        </w:rPr>
        <w:t xml:space="preserve"> </w:t>
      </w:r>
    </w:p>
  </w:footnote>
  <w:footnote w:id="9830">
    <w:p w:rsidR="392D3DFA" w:rsidP="392D3DFA" w:rsidRDefault="392D3DFA" w14:paraId="54C9FF0B">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bfa896c3e8b54106">
        <w:r w:rsidRPr="392D3DFA" w:rsidR="392D3DFA">
          <w:rPr>
            <w:rStyle w:val="Hipersaitas"/>
            <w:rFonts w:cs="Times New Roman"/>
          </w:rPr>
          <w:t>https://www.cessda.eu/Training-Resources</w:t>
        </w:r>
      </w:hyperlink>
      <w:r w:rsidRPr="392D3DFA" w:rsidR="392D3DFA">
        <w:rPr>
          <w:rFonts w:cs="Times New Roman"/>
        </w:rPr>
        <w:t xml:space="preserve">  </w:t>
      </w:r>
    </w:p>
  </w:footnote>
  <w:footnote w:id="15216">
    <w:p w:rsidR="392D3DFA" w:rsidP="392D3DFA" w:rsidRDefault="392D3DFA" w14:paraId="7034A7F0">
      <w:pPr>
        <w:pStyle w:val="Puslapioinaostekstas"/>
        <w:spacing w:after="120"/>
        <w:rPr>
          <w:rFonts w:cs="Times New Roman"/>
        </w:rPr>
      </w:pPr>
      <w:r w:rsidRPr="392D3DFA">
        <w:rPr>
          <w:rStyle w:val="Puslapioinaosnuoroda"/>
          <w:rFonts w:cs="Times New Roman"/>
        </w:rPr>
        <w:footnoteRef/>
      </w:r>
      <w:r w:rsidRPr="392D3DFA" w:rsidR="392D3DFA">
        <w:rPr>
          <w:rFonts w:cs="Times New Roman"/>
        </w:rPr>
        <w:t xml:space="preserve"> </w:t>
      </w:r>
      <w:hyperlink r:id="Rb0076606ad68456a">
        <w:r w:rsidRPr="392D3DFA" w:rsidR="392D3DFA">
          <w:rPr>
            <w:rStyle w:val="Hipersaitas"/>
            <w:rFonts w:cs="Times New Roman"/>
          </w:rPr>
          <w:t>https://sshopencloud.eu/training/training-events</w:t>
        </w:r>
      </w:hyperlink>
      <w:r w:rsidRPr="392D3DFA" w:rsidR="392D3DFA">
        <w:rPr>
          <w:rFonts w:cs="Times New Roman"/>
        </w:rPr>
        <w:t xml:space="preserve"> </w:t>
      </w:r>
    </w:p>
  </w:footnote>
</w:footnotes>
</file>

<file path=word/intelligence2.xml><?xml version="1.0" encoding="utf-8"?>
<int2:intelligence xmlns:int2="http://schemas.microsoft.com/office/intelligence/2020/intelligence" xmlns:oel="http://schemas.microsoft.com/office/2019/extlst">
  <int2:observations>
    <int2:textHash int2:hashCode="sOWIb+1sPp7gYv" int2:id="mFcGPmY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ECEB36"/>
    <w:lvl w:ilvl="0">
      <w:start w:val="1"/>
      <w:numFmt w:val="bullet"/>
      <w:pStyle w:val="Sraassuenkleliais"/>
      <w:lvlText w:val=""/>
      <w:lvlJc w:val="left"/>
      <w:pPr>
        <w:tabs>
          <w:tab w:val="num" w:pos="360"/>
        </w:tabs>
        <w:ind w:left="360" w:hanging="360"/>
      </w:pPr>
      <w:rPr>
        <w:rFonts w:hint="default" w:ascii="Symbol" w:hAnsi="Symbol"/>
      </w:rPr>
    </w:lvl>
  </w:abstractNum>
  <w:abstractNum w:abstractNumId="1" w15:restartNumberingAfterBreak="0">
    <w:nsid w:val="00491EEC"/>
    <w:multiLevelType w:val="hybridMultilevel"/>
    <w:tmpl w:val="041288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6B2871"/>
    <w:multiLevelType w:val="hybridMultilevel"/>
    <w:tmpl w:val="6F3AA7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184FC8"/>
    <w:multiLevelType w:val="hybridMultilevel"/>
    <w:tmpl w:val="E626D0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E7675F7"/>
    <w:multiLevelType w:val="hybridMultilevel"/>
    <w:tmpl w:val="C122EC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38B7D86"/>
    <w:multiLevelType w:val="hybridMultilevel"/>
    <w:tmpl w:val="7E2246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49D7FE6"/>
    <w:multiLevelType w:val="hybridMultilevel"/>
    <w:tmpl w:val="CF2C4CD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87D2820"/>
    <w:multiLevelType w:val="hybridMultilevel"/>
    <w:tmpl w:val="04186F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E8E85E5"/>
    <w:multiLevelType w:val="hybridMultilevel"/>
    <w:tmpl w:val="FFFFFFFF"/>
    <w:lvl w:ilvl="0" w:tplc="4580BE0E">
      <w:start w:val="1"/>
      <w:numFmt w:val="bullet"/>
      <w:lvlText w:val=""/>
      <w:lvlJc w:val="left"/>
      <w:pPr>
        <w:ind w:left="927" w:hanging="360"/>
      </w:pPr>
      <w:rPr>
        <w:rFonts w:hint="default" w:ascii="Symbol" w:hAnsi="Symbol"/>
      </w:rPr>
    </w:lvl>
    <w:lvl w:ilvl="1" w:tplc="9FA0445E">
      <w:start w:val="1"/>
      <w:numFmt w:val="bullet"/>
      <w:lvlText w:val="o"/>
      <w:lvlJc w:val="left"/>
      <w:pPr>
        <w:ind w:left="1647" w:hanging="360"/>
      </w:pPr>
      <w:rPr>
        <w:rFonts w:hint="default" w:ascii="Courier New" w:hAnsi="Courier New"/>
      </w:rPr>
    </w:lvl>
    <w:lvl w:ilvl="2" w:tplc="56DE16E0">
      <w:start w:val="1"/>
      <w:numFmt w:val="bullet"/>
      <w:lvlText w:val=""/>
      <w:lvlJc w:val="left"/>
      <w:pPr>
        <w:ind w:left="2367" w:hanging="360"/>
      </w:pPr>
      <w:rPr>
        <w:rFonts w:hint="default" w:ascii="Wingdings" w:hAnsi="Wingdings"/>
      </w:rPr>
    </w:lvl>
    <w:lvl w:ilvl="3" w:tplc="FFCE055A">
      <w:start w:val="1"/>
      <w:numFmt w:val="bullet"/>
      <w:lvlText w:val=""/>
      <w:lvlJc w:val="left"/>
      <w:pPr>
        <w:ind w:left="3087" w:hanging="360"/>
      </w:pPr>
      <w:rPr>
        <w:rFonts w:hint="default" w:ascii="Symbol" w:hAnsi="Symbol"/>
      </w:rPr>
    </w:lvl>
    <w:lvl w:ilvl="4" w:tplc="BAACC76E">
      <w:start w:val="1"/>
      <w:numFmt w:val="bullet"/>
      <w:lvlText w:val="o"/>
      <w:lvlJc w:val="left"/>
      <w:pPr>
        <w:ind w:left="3807" w:hanging="360"/>
      </w:pPr>
      <w:rPr>
        <w:rFonts w:hint="default" w:ascii="Courier New" w:hAnsi="Courier New"/>
      </w:rPr>
    </w:lvl>
    <w:lvl w:ilvl="5" w:tplc="7EF031C0">
      <w:start w:val="1"/>
      <w:numFmt w:val="bullet"/>
      <w:lvlText w:val=""/>
      <w:lvlJc w:val="left"/>
      <w:pPr>
        <w:ind w:left="4527" w:hanging="360"/>
      </w:pPr>
      <w:rPr>
        <w:rFonts w:hint="default" w:ascii="Wingdings" w:hAnsi="Wingdings"/>
      </w:rPr>
    </w:lvl>
    <w:lvl w:ilvl="6" w:tplc="E680818A">
      <w:start w:val="1"/>
      <w:numFmt w:val="bullet"/>
      <w:lvlText w:val=""/>
      <w:lvlJc w:val="left"/>
      <w:pPr>
        <w:ind w:left="5247" w:hanging="360"/>
      </w:pPr>
      <w:rPr>
        <w:rFonts w:hint="default" w:ascii="Symbol" w:hAnsi="Symbol"/>
      </w:rPr>
    </w:lvl>
    <w:lvl w:ilvl="7" w:tplc="172A1F16">
      <w:start w:val="1"/>
      <w:numFmt w:val="bullet"/>
      <w:lvlText w:val="o"/>
      <w:lvlJc w:val="left"/>
      <w:pPr>
        <w:ind w:left="5967" w:hanging="360"/>
      </w:pPr>
      <w:rPr>
        <w:rFonts w:hint="default" w:ascii="Courier New" w:hAnsi="Courier New"/>
      </w:rPr>
    </w:lvl>
    <w:lvl w:ilvl="8" w:tplc="E2F4478C">
      <w:start w:val="1"/>
      <w:numFmt w:val="bullet"/>
      <w:lvlText w:val=""/>
      <w:lvlJc w:val="left"/>
      <w:pPr>
        <w:ind w:left="6687" w:hanging="360"/>
      </w:pPr>
      <w:rPr>
        <w:rFonts w:hint="default" w:ascii="Wingdings" w:hAnsi="Wingdings"/>
      </w:rPr>
    </w:lvl>
  </w:abstractNum>
  <w:abstractNum w:abstractNumId="9" w15:restartNumberingAfterBreak="0">
    <w:nsid w:val="20662F6F"/>
    <w:multiLevelType w:val="hybridMultilevel"/>
    <w:tmpl w:val="F828B5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1101F82"/>
    <w:multiLevelType w:val="hybridMultilevel"/>
    <w:tmpl w:val="A522AD6C"/>
    <w:lvl w:ilvl="0" w:tplc="0809000F">
      <w:start w:val="1"/>
      <w:numFmt w:val="decimal"/>
      <w:lvlText w:val="%1."/>
      <w:lvlJc w:val="left"/>
      <w:pPr>
        <w:ind w:left="720" w:hanging="360"/>
      </w:pPr>
    </w:lvl>
    <w:lvl w:ilvl="1" w:tplc="7AE0710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0816B4"/>
    <w:multiLevelType w:val="hybridMultilevel"/>
    <w:tmpl w:val="7924D4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48E0941"/>
    <w:multiLevelType w:val="hybridMultilevel"/>
    <w:tmpl w:val="56243C38"/>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3" w15:restartNumberingAfterBreak="0">
    <w:nsid w:val="256DB18E"/>
    <w:multiLevelType w:val="multilevel"/>
    <w:tmpl w:val="0758F586"/>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29845501"/>
    <w:multiLevelType w:val="hybridMultilevel"/>
    <w:tmpl w:val="827071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2AE55ECD"/>
    <w:multiLevelType w:val="hybridMultilevel"/>
    <w:tmpl w:val="0BF61D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D3926FA"/>
    <w:multiLevelType w:val="hybridMultilevel"/>
    <w:tmpl w:val="1E12E3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EBA4771"/>
    <w:multiLevelType w:val="hybridMultilevel"/>
    <w:tmpl w:val="FA9E3E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30622ED"/>
    <w:multiLevelType w:val="hybridMultilevel"/>
    <w:tmpl w:val="4C62D8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384A40D5"/>
    <w:multiLevelType w:val="hybridMultilevel"/>
    <w:tmpl w:val="B7E8E8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C3B55E0"/>
    <w:multiLevelType w:val="hybridMultilevel"/>
    <w:tmpl w:val="610464B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E643468"/>
    <w:multiLevelType w:val="hybridMultilevel"/>
    <w:tmpl w:val="4A4EE6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05533C0"/>
    <w:multiLevelType w:val="hybridMultilevel"/>
    <w:tmpl w:val="1F58BE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3597860"/>
    <w:multiLevelType w:val="hybridMultilevel"/>
    <w:tmpl w:val="81BCA7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3FE0F32"/>
    <w:multiLevelType w:val="hybridMultilevel"/>
    <w:tmpl w:val="447E1D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48F4305"/>
    <w:multiLevelType w:val="hybridMultilevel"/>
    <w:tmpl w:val="C47A30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7800579"/>
    <w:multiLevelType w:val="hybridMultilevel"/>
    <w:tmpl w:val="69C084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7C56371"/>
    <w:multiLevelType w:val="hybridMultilevel"/>
    <w:tmpl w:val="54CC84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7E1115A"/>
    <w:multiLevelType w:val="hybridMultilevel"/>
    <w:tmpl w:val="B8FE7FD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E6E6677"/>
    <w:multiLevelType w:val="hybridMultilevel"/>
    <w:tmpl w:val="84EE2D6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04C0CA8"/>
    <w:multiLevelType w:val="hybridMultilevel"/>
    <w:tmpl w:val="81366C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7492585"/>
    <w:multiLevelType w:val="hybridMultilevel"/>
    <w:tmpl w:val="396E805C"/>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2" w15:restartNumberingAfterBreak="0">
    <w:nsid w:val="684E466E"/>
    <w:multiLevelType w:val="hybridMultilevel"/>
    <w:tmpl w:val="7778BE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B085AFB"/>
    <w:multiLevelType w:val="hybridMultilevel"/>
    <w:tmpl w:val="0DACD43A"/>
    <w:lvl w:ilvl="0" w:tplc="ED50DE18">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BA01B36"/>
    <w:multiLevelType w:val="hybridMultilevel"/>
    <w:tmpl w:val="40126632"/>
    <w:lvl w:ilvl="0" w:tplc="08090001">
      <w:start w:val="1"/>
      <w:numFmt w:val="bullet"/>
      <w:lvlText w:val=""/>
      <w:lvlJc w:val="left"/>
      <w:pPr>
        <w:ind w:left="720" w:hanging="360"/>
      </w:pPr>
      <w:rPr>
        <w:rFonts w:hint="default" w:ascii="Symbol" w:hAnsi="Symbol"/>
      </w:rPr>
    </w:lvl>
    <w:lvl w:ilvl="1" w:tplc="ED50DE18">
      <w:numFmt w:val="bullet"/>
      <w:lvlText w:val="•"/>
      <w:lvlJc w:val="left"/>
      <w:pPr>
        <w:ind w:left="1440" w:hanging="360"/>
      </w:pPr>
      <w:rPr>
        <w:rFonts w:hint="default" w:ascii="Times New Roman" w:hAnsi="Times New Roman" w:cs="Times New Roman" w:eastAsiaTheme="minorHAnsi"/>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BF67C16"/>
    <w:multiLevelType w:val="hybridMultilevel"/>
    <w:tmpl w:val="3A1824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D4C5CDB"/>
    <w:multiLevelType w:val="hybridMultilevel"/>
    <w:tmpl w:val="674422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6F350E25"/>
    <w:multiLevelType w:val="hybridMultilevel"/>
    <w:tmpl w:val="C3DEA97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4BC15FF"/>
    <w:multiLevelType w:val="hybridMultilevel"/>
    <w:tmpl w:val="223228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81059AF"/>
    <w:multiLevelType w:val="hybridMultilevel"/>
    <w:tmpl w:val="D3643E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CB041FF"/>
    <w:multiLevelType w:val="hybridMultilevel"/>
    <w:tmpl w:val="9B80ED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EF59F5"/>
    <w:multiLevelType w:val="hybridMultilevel"/>
    <w:tmpl w:val="CF209F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num w:numId="1" w16cid:durableId="1036731721">
    <w:abstractNumId w:val="8"/>
  </w:num>
  <w:num w:numId="2" w16cid:durableId="1651404511">
    <w:abstractNumId w:val="13"/>
  </w:num>
  <w:num w:numId="3" w16cid:durableId="670762588">
    <w:abstractNumId w:val="0"/>
  </w:num>
  <w:num w:numId="4" w16cid:durableId="2101246502">
    <w:abstractNumId w:val="32"/>
  </w:num>
  <w:num w:numId="5" w16cid:durableId="640382007">
    <w:abstractNumId w:val="15"/>
  </w:num>
  <w:num w:numId="6" w16cid:durableId="1647589492">
    <w:abstractNumId w:val="36"/>
  </w:num>
  <w:num w:numId="7" w16cid:durableId="264383300">
    <w:abstractNumId w:val="7"/>
  </w:num>
  <w:num w:numId="8" w16cid:durableId="1653756160">
    <w:abstractNumId w:val="10"/>
  </w:num>
  <w:num w:numId="9" w16cid:durableId="1482307499">
    <w:abstractNumId w:val="40"/>
  </w:num>
  <w:num w:numId="10" w16cid:durableId="1500343600">
    <w:abstractNumId w:val="5"/>
  </w:num>
  <w:num w:numId="11" w16cid:durableId="1389762100">
    <w:abstractNumId w:val="41"/>
  </w:num>
  <w:num w:numId="12" w16cid:durableId="972096312">
    <w:abstractNumId w:val="9"/>
  </w:num>
  <w:num w:numId="13" w16cid:durableId="744650820">
    <w:abstractNumId w:val="4"/>
  </w:num>
  <w:num w:numId="14" w16cid:durableId="2024164976">
    <w:abstractNumId w:val="30"/>
  </w:num>
  <w:num w:numId="15" w16cid:durableId="1839811668">
    <w:abstractNumId w:val="1"/>
  </w:num>
  <w:num w:numId="16" w16cid:durableId="2117744929">
    <w:abstractNumId w:val="26"/>
  </w:num>
  <w:num w:numId="17" w16cid:durableId="184246538">
    <w:abstractNumId w:val="2"/>
  </w:num>
  <w:num w:numId="18" w16cid:durableId="1387534510">
    <w:abstractNumId w:val="37"/>
  </w:num>
  <w:num w:numId="19" w16cid:durableId="1441029386">
    <w:abstractNumId w:val="11"/>
  </w:num>
  <w:num w:numId="20" w16cid:durableId="437287766">
    <w:abstractNumId w:val="39"/>
  </w:num>
  <w:num w:numId="21" w16cid:durableId="425003819">
    <w:abstractNumId w:val="16"/>
  </w:num>
  <w:num w:numId="22" w16cid:durableId="494999615">
    <w:abstractNumId w:val="28"/>
  </w:num>
  <w:num w:numId="23" w16cid:durableId="1724017592">
    <w:abstractNumId w:val="19"/>
  </w:num>
  <w:num w:numId="24" w16cid:durableId="1471365975">
    <w:abstractNumId w:val="17"/>
  </w:num>
  <w:num w:numId="25" w16cid:durableId="108284585">
    <w:abstractNumId w:val="38"/>
  </w:num>
  <w:num w:numId="26" w16cid:durableId="436020681">
    <w:abstractNumId w:val="25"/>
  </w:num>
  <w:num w:numId="27" w16cid:durableId="1518695116">
    <w:abstractNumId w:val="23"/>
  </w:num>
  <w:num w:numId="28" w16cid:durableId="1330213388">
    <w:abstractNumId w:val="6"/>
  </w:num>
  <w:num w:numId="29" w16cid:durableId="650789269">
    <w:abstractNumId w:val="14"/>
  </w:num>
  <w:num w:numId="30" w16cid:durableId="1981302">
    <w:abstractNumId w:val="34"/>
  </w:num>
  <w:num w:numId="31" w16cid:durableId="424155792">
    <w:abstractNumId w:val="20"/>
  </w:num>
  <w:num w:numId="32" w16cid:durableId="1233351322">
    <w:abstractNumId w:val="27"/>
  </w:num>
  <w:num w:numId="33" w16cid:durableId="1662848352">
    <w:abstractNumId w:val="22"/>
  </w:num>
  <w:num w:numId="34" w16cid:durableId="486096952">
    <w:abstractNumId w:val="29"/>
  </w:num>
  <w:num w:numId="35" w16cid:durableId="2105614616">
    <w:abstractNumId w:val="24"/>
  </w:num>
  <w:num w:numId="36" w16cid:durableId="667708918">
    <w:abstractNumId w:val="18"/>
  </w:num>
  <w:num w:numId="37" w16cid:durableId="2029602519">
    <w:abstractNumId w:val="35"/>
  </w:num>
  <w:num w:numId="38" w16cid:durableId="1621378416">
    <w:abstractNumId w:val="3"/>
  </w:num>
  <w:num w:numId="39" w16cid:durableId="1963490827">
    <w:abstractNumId w:val="21"/>
  </w:num>
  <w:num w:numId="40" w16cid:durableId="583420581">
    <w:abstractNumId w:val="31"/>
  </w:num>
  <w:num w:numId="41" w16cid:durableId="1857226135">
    <w:abstractNumId w:val="12"/>
  </w:num>
  <w:num w:numId="42" w16cid:durableId="499738810">
    <w:abstractNumId w:val="33"/>
  </w:num>
  <w:numIdMacAtCleanup w:val="20"/>
</w:numbering>
</file>

<file path=word/people.xml><?xml version="1.0" encoding="utf-8"?>
<w15:people xmlns:mc="http://schemas.openxmlformats.org/markup-compatibility/2006" xmlns:w15="http://schemas.microsoft.com/office/word/2012/wordml" mc:Ignorable="w15">
  <w15:person w15:author="Jolanta Šinkūnienė">
    <w15:presenceInfo w15:providerId="None" w15:userId="Jolanta Šinkūnienė"/>
  </w15:person>
  <w15:person w15:author="Gintė Medzvieckaitė">
    <w15:presenceInfo w15:providerId="AD" w15:userId="S::ginte.medzvieckaite@mb.vu.lt::a6de8915-1f57-475d-aba9-cec9a711dc84"/>
  </w15:person>
  <w15:person w15:author="ruta.petrauskaite@vdu.lt">
    <w15:presenceInfo w15:providerId="AD" w15:userId="S::urn:spo:guest#ruta.petrauskaite@vdu.lt::"/>
  </w15:person>
  <w15:person w15:author="Rūta Petrauskaitė">
    <w15:presenceInfo w15:providerId="AD" w15:userId="S::ruta.petrauskaite@vdu.lt::e805735a-23bd-4f57-93ca-d1687d91e94a"/>
  </w15:person>
  <w15:person w15:author="Gribauskienė Aušra | ŠMSM">
    <w15:presenceInfo w15:providerId="AD" w15:userId="S::ausra.gribauskiene_smsm.lt#ext#@lmtlt.onmicrosoft.com::19a32254-e636-44a4-8047-ed5c877433a3"/>
  </w15:person>
  <w15:person w15:author="Gerinta Raguckė | Lietuvos mokslo taryba">
    <w15:presenceInfo w15:providerId="AD" w15:userId="S::gerinta.raguckaite@lmt.lt::53c6dbf4-c662-49da-8803-90e926e7b291"/>
  </w15:person>
  <w15:person w15:author="Vaidas Morkevičius">
    <w15:presenceInfo w15:providerId="AD" w15:userId="S::vaimork@ktu.lt::03c1eb43-c7eb-4bf8-ab68-f7daafd8c242"/>
  </w15:person>
  <w15:person w15:author="vaidas.morkevicius@ktu.lt">
    <w15:presenceInfo w15:providerId="AD" w15:userId="S::urn:spo:guest#vaidas.morkevicius@ktu.lt::"/>
  </w15:person>
  <w15:person w15:author="Indrė Nazarenko | Lietuvos mokslo taryba">
    <w15:presenceInfo w15:providerId="AD" w15:userId="S::indre.nazarenko@lmt.lt::8752fa69-0f0c-47d9-b0cf-c832188991c3"/>
  </w15:person>
  <w15:person w15:author="grazulis@ibt.lt">
    <w15:presenceInfo w15:providerId="AD" w15:userId="S::urn:spo:guest#grazulis@ibt.lt::"/>
  </w15:person>
  <w15:person w15:author="mindaugas.sarpis@cern.ch">
    <w15:presenceInfo w15:providerId="AD" w15:userId="S::urn:spo:guest#mindaugas.sarpis@cern.ch::"/>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F8"/>
    <w:rsid w:val="00003D9C"/>
    <w:rsid w:val="00007B88"/>
    <w:rsid w:val="000110FA"/>
    <w:rsid w:val="000126B5"/>
    <w:rsid w:val="00013BB2"/>
    <w:rsid w:val="00020559"/>
    <w:rsid w:val="00022A01"/>
    <w:rsid w:val="00023F5A"/>
    <w:rsid w:val="00024F82"/>
    <w:rsid w:val="00027AF3"/>
    <w:rsid w:val="000431EA"/>
    <w:rsid w:val="00047EB4"/>
    <w:rsid w:val="00053FAB"/>
    <w:rsid w:val="000540EA"/>
    <w:rsid w:val="00057A71"/>
    <w:rsid w:val="00066403"/>
    <w:rsid w:val="00066F6E"/>
    <w:rsid w:val="000725BC"/>
    <w:rsid w:val="00072CE3"/>
    <w:rsid w:val="0007697D"/>
    <w:rsid w:val="00086E57"/>
    <w:rsid w:val="000963C5"/>
    <w:rsid w:val="00096488"/>
    <w:rsid w:val="00097619"/>
    <w:rsid w:val="000A052C"/>
    <w:rsid w:val="000B17CE"/>
    <w:rsid w:val="000B39BD"/>
    <w:rsid w:val="000B39BE"/>
    <w:rsid w:val="000B71FC"/>
    <w:rsid w:val="000B7CDC"/>
    <w:rsid w:val="000C2C2A"/>
    <w:rsid w:val="000D43E4"/>
    <w:rsid w:val="000E013E"/>
    <w:rsid w:val="000E14C5"/>
    <w:rsid w:val="000E2A0D"/>
    <w:rsid w:val="000E6BB8"/>
    <w:rsid w:val="001029B9"/>
    <w:rsid w:val="00103912"/>
    <w:rsid w:val="00104486"/>
    <w:rsid w:val="00107D49"/>
    <w:rsid w:val="001106C1"/>
    <w:rsid w:val="00115235"/>
    <w:rsid w:val="0012345A"/>
    <w:rsid w:val="00123FDA"/>
    <w:rsid w:val="00126569"/>
    <w:rsid w:val="00126DE1"/>
    <w:rsid w:val="001365BF"/>
    <w:rsid w:val="001426C5"/>
    <w:rsid w:val="001572D7"/>
    <w:rsid w:val="00157B0A"/>
    <w:rsid w:val="001621DC"/>
    <w:rsid w:val="00164140"/>
    <w:rsid w:val="001648DF"/>
    <w:rsid w:val="001674C6"/>
    <w:rsid w:val="001678B4"/>
    <w:rsid w:val="00171EEB"/>
    <w:rsid w:val="0018501F"/>
    <w:rsid w:val="00186375"/>
    <w:rsid w:val="001877E9"/>
    <w:rsid w:val="00192493"/>
    <w:rsid w:val="001A0942"/>
    <w:rsid w:val="001A12A4"/>
    <w:rsid w:val="001A1CFF"/>
    <w:rsid w:val="001C44B3"/>
    <w:rsid w:val="001C6406"/>
    <w:rsid w:val="001C7EB4"/>
    <w:rsid w:val="001D2DA4"/>
    <w:rsid w:val="001D6134"/>
    <w:rsid w:val="001D771D"/>
    <w:rsid w:val="001E0B16"/>
    <w:rsid w:val="001E5715"/>
    <w:rsid w:val="001F1446"/>
    <w:rsid w:val="001F1E8F"/>
    <w:rsid w:val="001F29BA"/>
    <w:rsid w:val="001F4730"/>
    <w:rsid w:val="001F7D2A"/>
    <w:rsid w:val="00203D57"/>
    <w:rsid w:val="00206CE0"/>
    <w:rsid w:val="0021279B"/>
    <w:rsid w:val="00215A17"/>
    <w:rsid w:val="00215FF2"/>
    <w:rsid w:val="00217918"/>
    <w:rsid w:val="00217F8D"/>
    <w:rsid w:val="00221D14"/>
    <w:rsid w:val="00223EFE"/>
    <w:rsid w:val="0022626A"/>
    <w:rsid w:val="00235808"/>
    <w:rsid w:val="00235A4B"/>
    <w:rsid w:val="00240704"/>
    <w:rsid w:val="00242141"/>
    <w:rsid w:val="00245351"/>
    <w:rsid w:val="00245A8B"/>
    <w:rsid w:val="00246964"/>
    <w:rsid w:val="00263088"/>
    <w:rsid w:val="00266566"/>
    <w:rsid w:val="00271F8C"/>
    <w:rsid w:val="002721F4"/>
    <w:rsid w:val="00274374"/>
    <w:rsid w:val="002801E9"/>
    <w:rsid w:val="00280290"/>
    <w:rsid w:val="00290FF4"/>
    <w:rsid w:val="002A2FD8"/>
    <w:rsid w:val="002A7C50"/>
    <w:rsid w:val="002A7F48"/>
    <w:rsid w:val="002B459A"/>
    <w:rsid w:val="002B54E3"/>
    <w:rsid w:val="002C0FBD"/>
    <w:rsid w:val="002C4080"/>
    <w:rsid w:val="002C5244"/>
    <w:rsid w:val="002D0400"/>
    <w:rsid w:val="002D1075"/>
    <w:rsid w:val="002D50D3"/>
    <w:rsid w:val="002E1694"/>
    <w:rsid w:val="002E3824"/>
    <w:rsid w:val="002F1085"/>
    <w:rsid w:val="002F1322"/>
    <w:rsid w:val="002F155E"/>
    <w:rsid w:val="002F62FE"/>
    <w:rsid w:val="002F7BA9"/>
    <w:rsid w:val="00302E47"/>
    <w:rsid w:val="00303D51"/>
    <w:rsid w:val="003054D4"/>
    <w:rsid w:val="003139D3"/>
    <w:rsid w:val="00316289"/>
    <w:rsid w:val="00316667"/>
    <w:rsid w:val="00316722"/>
    <w:rsid w:val="003225B4"/>
    <w:rsid w:val="00323306"/>
    <w:rsid w:val="003263CC"/>
    <w:rsid w:val="00334E52"/>
    <w:rsid w:val="00340DAB"/>
    <w:rsid w:val="00342C09"/>
    <w:rsid w:val="00345457"/>
    <w:rsid w:val="00347F54"/>
    <w:rsid w:val="00350045"/>
    <w:rsid w:val="00363CFE"/>
    <w:rsid w:val="003646D4"/>
    <w:rsid w:val="00372D59"/>
    <w:rsid w:val="0037426C"/>
    <w:rsid w:val="003816AA"/>
    <w:rsid w:val="00386B4C"/>
    <w:rsid w:val="0038754F"/>
    <w:rsid w:val="00394F80"/>
    <w:rsid w:val="00396551"/>
    <w:rsid w:val="003A41A1"/>
    <w:rsid w:val="003A50BC"/>
    <w:rsid w:val="003A5534"/>
    <w:rsid w:val="003B2573"/>
    <w:rsid w:val="003B5B5E"/>
    <w:rsid w:val="003B7F33"/>
    <w:rsid w:val="003C5127"/>
    <w:rsid w:val="003C53DE"/>
    <w:rsid w:val="003C7988"/>
    <w:rsid w:val="003D00AE"/>
    <w:rsid w:val="003D4C52"/>
    <w:rsid w:val="003E1599"/>
    <w:rsid w:val="003E5E28"/>
    <w:rsid w:val="003F00E2"/>
    <w:rsid w:val="003F10FC"/>
    <w:rsid w:val="003F152D"/>
    <w:rsid w:val="003F3103"/>
    <w:rsid w:val="00403BBA"/>
    <w:rsid w:val="004061C8"/>
    <w:rsid w:val="00407DAF"/>
    <w:rsid w:val="004168F1"/>
    <w:rsid w:val="0042544D"/>
    <w:rsid w:val="004322F0"/>
    <w:rsid w:val="00433E84"/>
    <w:rsid w:val="0043712A"/>
    <w:rsid w:val="0044101A"/>
    <w:rsid w:val="0044598C"/>
    <w:rsid w:val="004542B8"/>
    <w:rsid w:val="00461239"/>
    <w:rsid w:val="00464A37"/>
    <w:rsid w:val="00466507"/>
    <w:rsid w:val="004757A7"/>
    <w:rsid w:val="00476E39"/>
    <w:rsid w:val="00477508"/>
    <w:rsid w:val="004779C4"/>
    <w:rsid w:val="0048308C"/>
    <w:rsid w:val="004843C7"/>
    <w:rsid w:val="00485DF3"/>
    <w:rsid w:val="0048747E"/>
    <w:rsid w:val="00493F72"/>
    <w:rsid w:val="00497BBE"/>
    <w:rsid w:val="004B1591"/>
    <w:rsid w:val="004C7734"/>
    <w:rsid w:val="004D3D57"/>
    <w:rsid w:val="004D63E3"/>
    <w:rsid w:val="004D7020"/>
    <w:rsid w:val="004D753C"/>
    <w:rsid w:val="004E0045"/>
    <w:rsid w:val="004E11FE"/>
    <w:rsid w:val="004E1B0F"/>
    <w:rsid w:val="004E3C59"/>
    <w:rsid w:val="004E43A4"/>
    <w:rsid w:val="004E7CD6"/>
    <w:rsid w:val="004F1948"/>
    <w:rsid w:val="004F63CA"/>
    <w:rsid w:val="004F6707"/>
    <w:rsid w:val="00502107"/>
    <w:rsid w:val="00503546"/>
    <w:rsid w:val="00510A43"/>
    <w:rsid w:val="00522E51"/>
    <w:rsid w:val="00525929"/>
    <w:rsid w:val="00534F95"/>
    <w:rsid w:val="00536363"/>
    <w:rsid w:val="00536F4A"/>
    <w:rsid w:val="005443D7"/>
    <w:rsid w:val="00545766"/>
    <w:rsid w:val="005460AB"/>
    <w:rsid w:val="0055011C"/>
    <w:rsid w:val="00555777"/>
    <w:rsid w:val="00555B61"/>
    <w:rsid w:val="00557F0C"/>
    <w:rsid w:val="005608C5"/>
    <w:rsid w:val="00564A87"/>
    <w:rsid w:val="005673E5"/>
    <w:rsid w:val="00574882"/>
    <w:rsid w:val="0057670C"/>
    <w:rsid w:val="005826E2"/>
    <w:rsid w:val="00583A31"/>
    <w:rsid w:val="00586BED"/>
    <w:rsid w:val="00586D1E"/>
    <w:rsid w:val="00590C08"/>
    <w:rsid w:val="00592271"/>
    <w:rsid w:val="00593D8D"/>
    <w:rsid w:val="005A17C6"/>
    <w:rsid w:val="005B172F"/>
    <w:rsid w:val="005B3BB6"/>
    <w:rsid w:val="005B7CFD"/>
    <w:rsid w:val="005C179D"/>
    <w:rsid w:val="005C4FF8"/>
    <w:rsid w:val="005C525B"/>
    <w:rsid w:val="005D3F33"/>
    <w:rsid w:val="005D50AA"/>
    <w:rsid w:val="005D726A"/>
    <w:rsid w:val="005D7988"/>
    <w:rsid w:val="005E10B5"/>
    <w:rsid w:val="005E1696"/>
    <w:rsid w:val="005E7C64"/>
    <w:rsid w:val="005F09B8"/>
    <w:rsid w:val="005F0CAB"/>
    <w:rsid w:val="005F6386"/>
    <w:rsid w:val="00601348"/>
    <w:rsid w:val="00604785"/>
    <w:rsid w:val="00604D07"/>
    <w:rsid w:val="00605790"/>
    <w:rsid w:val="006061BE"/>
    <w:rsid w:val="00606836"/>
    <w:rsid w:val="00611A65"/>
    <w:rsid w:val="00613AD0"/>
    <w:rsid w:val="006149D9"/>
    <w:rsid w:val="00616160"/>
    <w:rsid w:val="00617360"/>
    <w:rsid w:val="006254EE"/>
    <w:rsid w:val="00625F34"/>
    <w:rsid w:val="00634769"/>
    <w:rsid w:val="0063549A"/>
    <w:rsid w:val="00636A99"/>
    <w:rsid w:val="00644ADE"/>
    <w:rsid w:val="00652F2C"/>
    <w:rsid w:val="00654CD0"/>
    <w:rsid w:val="00663B2E"/>
    <w:rsid w:val="0066568B"/>
    <w:rsid w:val="00667FAC"/>
    <w:rsid w:val="00675E3A"/>
    <w:rsid w:val="00681E3A"/>
    <w:rsid w:val="006849CF"/>
    <w:rsid w:val="00686ADC"/>
    <w:rsid w:val="00687E60"/>
    <w:rsid w:val="0069387F"/>
    <w:rsid w:val="006A4771"/>
    <w:rsid w:val="006A6030"/>
    <w:rsid w:val="006B5DB6"/>
    <w:rsid w:val="006C233F"/>
    <w:rsid w:val="006C4C01"/>
    <w:rsid w:val="006DA08D"/>
    <w:rsid w:val="006E02A0"/>
    <w:rsid w:val="006E3B2C"/>
    <w:rsid w:val="006F224C"/>
    <w:rsid w:val="006F23FD"/>
    <w:rsid w:val="006F3EF8"/>
    <w:rsid w:val="006F4950"/>
    <w:rsid w:val="006F6D08"/>
    <w:rsid w:val="00713451"/>
    <w:rsid w:val="00713755"/>
    <w:rsid w:val="00714A72"/>
    <w:rsid w:val="00715830"/>
    <w:rsid w:val="00720131"/>
    <w:rsid w:val="007224B1"/>
    <w:rsid w:val="00731807"/>
    <w:rsid w:val="007365E1"/>
    <w:rsid w:val="00737238"/>
    <w:rsid w:val="00737AED"/>
    <w:rsid w:val="00742D7B"/>
    <w:rsid w:val="00742D9D"/>
    <w:rsid w:val="00746E7C"/>
    <w:rsid w:val="00751026"/>
    <w:rsid w:val="00754F6A"/>
    <w:rsid w:val="0075591D"/>
    <w:rsid w:val="007567B0"/>
    <w:rsid w:val="00762F81"/>
    <w:rsid w:val="00764E2D"/>
    <w:rsid w:val="007666E3"/>
    <w:rsid w:val="007672D3"/>
    <w:rsid w:val="007719A3"/>
    <w:rsid w:val="0077319F"/>
    <w:rsid w:val="00773D53"/>
    <w:rsid w:val="0078346F"/>
    <w:rsid w:val="00786DC8"/>
    <w:rsid w:val="00792FAB"/>
    <w:rsid w:val="00793DB4"/>
    <w:rsid w:val="007942F0"/>
    <w:rsid w:val="00794BE3"/>
    <w:rsid w:val="0079688E"/>
    <w:rsid w:val="007A268F"/>
    <w:rsid w:val="007A3C1B"/>
    <w:rsid w:val="007A6193"/>
    <w:rsid w:val="007B3723"/>
    <w:rsid w:val="007B39B3"/>
    <w:rsid w:val="007B7931"/>
    <w:rsid w:val="007C0B1A"/>
    <w:rsid w:val="007C0F75"/>
    <w:rsid w:val="007C2B17"/>
    <w:rsid w:val="007C320B"/>
    <w:rsid w:val="007D0AE6"/>
    <w:rsid w:val="007D5AF4"/>
    <w:rsid w:val="007E46A1"/>
    <w:rsid w:val="007E69E0"/>
    <w:rsid w:val="007F642C"/>
    <w:rsid w:val="0080407D"/>
    <w:rsid w:val="0080754F"/>
    <w:rsid w:val="008106AF"/>
    <w:rsid w:val="00812C91"/>
    <w:rsid w:val="008139C0"/>
    <w:rsid w:val="00824BA8"/>
    <w:rsid w:val="00833657"/>
    <w:rsid w:val="00836C18"/>
    <w:rsid w:val="00854EDB"/>
    <w:rsid w:val="00860937"/>
    <w:rsid w:val="00866720"/>
    <w:rsid w:val="00867218"/>
    <w:rsid w:val="008729FC"/>
    <w:rsid w:val="00880F57"/>
    <w:rsid w:val="008833C5"/>
    <w:rsid w:val="00883BDD"/>
    <w:rsid w:val="00886C56"/>
    <w:rsid w:val="00887513"/>
    <w:rsid w:val="00890D19"/>
    <w:rsid w:val="008A0F6C"/>
    <w:rsid w:val="008A15F3"/>
    <w:rsid w:val="008B58DD"/>
    <w:rsid w:val="008C0AC0"/>
    <w:rsid w:val="008C2613"/>
    <w:rsid w:val="008C30B6"/>
    <w:rsid w:val="008C5B9C"/>
    <w:rsid w:val="008C6E56"/>
    <w:rsid w:val="008C7C8E"/>
    <w:rsid w:val="008D1635"/>
    <w:rsid w:val="008D1D84"/>
    <w:rsid w:val="008D67F4"/>
    <w:rsid w:val="008E2999"/>
    <w:rsid w:val="008F2897"/>
    <w:rsid w:val="008F4335"/>
    <w:rsid w:val="00904C46"/>
    <w:rsid w:val="009062D8"/>
    <w:rsid w:val="00907CD5"/>
    <w:rsid w:val="00915A61"/>
    <w:rsid w:val="00920E3C"/>
    <w:rsid w:val="009255CA"/>
    <w:rsid w:val="00940DE8"/>
    <w:rsid w:val="00943AF0"/>
    <w:rsid w:val="0095031B"/>
    <w:rsid w:val="00955FC3"/>
    <w:rsid w:val="00977C23"/>
    <w:rsid w:val="00980485"/>
    <w:rsid w:val="009836C2"/>
    <w:rsid w:val="00985540"/>
    <w:rsid w:val="00994A30"/>
    <w:rsid w:val="00995256"/>
    <w:rsid w:val="00996DFD"/>
    <w:rsid w:val="009A4E34"/>
    <w:rsid w:val="009A605A"/>
    <w:rsid w:val="009A7C03"/>
    <w:rsid w:val="009B36F8"/>
    <w:rsid w:val="009B3B7F"/>
    <w:rsid w:val="009B420B"/>
    <w:rsid w:val="009C3D60"/>
    <w:rsid w:val="009C6327"/>
    <w:rsid w:val="009D3EF8"/>
    <w:rsid w:val="009D6093"/>
    <w:rsid w:val="009E0B95"/>
    <w:rsid w:val="009E1EE7"/>
    <w:rsid w:val="009E6BFD"/>
    <w:rsid w:val="009F2318"/>
    <w:rsid w:val="009F5BDE"/>
    <w:rsid w:val="00A01F5D"/>
    <w:rsid w:val="00A02031"/>
    <w:rsid w:val="00A07246"/>
    <w:rsid w:val="00A14868"/>
    <w:rsid w:val="00A152D1"/>
    <w:rsid w:val="00A15502"/>
    <w:rsid w:val="00A157F2"/>
    <w:rsid w:val="00A1620C"/>
    <w:rsid w:val="00A1730D"/>
    <w:rsid w:val="00A17748"/>
    <w:rsid w:val="00A222C8"/>
    <w:rsid w:val="00A24F93"/>
    <w:rsid w:val="00A274C1"/>
    <w:rsid w:val="00A348A0"/>
    <w:rsid w:val="00A3640C"/>
    <w:rsid w:val="00A51C8C"/>
    <w:rsid w:val="00A54E64"/>
    <w:rsid w:val="00A54F84"/>
    <w:rsid w:val="00A606F1"/>
    <w:rsid w:val="00A61289"/>
    <w:rsid w:val="00A61AE5"/>
    <w:rsid w:val="00A72C26"/>
    <w:rsid w:val="00A764AC"/>
    <w:rsid w:val="00A77C29"/>
    <w:rsid w:val="00A83597"/>
    <w:rsid w:val="00A8538B"/>
    <w:rsid w:val="00A909CD"/>
    <w:rsid w:val="00AA2D38"/>
    <w:rsid w:val="00AA378A"/>
    <w:rsid w:val="00AB081B"/>
    <w:rsid w:val="00AB4BB8"/>
    <w:rsid w:val="00AC7535"/>
    <w:rsid w:val="00AD3A83"/>
    <w:rsid w:val="00AD5C02"/>
    <w:rsid w:val="00AD663D"/>
    <w:rsid w:val="00AD740B"/>
    <w:rsid w:val="00AE19C0"/>
    <w:rsid w:val="00AE2ED3"/>
    <w:rsid w:val="00AE78EE"/>
    <w:rsid w:val="00AF0827"/>
    <w:rsid w:val="00B013D8"/>
    <w:rsid w:val="00B03027"/>
    <w:rsid w:val="00B05227"/>
    <w:rsid w:val="00B05364"/>
    <w:rsid w:val="00B104F5"/>
    <w:rsid w:val="00B10D16"/>
    <w:rsid w:val="00B2065B"/>
    <w:rsid w:val="00B214EB"/>
    <w:rsid w:val="00B24168"/>
    <w:rsid w:val="00B300D4"/>
    <w:rsid w:val="00B31618"/>
    <w:rsid w:val="00B42869"/>
    <w:rsid w:val="00B44538"/>
    <w:rsid w:val="00B458C8"/>
    <w:rsid w:val="00B570E8"/>
    <w:rsid w:val="00B623CA"/>
    <w:rsid w:val="00B637EA"/>
    <w:rsid w:val="00B66562"/>
    <w:rsid w:val="00B71491"/>
    <w:rsid w:val="00B75E92"/>
    <w:rsid w:val="00B7718D"/>
    <w:rsid w:val="00B7B81C"/>
    <w:rsid w:val="00B81C7D"/>
    <w:rsid w:val="00B9452B"/>
    <w:rsid w:val="00B948C1"/>
    <w:rsid w:val="00BA3005"/>
    <w:rsid w:val="00BA3885"/>
    <w:rsid w:val="00BB06E5"/>
    <w:rsid w:val="00BB081A"/>
    <w:rsid w:val="00BB4EDD"/>
    <w:rsid w:val="00BC2169"/>
    <w:rsid w:val="00BC33CF"/>
    <w:rsid w:val="00BC404E"/>
    <w:rsid w:val="00BC4ADD"/>
    <w:rsid w:val="00BC5C23"/>
    <w:rsid w:val="00BC76E5"/>
    <w:rsid w:val="00BD026C"/>
    <w:rsid w:val="00BD0D41"/>
    <w:rsid w:val="00BD1BE5"/>
    <w:rsid w:val="00BD5EE6"/>
    <w:rsid w:val="00BE1458"/>
    <w:rsid w:val="00BE252C"/>
    <w:rsid w:val="00C14288"/>
    <w:rsid w:val="00C15A23"/>
    <w:rsid w:val="00C2049A"/>
    <w:rsid w:val="00C207A5"/>
    <w:rsid w:val="00C23A75"/>
    <w:rsid w:val="00C266A8"/>
    <w:rsid w:val="00C268B1"/>
    <w:rsid w:val="00C340B8"/>
    <w:rsid w:val="00C35906"/>
    <w:rsid w:val="00C51172"/>
    <w:rsid w:val="00C6127D"/>
    <w:rsid w:val="00C66F86"/>
    <w:rsid w:val="00C703D3"/>
    <w:rsid w:val="00C767FE"/>
    <w:rsid w:val="00C80D4E"/>
    <w:rsid w:val="00C81748"/>
    <w:rsid w:val="00C8380A"/>
    <w:rsid w:val="00C927DF"/>
    <w:rsid w:val="00C95D3E"/>
    <w:rsid w:val="00CA79B6"/>
    <w:rsid w:val="00CB1AF5"/>
    <w:rsid w:val="00CB3639"/>
    <w:rsid w:val="00CB59C0"/>
    <w:rsid w:val="00CB7873"/>
    <w:rsid w:val="00CC3790"/>
    <w:rsid w:val="00CD2557"/>
    <w:rsid w:val="00CD2B1F"/>
    <w:rsid w:val="00CD6003"/>
    <w:rsid w:val="00CE21F0"/>
    <w:rsid w:val="00CE515E"/>
    <w:rsid w:val="00CE5E2E"/>
    <w:rsid w:val="00CE60E7"/>
    <w:rsid w:val="00CF0FEC"/>
    <w:rsid w:val="00CF1C66"/>
    <w:rsid w:val="00CF3CF0"/>
    <w:rsid w:val="00CF597A"/>
    <w:rsid w:val="00CF78B0"/>
    <w:rsid w:val="00D01E3C"/>
    <w:rsid w:val="00D04D43"/>
    <w:rsid w:val="00D05FF3"/>
    <w:rsid w:val="00D070C1"/>
    <w:rsid w:val="00D07148"/>
    <w:rsid w:val="00D07920"/>
    <w:rsid w:val="00D13EC4"/>
    <w:rsid w:val="00D13F7E"/>
    <w:rsid w:val="00D15B08"/>
    <w:rsid w:val="00D16A8C"/>
    <w:rsid w:val="00D20E1F"/>
    <w:rsid w:val="00D23625"/>
    <w:rsid w:val="00D24274"/>
    <w:rsid w:val="00D3726A"/>
    <w:rsid w:val="00D4203D"/>
    <w:rsid w:val="00D45904"/>
    <w:rsid w:val="00D459F6"/>
    <w:rsid w:val="00D521C2"/>
    <w:rsid w:val="00D54F6E"/>
    <w:rsid w:val="00D558FE"/>
    <w:rsid w:val="00D56B90"/>
    <w:rsid w:val="00D574BE"/>
    <w:rsid w:val="00D66AC1"/>
    <w:rsid w:val="00D70229"/>
    <w:rsid w:val="00D739ED"/>
    <w:rsid w:val="00D74C40"/>
    <w:rsid w:val="00D96F6E"/>
    <w:rsid w:val="00DA4EF1"/>
    <w:rsid w:val="00DA5F09"/>
    <w:rsid w:val="00DC1A68"/>
    <w:rsid w:val="00DC2C1D"/>
    <w:rsid w:val="00DC71E3"/>
    <w:rsid w:val="00DD2B31"/>
    <w:rsid w:val="00DD2E6D"/>
    <w:rsid w:val="00DE4337"/>
    <w:rsid w:val="00DE732E"/>
    <w:rsid w:val="00DE7A1A"/>
    <w:rsid w:val="00DF0EA7"/>
    <w:rsid w:val="00DF2749"/>
    <w:rsid w:val="00E00F5B"/>
    <w:rsid w:val="00E058BE"/>
    <w:rsid w:val="00E07BBE"/>
    <w:rsid w:val="00E11CDA"/>
    <w:rsid w:val="00E22430"/>
    <w:rsid w:val="00E23BDF"/>
    <w:rsid w:val="00E3011E"/>
    <w:rsid w:val="00E30772"/>
    <w:rsid w:val="00E33476"/>
    <w:rsid w:val="00E3435C"/>
    <w:rsid w:val="00E360FF"/>
    <w:rsid w:val="00E37CE8"/>
    <w:rsid w:val="00E4221E"/>
    <w:rsid w:val="00E42CCB"/>
    <w:rsid w:val="00E43608"/>
    <w:rsid w:val="00E45270"/>
    <w:rsid w:val="00E56D5F"/>
    <w:rsid w:val="00E60602"/>
    <w:rsid w:val="00E6432A"/>
    <w:rsid w:val="00E6523A"/>
    <w:rsid w:val="00E71313"/>
    <w:rsid w:val="00E77973"/>
    <w:rsid w:val="00E77E20"/>
    <w:rsid w:val="00E83258"/>
    <w:rsid w:val="00E85B1D"/>
    <w:rsid w:val="00E9165A"/>
    <w:rsid w:val="00E91FEB"/>
    <w:rsid w:val="00EA043A"/>
    <w:rsid w:val="00EA42D8"/>
    <w:rsid w:val="00EA4D0C"/>
    <w:rsid w:val="00EB3D3B"/>
    <w:rsid w:val="00EB76FA"/>
    <w:rsid w:val="00EC29DE"/>
    <w:rsid w:val="00EC5C2C"/>
    <w:rsid w:val="00EC64B3"/>
    <w:rsid w:val="00ED006C"/>
    <w:rsid w:val="00ED7A66"/>
    <w:rsid w:val="00EE3190"/>
    <w:rsid w:val="00EE74D0"/>
    <w:rsid w:val="00EF06A0"/>
    <w:rsid w:val="00EF3F9C"/>
    <w:rsid w:val="00EF51D7"/>
    <w:rsid w:val="00F0142A"/>
    <w:rsid w:val="00F06767"/>
    <w:rsid w:val="00F07D81"/>
    <w:rsid w:val="00F10575"/>
    <w:rsid w:val="00F114D6"/>
    <w:rsid w:val="00F14620"/>
    <w:rsid w:val="00F255E0"/>
    <w:rsid w:val="00F31FC3"/>
    <w:rsid w:val="00F4001E"/>
    <w:rsid w:val="00F4782B"/>
    <w:rsid w:val="00F47A6B"/>
    <w:rsid w:val="00F47D5E"/>
    <w:rsid w:val="00F55A40"/>
    <w:rsid w:val="00F62E7B"/>
    <w:rsid w:val="00F644E5"/>
    <w:rsid w:val="00F65EF6"/>
    <w:rsid w:val="00F826CD"/>
    <w:rsid w:val="00F87AFF"/>
    <w:rsid w:val="00F9723E"/>
    <w:rsid w:val="00F974B9"/>
    <w:rsid w:val="00FC3830"/>
    <w:rsid w:val="00FC7D4D"/>
    <w:rsid w:val="00FD0B5B"/>
    <w:rsid w:val="00FD1A78"/>
    <w:rsid w:val="00FD2E6C"/>
    <w:rsid w:val="00FD3B03"/>
    <w:rsid w:val="00FD44AD"/>
    <w:rsid w:val="00FD52FF"/>
    <w:rsid w:val="00FE3A88"/>
    <w:rsid w:val="00FE596D"/>
    <w:rsid w:val="00FF2307"/>
    <w:rsid w:val="01159015"/>
    <w:rsid w:val="01318CF4"/>
    <w:rsid w:val="0151C51C"/>
    <w:rsid w:val="0160AEAE"/>
    <w:rsid w:val="017CFB17"/>
    <w:rsid w:val="018B0FE7"/>
    <w:rsid w:val="01B6C318"/>
    <w:rsid w:val="01D1FCCA"/>
    <w:rsid w:val="01DDE727"/>
    <w:rsid w:val="0209BE24"/>
    <w:rsid w:val="02282477"/>
    <w:rsid w:val="0230BAF6"/>
    <w:rsid w:val="023D1529"/>
    <w:rsid w:val="024F236D"/>
    <w:rsid w:val="025C8155"/>
    <w:rsid w:val="0269B564"/>
    <w:rsid w:val="0290300E"/>
    <w:rsid w:val="0299E8DB"/>
    <w:rsid w:val="029EAA85"/>
    <w:rsid w:val="02C9CD7B"/>
    <w:rsid w:val="02D4D42C"/>
    <w:rsid w:val="02DCD93B"/>
    <w:rsid w:val="02E579B0"/>
    <w:rsid w:val="02ECDFF4"/>
    <w:rsid w:val="030B2B7C"/>
    <w:rsid w:val="031CBE9A"/>
    <w:rsid w:val="03252F69"/>
    <w:rsid w:val="0331BE9E"/>
    <w:rsid w:val="03452BC2"/>
    <w:rsid w:val="0361D8DA"/>
    <w:rsid w:val="03660888"/>
    <w:rsid w:val="036A3F42"/>
    <w:rsid w:val="037C5E16"/>
    <w:rsid w:val="03ABA1DA"/>
    <w:rsid w:val="03C809DF"/>
    <w:rsid w:val="03D49B2D"/>
    <w:rsid w:val="03E4F3EA"/>
    <w:rsid w:val="03E5E37B"/>
    <w:rsid w:val="03EF28A4"/>
    <w:rsid w:val="03F3D843"/>
    <w:rsid w:val="03FA5B84"/>
    <w:rsid w:val="04060793"/>
    <w:rsid w:val="0407BE7A"/>
    <w:rsid w:val="042C3BB0"/>
    <w:rsid w:val="04428690"/>
    <w:rsid w:val="04625899"/>
    <w:rsid w:val="04814BFC"/>
    <w:rsid w:val="0485174B"/>
    <w:rsid w:val="049589D3"/>
    <w:rsid w:val="04976AB2"/>
    <w:rsid w:val="04D9B7E4"/>
    <w:rsid w:val="04DA72B9"/>
    <w:rsid w:val="04E33967"/>
    <w:rsid w:val="04E54810"/>
    <w:rsid w:val="04EA7AB1"/>
    <w:rsid w:val="05282A57"/>
    <w:rsid w:val="05329B79"/>
    <w:rsid w:val="053E7A2B"/>
    <w:rsid w:val="054308E5"/>
    <w:rsid w:val="05589E23"/>
    <w:rsid w:val="0564273A"/>
    <w:rsid w:val="0567CA99"/>
    <w:rsid w:val="056E4B6A"/>
    <w:rsid w:val="05899E74"/>
    <w:rsid w:val="060D505E"/>
    <w:rsid w:val="061407F5"/>
    <w:rsid w:val="0651BD4F"/>
    <w:rsid w:val="065C3457"/>
    <w:rsid w:val="066757C3"/>
    <w:rsid w:val="0675ACA8"/>
    <w:rsid w:val="068879BF"/>
    <w:rsid w:val="0699708B"/>
    <w:rsid w:val="06A52EFE"/>
    <w:rsid w:val="06A7E93C"/>
    <w:rsid w:val="06C5842F"/>
    <w:rsid w:val="06CCEAC8"/>
    <w:rsid w:val="06EF5DE8"/>
    <w:rsid w:val="070B411A"/>
    <w:rsid w:val="0740D056"/>
    <w:rsid w:val="074910DD"/>
    <w:rsid w:val="075AB5AD"/>
    <w:rsid w:val="07683EBC"/>
    <w:rsid w:val="07786C31"/>
    <w:rsid w:val="079C918B"/>
    <w:rsid w:val="07A23421"/>
    <w:rsid w:val="07A6E367"/>
    <w:rsid w:val="07B2D9AE"/>
    <w:rsid w:val="07E26D9A"/>
    <w:rsid w:val="08096CB4"/>
    <w:rsid w:val="081D99AB"/>
    <w:rsid w:val="08239B24"/>
    <w:rsid w:val="08248AE0"/>
    <w:rsid w:val="083B9F44"/>
    <w:rsid w:val="0846C9E1"/>
    <w:rsid w:val="0849D673"/>
    <w:rsid w:val="08586B42"/>
    <w:rsid w:val="0862A70F"/>
    <w:rsid w:val="087A0712"/>
    <w:rsid w:val="088C4C2D"/>
    <w:rsid w:val="089549E8"/>
    <w:rsid w:val="089E85F2"/>
    <w:rsid w:val="08A5DC77"/>
    <w:rsid w:val="08F33CBD"/>
    <w:rsid w:val="08FB8D49"/>
    <w:rsid w:val="0910CD1C"/>
    <w:rsid w:val="0914C06C"/>
    <w:rsid w:val="093EAD76"/>
    <w:rsid w:val="093F0033"/>
    <w:rsid w:val="094C9EA6"/>
    <w:rsid w:val="09582004"/>
    <w:rsid w:val="0974FA76"/>
    <w:rsid w:val="0995853A"/>
    <w:rsid w:val="09B6B3F1"/>
    <w:rsid w:val="09BDC7E0"/>
    <w:rsid w:val="09C91BBA"/>
    <w:rsid w:val="09D96241"/>
    <w:rsid w:val="09E25D2D"/>
    <w:rsid w:val="09ED8C9F"/>
    <w:rsid w:val="0A03CA4E"/>
    <w:rsid w:val="0A119870"/>
    <w:rsid w:val="0A1FF7B0"/>
    <w:rsid w:val="0A274B58"/>
    <w:rsid w:val="0A2E6299"/>
    <w:rsid w:val="0A45933C"/>
    <w:rsid w:val="0A72E89A"/>
    <w:rsid w:val="0A7446D7"/>
    <w:rsid w:val="0A7E768C"/>
    <w:rsid w:val="0AA5985C"/>
    <w:rsid w:val="0AC19E2F"/>
    <w:rsid w:val="0AEC60EF"/>
    <w:rsid w:val="0AEE1FC6"/>
    <w:rsid w:val="0AF42F36"/>
    <w:rsid w:val="0B007DF9"/>
    <w:rsid w:val="0B1ACA03"/>
    <w:rsid w:val="0B506FCF"/>
    <w:rsid w:val="0B66EA77"/>
    <w:rsid w:val="0B7F4A8A"/>
    <w:rsid w:val="0BA0A98D"/>
    <w:rsid w:val="0BA92BF9"/>
    <w:rsid w:val="0BAD87ED"/>
    <w:rsid w:val="0BBDD877"/>
    <w:rsid w:val="0C07DD49"/>
    <w:rsid w:val="0C0988DA"/>
    <w:rsid w:val="0C1CC389"/>
    <w:rsid w:val="0C26B7CF"/>
    <w:rsid w:val="0C85573A"/>
    <w:rsid w:val="0C92AC92"/>
    <w:rsid w:val="0CC3C5E0"/>
    <w:rsid w:val="0CC5611D"/>
    <w:rsid w:val="0CD904D1"/>
    <w:rsid w:val="0CFD3F4C"/>
    <w:rsid w:val="0D133E01"/>
    <w:rsid w:val="0D27EB18"/>
    <w:rsid w:val="0D3C7803"/>
    <w:rsid w:val="0D422873"/>
    <w:rsid w:val="0D43FD8B"/>
    <w:rsid w:val="0D445BE1"/>
    <w:rsid w:val="0D71139E"/>
    <w:rsid w:val="0D7CF7BF"/>
    <w:rsid w:val="0D88EEB4"/>
    <w:rsid w:val="0D91CAC8"/>
    <w:rsid w:val="0D940516"/>
    <w:rsid w:val="0DA762EA"/>
    <w:rsid w:val="0DF3DE92"/>
    <w:rsid w:val="0E094BAC"/>
    <w:rsid w:val="0E285A9D"/>
    <w:rsid w:val="0E396B0B"/>
    <w:rsid w:val="0E50A583"/>
    <w:rsid w:val="0E63E2F8"/>
    <w:rsid w:val="0E845E9D"/>
    <w:rsid w:val="0E9B7463"/>
    <w:rsid w:val="0ED65BF0"/>
    <w:rsid w:val="0EDDFF3B"/>
    <w:rsid w:val="0EF395D5"/>
    <w:rsid w:val="0EFDD050"/>
    <w:rsid w:val="0F40BE12"/>
    <w:rsid w:val="0F483E81"/>
    <w:rsid w:val="0F5BAF76"/>
    <w:rsid w:val="0F678E95"/>
    <w:rsid w:val="0F7702CE"/>
    <w:rsid w:val="0F7AC45A"/>
    <w:rsid w:val="0F87B38C"/>
    <w:rsid w:val="0FA2B9C5"/>
    <w:rsid w:val="0FB85E8A"/>
    <w:rsid w:val="0FE38848"/>
    <w:rsid w:val="1035DFA3"/>
    <w:rsid w:val="10591043"/>
    <w:rsid w:val="105A8AB8"/>
    <w:rsid w:val="10666A05"/>
    <w:rsid w:val="107894CD"/>
    <w:rsid w:val="107C87CE"/>
    <w:rsid w:val="10FD3AEE"/>
    <w:rsid w:val="1108A1C3"/>
    <w:rsid w:val="110E075A"/>
    <w:rsid w:val="11123A6D"/>
    <w:rsid w:val="11150519"/>
    <w:rsid w:val="111837B6"/>
    <w:rsid w:val="115DA8AC"/>
    <w:rsid w:val="118527D2"/>
    <w:rsid w:val="11956B03"/>
    <w:rsid w:val="119CF89C"/>
    <w:rsid w:val="11A973B8"/>
    <w:rsid w:val="11F237F0"/>
    <w:rsid w:val="120A2F08"/>
    <w:rsid w:val="121E3FFD"/>
    <w:rsid w:val="12200D4C"/>
    <w:rsid w:val="123D0CE9"/>
    <w:rsid w:val="124343F7"/>
    <w:rsid w:val="1245F5BD"/>
    <w:rsid w:val="12583691"/>
    <w:rsid w:val="127A642A"/>
    <w:rsid w:val="128FEA63"/>
    <w:rsid w:val="1294BC88"/>
    <w:rsid w:val="129B9CE6"/>
    <w:rsid w:val="12B2684D"/>
    <w:rsid w:val="12B39972"/>
    <w:rsid w:val="12B67014"/>
    <w:rsid w:val="12B6C189"/>
    <w:rsid w:val="12DCCEFD"/>
    <w:rsid w:val="12F39A65"/>
    <w:rsid w:val="1305D62C"/>
    <w:rsid w:val="130F160B"/>
    <w:rsid w:val="13140A33"/>
    <w:rsid w:val="1319511B"/>
    <w:rsid w:val="1337B336"/>
    <w:rsid w:val="1344806A"/>
    <w:rsid w:val="1368B1DE"/>
    <w:rsid w:val="1375BB1D"/>
    <w:rsid w:val="137A03C3"/>
    <w:rsid w:val="137CD7F0"/>
    <w:rsid w:val="13829C0F"/>
    <w:rsid w:val="1384752F"/>
    <w:rsid w:val="13C1B9CB"/>
    <w:rsid w:val="13E60826"/>
    <w:rsid w:val="13EC4210"/>
    <w:rsid w:val="13F9B1E2"/>
    <w:rsid w:val="140D22A9"/>
    <w:rsid w:val="141414E1"/>
    <w:rsid w:val="1435E113"/>
    <w:rsid w:val="14399918"/>
    <w:rsid w:val="1457C7D2"/>
    <w:rsid w:val="14790990"/>
    <w:rsid w:val="147D8DAF"/>
    <w:rsid w:val="14810FE4"/>
    <w:rsid w:val="148A29B4"/>
    <w:rsid w:val="14E71023"/>
    <w:rsid w:val="14E76D8B"/>
    <w:rsid w:val="14FA0A4B"/>
    <w:rsid w:val="14FDD1D8"/>
    <w:rsid w:val="153D099A"/>
    <w:rsid w:val="154938A4"/>
    <w:rsid w:val="1558BAFD"/>
    <w:rsid w:val="156EBA3A"/>
    <w:rsid w:val="15C04A0D"/>
    <w:rsid w:val="15C4AF12"/>
    <w:rsid w:val="15EB75CB"/>
    <w:rsid w:val="1602D5CF"/>
    <w:rsid w:val="160B27FA"/>
    <w:rsid w:val="16330A42"/>
    <w:rsid w:val="163E3ED9"/>
    <w:rsid w:val="1640326E"/>
    <w:rsid w:val="164FC489"/>
    <w:rsid w:val="1670201A"/>
    <w:rsid w:val="167B62F5"/>
    <w:rsid w:val="167DEB07"/>
    <w:rsid w:val="168826AB"/>
    <w:rsid w:val="168B991F"/>
    <w:rsid w:val="16A1A652"/>
    <w:rsid w:val="16A2564C"/>
    <w:rsid w:val="16A262C9"/>
    <w:rsid w:val="16BB3B96"/>
    <w:rsid w:val="16D2CBA9"/>
    <w:rsid w:val="16D599AE"/>
    <w:rsid w:val="16D94995"/>
    <w:rsid w:val="16F5F129"/>
    <w:rsid w:val="1700AB6E"/>
    <w:rsid w:val="1707C85E"/>
    <w:rsid w:val="1708ACF5"/>
    <w:rsid w:val="1729245C"/>
    <w:rsid w:val="1730C1E8"/>
    <w:rsid w:val="1749FD2E"/>
    <w:rsid w:val="1750E141"/>
    <w:rsid w:val="1776DE9F"/>
    <w:rsid w:val="178D5221"/>
    <w:rsid w:val="1791AC9E"/>
    <w:rsid w:val="17AB7C57"/>
    <w:rsid w:val="17B6BCC7"/>
    <w:rsid w:val="17D059AC"/>
    <w:rsid w:val="17D8F962"/>
    <w:rsid w:val="17D99366"/>
    <w:rsid w:val="17E6C2F1"/>
    <w:rsid w:val="17EF147A"/>
    <w:rsid w:val="17F4F639"/>
    <w:rsid w:val="181BFB76"/>
    <w:rsid w:val="184C5431"/>
    <w:rsid w:val="184D6417"/>
    <w:rsid w:val="1865A7D3"/>
    <w:rsid w:val="1873EA8B"/>
    <w:rsid w:val="187D3EB2"/>
    <w:rsid w:val="1889AF0C"/>
    <w:rsid w:val="188A9149"/>
    <w:rsid w:val="188BFC1F"/>
    <w:rsid w:val="18CFF0E3"/>
    <w:rsid w:val="18E60249"/>
    <w:rsid w:val="18ED69C5"/>
    <w:rsid w:val="18F552ED"/>
    <w:rsid w:val="18FD238F"/>
    <w:rsid w:val="1918F76F"/>
    <w:rsid w:val="1922C8EA"/>
    <w:rsid w:val="193A0937"/>
    <w:rsid w:val="19505A1E"/>
    <w:rsid w:val="19521A72"/>
    <w:rsid w:val="19585925"/>
    <w:rsid w:val="196F61AE"/>
    <w:rsid w:val="1981DEDE"/>
    <w:rsid w:val="198577E2"/>
    <w:rsid w:val="1994A115"/>
    <w:rsid w:val="19964975"/>
    <w:rsid w:val="199D6635"/>
    <w:rsid w:val="19B46AC3"/>
    <w:rsid w:val="19BDA251"/>
    <w:rsid w:val="19F447DC"/>
    <w:rsid w:val="1A1D8A50"/>
    <w:rsid w:val="1A4A3D09"/>
    <w:rsid w:val="1A61AAD2"/>
    <w:rsid w:val="1ABE1135"/>
    <w:rsid w:val="1AC33418"/>
    <w:rsid w:val="1ADD1006"/>
    <w:rsid w:val="1ADF108B"/>
    <w:rsid w:val="1AF13E17"/>
    <w:rsid w:val="1AF661E3"/>
    <w:rsid w:val="1B18927A"/>
    <w:rsid w:val="1B23DF96"/>
    <w:rsid w:val="1B2774B9"/>
    <w:rsid w:val="1B281CBF"/>
    <w:rsid w:val="1B3F2D43"/>
    <w:rsid w:val="1B47F145"/>
    <w:rsid w:val="1B8DCE38"/>
    <w:rsid w:val="1B8F4081"/>
    <w:rsid w:val="1BB13AB3"/>
    <w:rsid w:val="1BB2BDDB"/>
    <w:rsid w:val="1BB2E208"/>
    <w:rsid w:val="1BC33B25"/>
    <w:rsid w:val="1BC58955"/>
    <w:rsid w:val="1BE831BE"/>
    <w:rsid w:val="1C08830E"/>
    <w:rsid w:val="1C0CFDF3"/>
    <w:rsid w:val="1C1A2F10"/>
    <w:rsid w:val="1C1CA415"/>
    <w:rsid w:val="1C2D3931"/>
    <w:rsid w:val="1C2F4A03"/>
    <w:rsid w:val="1C349F9C"/>
    <w:rsid w:val="1C413DA2"/>
    <w:rsid w:val="1C6E2CA4"/>
    <w:rsid w:val="1C7CBEF6"/>
    <w:rsid w:val="1C857345"/>
    <w:rsid w:val="1CA33630"/>
    <w:rsid w:val="1CA90935"/>
    <w:rsid w:val="1CADD750"/>
    <w:rsid w:val="1CB1D30B"/>
    <w:rsid w:val="1CB7C1DA"/>
    <w:rsid w:val="1CD0F2A0"/>
    <w:rsid w:val="1CDFBB29"/>
    <w:rsid w:val="1D03F4D7"/>
    <w:rsid w:val="1D0565CF"/>
    <w:rsid w:val="1D0CD254"/>
    <w:rsid w:val="1D0DB318"/>
    <w:rsid w:val="1D11C1D4"/>
    <w:rsid w:val="1D5EAF31"/>
    <w:rsid w:val="1D752DF6"/>
    <w:rsid w:val="1D8CD10D"/>
    <w:rsid w:val="1D978F3E"/>
    <w:rsid w:val="1DA16C6C"/>
    <w:rsid w:val="1DC565C4"/>
    <w:rsid w:val="1DD94C3B"/>
    <w:rsid w:val="1E5A52A2"/>
    <w:rsid w:val="1E5CE723"/>
    <w:rsid w:val="1E5F39EE"/>
    <w:rsid w:val="1E7699FC"/>
    <w:rsid w:val="1E85DF0A"/>
    <w:rsid w:val="1E944AD4"/>
    <w:rsid w:val="1E97E972"/>
    <w:rsid w:val="1E9EAB07"/>
    <w:rsid w:val="1EAC9225"/>
    <w:rsid w:val="1EBC8F3E"/>
    <w:rsid w:val="1EFB6E67"/>
    <w:rsid w:val="1F01E264"/>
    <w:rsid w:val="1F0C7C7E"/>
    <w:rsid w:val="1F68531A"/>
    <w:rsid w:val="1F6E4424"/>
    <w:rsid w:val="1F966877"/>
    <w:rsid w:val="200CE54B"/>
    <w:rsid w:val="203582D3"/>
    <w:rsid w:val="2053E804"/>
    <w:rsid w:val="2058A6F1"/>
    <w:rsid w:val="206C6473"/>
    <w:rsid w:val="20735588"/>
    <w:rsid w:val="20C83722"/>
    <w:rsid w:val="20D62319"/>
    <w:rsid w:val="2124BFCA"/>
    <w:rsid w:val="2129711C"/>
    <w:rsid w:val="2159FE62"/>
    <w:rsid w:val="21759686"/>
    <w:rsid w:val="217AC87D"/>
    <w:rsid w:val="21898058"/>
    <w:rsid w:val="21B300C5"/>
    <w:rsid w:val="21B54EF2"/>
    <w:rsid w:val="21B5612F"/>
    <w:rsid w:val="21BC66A6"/>
    <w:rsid w:val="21F2C5D4"/>
    <w:rsid w:val="21F65A19"/>
    <w:rsid w:val="21F6661B"/>
    <w:rsid w:val="21FCA809"/>
    <w:rsid w:val="2203F39D"/>
    <w:rsid w:val="227C08A0"/>
    <w:rsid w:val="2297A40C"/>
    <w:rsid w:val="229872F4"/>
    <w:rsid w:val="22D2477D"/>
    <w:rsid w:val="22D24CB8"/>
    <w:rsid w:val="230BF45A"/>
    <w:rsid w:val="230D789D"/>
    <w:rsid w:val="231A2E3D"/>
    <w:rsid w:val="2330285C"/>
    <w:rsid w:val="23384EC5"/>
    <w:rsid w:val="233D520E"/>
    <w:rsid w:val="23524EBE"/>
    <w:rsid w:val="2360548C"/>
    <w:rsid w:val="2366CB64"/>
    <w:rsid w:val="2376BB55"/>
    <w:rsid w:val="2392DF8F"/>
    <w:rsid w:val="23B947F2"/>
    <w:rsid w:val="23BBC94A"/>
    <w:rsid w:val="23C5AAA3"/>
    <w:rsid w:val="23E37DA9"/>
    <w:rsid w:val="23EBB300"/>
    <w:rsid w:val="23F75737"/>
    <w:rsid w:val="24039CCF"/>
    <w:rsid w:val="241381DA"/>
    <w:rsid w:val="241ECA00"/>
    <w:rsid w:val="243F214D"/>
    <w:rsid w:val="24427E36"/>
    <w:rsid w:val="24663FB0"/>
    <w:rsid w:val="24704636"/>
    <w:rsid w:val="247F5833"/>
    <w:rsid w:val="248C2A84"/>
    <w:rsid w:val="24905870"/>
    <w:rsid w:val="24BBB790"/>
    <w:rsid w:val="2530D05D"/>
    <w:rsid w:val="2533B2A3"/>
    <w:rsid w:val="25411667"/>
    <w:rsid w:val="2543DDBE"/>
    <w:rsid w:val="254FDAB3"/>
    <w:rsid w:val="255203DA"/>
    <w:rsid w:val="25595AF1"/>
    <w:rsid w:val="258AB946"/>
    <w:rsid w:val="25994E1B"/>
    <w:rsid w:val="25A8AC30"/>
    <w:rsid w:val="25AA87C8"/>
    <w:rsid w:val="25F9BED4"/>
    <w:rsid w:val="25FDD503"/>
    <w:rsid w:val="25FF1598"/>
    <w:rsid w:val="2605E7E9"/>
    <w:rsid w:val="260ADBAE"/>
    <w:rsid w:val="2650A6CD"/>
    <w:rsid w:val="265294A0"/>
    <w:rsid w:val="26626301"/>
    <w:rsid w:val="266A0AE9"/>
    <w:rsid w:val="266B9873"/>
    <w:rsid w:val="267498AB"/>
    <w:rsid w:val="26760A04"/>
    <w:rsid w:val="269B7181"/>
    <w:rsid w:val="26A778EA"/>
    <w:rsid w:val="26D5196D"/>
    <w:rsid w:val="26ED64FC"/>
    <w:rsid w:val="270B0646"/>
    <w:rsid w:val="271AB2FE"/>
    <w:rsid w:val="2757A3E6"/>
    <w:rsid w:val="275B77C6"/>
    <w:rsid w:val="277AB394"/>
    <w:rsid w:val="277C9226"/>
    <w:rsid w:val="27AEC61A"/>
    <w:rsid w:val="27B735ED"/>
    <w:rsid w:val="27D08E50"/>
    <w:rsid w:val="27DC0691"/>
    <w:rsid w:val="27F0FD90"/>
    <w:rsid w:val="2800EFE5"/>
    <w:rsid w:val="284393DE"/>
    <w:rsid w:val="284BCDA6"/>
    <w:rsid w:val="28518A19"/>
    <w:rsid w:val="2875B07A"/>
    <w:rsid w:val="28BED628"/>
    <w:rsid w:val="28D9B3BD"/>
    <w:rsid w:val="28E68EAC"/>
    <w:rsid w:val="292BA510"/>
    <w:rsid w:val="29386037"/>
    <w:rsid w:val="29474342"/>
    <w:rsid w:val="29543F34"/>
    <w:rsid w:val="295721A2"/>
    <w:rsid w:val="2962DBE5"/>
    <w:rsid w:val="29741F17"/>
    <w:rsid w:val="298497D1"/>
    <w:rsid w:val="29AFC103"/>
    <w:rsid w:val="29B69FBC"/>
    <w:rsid w:val="29B8914F"/>
    <w:rsid w:val="2A23AED8"/>
    <w:rsid w:val="2A44444C"/>
    <w:rsid w:val="2A770987"/>
    <w:rsid w:val="2A81F9B0"/>
    <w:rsid w:val="2A86730B"/>
    <w:rsid w:val="2AA33190"/>
    <w:rsid w:val="2AC97748"/>
    <w:rsid w:val="2ACBBCCB"/>
    <w:rsid w:val="2AEA736E"/>
    <w:rsid w:val="2AFF26C3"/>
    <w:rsid w:val="2B06D3AE"/>
    <w:rsid w:val="2B0A4537"/>
    <w:rsid w:val="2B13E3C5"/>
    <w:rsid w:val="2B40E70A"/>
    <w:rsid w:val="2B4FCC16"/>
    <w:rsid w:val="2B52C778"/>
    <w:rsid w:val="2B578165"/>
    <w:rsid w:val="2B645589"/>
    <w:rsid w:val="2B698422"/>
    <w:rsid w:val="2BA8824E"/>
    <w:rsid w:val="2BAC8FFF"/>
    <w:rsid w:val="2BB2B903"/>
    <w:rsid w:val="2BC9FC77"/>
    <w:rsid w:val="2BE08CD9"/>
    <w:rsid w:val="2BE46358"/>
    <w:rsid w:val="2BF1AD26"/>
    <w:rsid w:val="2C3367B9"/>
    <w:rsid w:val="2C34471D"/>
    <w:rsid w:val="2C4F5320"/>
    <w:rsid w:val="2CAE5618"/>
    <w:rsid w:val="2CCC39A3"/>
    <w:rsid w:val="2CD107C8"/>
    <w:rsid w:val="2CD73197"/>
    <w:rsid w:val="2CF67665"/>
    <w:rsid w:val="2D08AA30"/>
    <w:rsid w:val="2D16100A"/>
    <w:rsid w:val="2D2CDAD5"/>
    <w:rsid w:val="2D3B97BB"/>
    <w:rsid w:val="2D4B4834"/>
    <w:rsid w:val="2D6E8597"/>
    <w:rsid w:val="2D710FFB"/>
    <w:rsid w:val="2D8AF475"/>
    <w:rsid w:val="2D8C93B7"/>
    <w:rsid w:val="2D92362F"/>
    <w:rsid w:val="2D93A31E"/>
    <w:rsid w:val="2D97A8A9"/>
    <w:rsid w:val="2DAC65B0"/>
    <w:rsid w:val="2DB7D41F"/>
    <w:rsid w:val="2DBBCFC7"/>
    <w:rsid w:val="2DE11111"/>
    <w:rsid w:val="2DEB951E"/>
    <w:rsid w:val="2E02EFE2"/>
    <w:rsid w:val="2E0C5058"/>
    <w:rsid w:val="2E1E395B"/>
    <w:rsid w:val="2E223007"/>
    <w:rsid w:val="2E260C7A"/>
    <w:rsid w:val="2E340BC2"/>
    <w:rsid w:val="2E5ACB3C"/>
    <w:rsid w:val="2E5BB2D2"/>
    <w:rsid w:val="2E81F14B"/>
    <w:rsid w:val="2E889831"/>
    <w:rsid w:val="2E8B0A92"/>
    <w:rsid w:val="2E94160A"/>
    <w:rsid w:val="2E99C0A4"/>
    <w:rsid w:val="2EA10B42"/>
    <w:rsid w:val="2EAF7017"/>
    <w:rsid w:val="2ED69F14"/>
    <w:rsid w:val="2EDE39F2"/>
    <w:rsid w:val="2EF643ED"/>
    <w:rsid w:val="2F0C2EAC"/>
    <w:rsid w:val="2F174588"/>
    <w:rsid w:val="2F2C7D6F"/>
    <w:rsid w:val="2F452563"/>
    <w:rsid w:val="2F4E9363"/>
    <w:rsid w:val="2F53EA1B"/>
    <w:rsid w:val="2F6AACE0"/>
    <w:rsid w:val="2FB8CB6D"/>
    <w:rsid w:val="2FB8DE12"/>
    <w:rsid w:val="2FC50833"/>
    <w:rsid w:val="301104FB"/>
    <w:rsid w:val="301433A2"/>
    <w:rsid w:val="30262F52"/>
    <w:rsid w:val="30292665"/>
    <w:rsid w:val="30314B05"/>
    <w:rsid w:val="304397DB"/>
    <w:rsid w:val="3051A8FE"/>
    <w:rsid w:val="30689436"/>
    <w:rsid w:val="30812C3F"/>
    <w:rsid w:val="30CB618D"/>
    <w:rsid w:val="30D3FF87"/>
    <w:rsid w:val="30E2C09D"/>
    <w:rsid w:val="310D4FAF"/>
    <w:rsid w:val="3117FFA5"/>
    <w:rsid w:val="311D323A"/>
    <w:rsid w:val="31244950"/>
    <w:rsid w:val="3126405E"/>
    <w:rsid w:val="3126E030"/>
    <w:rsid w:val="312A9F4E"/>
    <w:rsid w:val="312D06B1"/>
    <w:rsid w:val="31366421"/>
    <w:rsid w:val="3176BC1E"/>
    <w:rsid w:val="3187D534"/>
    <w:rsid w:val="31892844"/>
    <w:rsid w:val="31A627A2"/>
    <w:rsid w:val="31BC007D"/>
    <w:rsid w:val="31E781DD"/>
    <w:rsid w:val="31FB4FC6"/>
    <w:rsid w:val="32092500"/>
    <w:rsid w:val="32293441"/>
    <w:rsid w:val="322F4A54"/>
    <w:rsid w:val="32330AC5"/>
    <w:rsid w:val="325F3288"/>
    <w:rsid w:val="326F7318"/>
    <w:rsid w:val="3276C89B"/>
    <w:rsid w:val="327A3D1A"/>
    <w:rsid w:val="3287D7D5"/>
    <w:rsid w:val="32AB5BA2"/>
    <w:rsid w:val="32B44FC5"/>
    <w:rsid w:val="32D4EE6F"/>
    <w:rsid w:val="32F3080A"/>
    <w:rsid w:val="32F45ACE"/>
    <w:rsid w:val="33008782"/>
    <w:rsid w:val="3300E73E"/>
    <w:rsid w:val="3301712B"/>
    <w:rsid w:val="3301A231"/>
    <w:rsid w:val="33141C6E"/>
    <w:rsid w:val="3314C816"/>
    <w:rsid w:val="33411FF6"/>
    <w:rsid w:val="338DD7E1"/>
    <w:rsid w:val="3391D7BD"/>
    <w:rsid w:val="33A413BE"/>
    <w:rsid w:val="33B1596A"/>
    <w:rsid w:val="33B237A4"/>
    <w:rsid w:val="33B375AE"/>
    <w:rsid w:val="33E2983D"/>
    <w:rsid w:val="33E98FB0"/>
    <w:rsid w:val="3400CB5B"/>
    <w:rsid w:val="34073A3A"/>
    <w:rsid w:val="340D6F54"/>
    <w:rsid w:val="3410E0FC"/>
    <w:rsid w:val="341B60A4"/>
    <w:rsid w:val="343EB8F1"/>
    <w:rsid w:val="346A71CA"/>
    <w:rsid w:val="346C71FC"/>
    <w:rsid w:val="346EA280"/>
    <w:rsid w:val="349E9857"/>
    <w:rsid w:val="34A6D8F6"/>
    <w:rsid w:val="34B06463"/>
    <w:rsid w:val="34C3F7B6"/>
    <w:rsid w:val="34F4BEC4"/>
    <w:rsid w:val="34F4D84F"/>
    <w:rsid w:val="34FF5B0D"/>
    <w:rsid w:val="35193A6B"/>
    <w:rsid w:val="3524DC16"/>
    <w:rsid w:val="3535C938"/>
    <w:rsid w:val="355B3539"/>
    <w:rsid w:val="355D7B00"/>
    <w:rsid w:val="35652BBE"/>
    <w:rsid w:val="35752205"/>
    <w:rsid w:val="357ED378"/>
    <w:rsid w:val="3590F021"/>
    <w:rsid w:val="35A1A281"/>
    <w:rsid w:val="35BE62C8"/>
    <w:rsid w:val="35D688AB"/>
    <w:rsid w:val="35DFC750"/>
    <w:rsid w:val="35E411B0"/>
    <w:rsid w:val="35FF8FCF"/>
    <w:rsid w:val="3600FB99"/>
    <w:rsid w:val="3606F98D"/>
    <w:rsid w:val="36161481"/>
    <w:rsid w:val="362638D6"/>
    <w:rsid w:val="36515497"/>
    <w:rsid w:val="36608BDC"/>
    <w:rsid w:val="3661B67E"/>
    <w:rsid w:val="368A5F52"/>
    <w:rsid w:val="368AD531"/>
    <w:rsid w:val="3694B455"/>
    <w:rsid w:val="36CD98C3"/>
    <w:rsid w:val="36D50767"/>
    <w:rsid w:val="36D8A977"/>
    <w:rsid w:val="37174CB0"/>
    <w:rsid w:val="374D5CE2"/>
    <w:rsid w:val="378423F3"/>
    <w:rsid w:val="37897518"/>
    <w:rsid w:val="37927514"/>
    <w:rsid w:val="37B02FA3"/>
    <w:rsid w:val="37B114A3"/>
    <w:rsid w:val="37EC54F5"/>
    <w:rsid w:val="37F046DC"/>
    <w:rsid w:val="37F2AC88"/>
    <w:rsid w:val="380063DD"/>
    <w:rsid w:val="38088E41"/>
    <w:rsid w:val="383A7DCE"/>
    <w:rsid w:val="384D5527"/>
    <w:rsid w:val="38657E81"/>
    <w:rsid w:val="387E5F44"/>
    <w:rsid w:val="388503AB"/>
    <w:rsid w:val="389A2228"/>
    <w:rsid w:val="38C31B4B"/>
    <w:rsid w:val="390BF071"/>
    <w:rsid w:val="391077A3"/>
    <w:rsid w:val="3915F53C"/>
    <w:rsid w:val="392D3DFA"/>
    <w:rsid w:val="392DE538"/>
    <w:rsid w:val="3944BC43"/>
    <w:rsid w:val="39728A9C"/>
    <w:rsid w:val="39779728"/>
    <w:rsid w:val="39779CFB"/>
    <w:rsid w:val="399092B9"/>
    <w:rsid w:val="399189C6"/>
    <w:rsid w:val="3992F589"/>
    <w:rsid w:val="39A79A7F"/>
    <w:rsid w:val="39C8DFD2"/>
    <w:rsid w:val="39D3E76C"/>
    <w:rsid w:val="39FC0F2A"/>
    <w:rsid w:val="3A43CA4A"/>
    <w:rsid w:val="3A58D875"/>
    <w:rsid w:val="3A660082"/>
    <w:rsid w:val="3A766643"/>
    <w:rsid w:val="3A89EB23"/>
    <w:rsid w:val="3AB56C17"/>
    <w:rsid w:val="3ABDB420"/>
    <w:rsid w:val="3AC0F2E5"/>
    <w:rsid w:val="3AC93426"/>
    <w:rsid w:val="3AF6EDAF"/>
    <w:rsid w:val="3B028150"/>
    <w:rsid w:val="3B239304"/>
    <w:rsid w:val="3B43D252"/>
    <w:rsid w:val="3B46ED45"/>
    <w:rsid w:val="3B472051"/>
    <w:rsid w:val="3BB0A986"/>
    <w:rsid w:val="3BB91B52"/>
    <w:rsid w:val="3BBEF1D0"/>
    <w:rsid w:val="3BD0F5AB"/>
    <w:rsid w:val="3BEDFE43"/>
    <w:rsid w:val="3BF773A6"/>
    <w:rsid w:val="3C03E1F0"/>
    <w:rsid w:val="3C063142"/>
    <w:rsid w:val="3C0FB517"/>
    <w:rsid w:val="3C1418B1"/>
    <w:rsid w:val="3C2D8FCC"/>
    <w:rsid w:val="3C348230"/>
    <w:rsid w:val="3C56A511"/>
    <w:rsid w:val="3C61575A"/>
    <w:rsid w:val="3C6F85B1"/>
    <w:rsid w:val="3CBB8A15"/>
    <w:rsid w:val="3CC4AC64"/>
    <w:rsid w:val="3CE5E87F"/>
    <w:rsid w:val="3D111DB0"/>
    <w:rsid w:val="3D1DFC39"/>
    <w:rsid w:val="3D2894DE"/>
    <w:rsid w:val="3D3484BE"/>
    <w:rsid w:val="3D3EFA6A"/>
    <w:rsid w:val="3D406562"/>
    <w:rsid w:val="3D6036DD"/>
    <w:rsid w:val="3D73FA85"/>
    <w:rsid w:val="3D93F795"/>
    <w:rsid w:val="3DA4ADB0"/>
    <w:rsid w:val="3DBF6F7F"/>
    <w:rsid w:val="3DE8B39F"/>
    <w:rsid w:val="3DF1E735"/>
    <w:rsid w:val="3E0E74B9"/>
    <w:rsid w:val="3E50B349"/>
    <w:rsid w:val="3E9C1AF0"/>
    <w:rsid w:val="3EA333B0"/>
    <w:rsid w:val="3EA73B31"/>
    <w:rsid w:val="3ECF1B7F"/>
    <w:rsid w:val="3ED522D1"/>
    <w:rsid w:val="3ED62488"/>
    <w:rsid w:val="3ED93684"/>
    <w:rsid w:val="3EF47544"/>
    <w:rsid w:val="3F012EF6"/>
    <w:rsid w:val="3F088C93"/>
    <w:rsid w:val="3F2E7E6F"/>
    <w:rsid w:val="3F30205E"/>
    <w:rsid w:val="3F3D1012"/>
    <w:rsid w:val="3F5501E8"/>
    <w:rsid w:val="3F5F5651"/>
    <w:rsid w:val="3F69C314"/>
    <w:rsid w:val="3F6DD4D9"/>
    <w:rsid w:val="3F746209"/>
    <w:rsid w:val="3F747558"/>
    <w:rsid w:val="3F851C03"/>
    <w:rsid w:val="3F8591C7"/>
    <w:rsid w:val="3F8B4A92"/>
    <w:rsid w:val="3F9857DA"/>
    <w:rsid w:val="3FD41B9E"/>
    <w:rsid w:val="3FF3B921"/>
    <w:rsid w:val="4016172D"/>
    <w:rsid w:val="4039FBF4"/>
    <w:rsid w:val="403EE567"/>
    <w:rsid w:val="40585B03"/>
    <w:rsid w:val="4068FC40"/>
    <w:rsid w:val="40756836"/>
    <w:rsid w:val="407D1145"/>
    <w:rsid w:val="407FED3C"/>
    <w:rsid w:val="4083F119"/>
    <w:rsid w:val="40B44830"/>
    <w:rsid w:val="40F6E054"/>
    <w:rsid w:val="410132B4"/>
    <w:rsid w:val="4108E3EA"/>
    <w:rsid w:val="41106482"/>
    <w:rsid w:val="4112D98B"/>
    <w:rsid w:val="4121262C"/>
    <w:rsid w:val="41241AC2"/>
    <w:rsid w:val="413930DB"/>
    <w:rsid w:val="414617B2"/>
    <w:rsid w:val="41673227"/>
    <w:rsid w:val="416E40DA"/>
    <w:rsid w:val="418DDF45"/>
    <w:rsid w:val="41B4F47B"/>
    <w:rsid w:val="41B9B58B"/>
    <w:rsid w:val="41BC3F26"/>
    <w:rsid w:val="41C179D8"/>
    <w:rsid w:val="41D03F9F"/>
    <w:rsid w:val="41E143F4"/>
    <w:rsid w:val="41F35083"/>
    <w:rsid w:val="41F501AE"/>
    <w:rsid w:val="422DC960"/>
    <w:rsid w:val="4230F360"/>
    <w:rsid w:val="424B95FD"/>
    <w:rsid w:val="4257ABD0"/>
    <w:rsid w:val="4265AEBD"/>
    <w:rsid w:val="427870B8"/>
    <w:rsid w:val="4283CA08"/>
    <w:rsid w:val="42A50D59"/>
    <w:rsid w:val="42A8ED2F"/>
    <w:rsid w:val="42B1FF12"/>
    <w:rsid w:val="42B93A13"/>
    <w:rsid w:val="42CD599B"/>
    <w:rsid w:val="42DFEDEC"/>
    <w:rsid w:val="431AFD2E"/>
    <w:rsid w:val="43258E3D"/>
    <w:rsid w:val="432D85EA"/>
    <w:rsid w:val="43333F54"/>
    <w:rsid w:val="435063F7"/>
    <w:rsid w:val="4355125D"/>
    <w:rsid w:val="437036A7"/>
    <w:rsid w:val="4388819D"/>
    <w:rsid w:val="439B6BD7"/>
    <w:rsid w:val="43A6FF4B"/>
    <w:rsid w:val="43B40FF7"/>
    <w:rsid w:val="43C3F7E9"/>
    <w:rsid w:val="43CE2C3E"/>
    <w:rsid w:val="43D909AC"/>
    <w:rsid w:val="43DAC5B3"/>
    <w:rsid w:val="43DF1038"/>
    <w:rsid w:val="43ECE281"/>
    <w:rsid w:val="43F2FBAF"/>
    <w:rsid w:val="4403F779"/>
    <w:rsid w:val="4418A909"/>
    <w:rsid w:val="44209313"/>
    <w:rsid w:val="44232618"/>
    <w:rsid w:val="443E14BC"/>
    <w:rsid w:val="44642219"/>
    <w:rsid w:val="4468B931"/>
    <w:rsid w:val="447DB5A6"/>
    <w:rsid w:val="448225F3"/>
    <w:rsid w:val="4495B0FB"/>
    <w:rsid w:val="44966ED5"/>
    <w:rsid w:val="44AC9882"/>
    <w:rsid w:val="44AE0FC7"/>
    <w:rsid w:val="44C13A1C"/>
    <w:rsid w:val="44CD174F"/>
    <w:rsid w:val="44E2C0D0"/>
    <w:rsid w:val="44E671A0"/>
    <w:rsid w:val="450FA103"/>
    <w:rsid w:val="4514614C"/>
    <w:rsid w:val="45174A7F"/>
    <w:rsid w:val="45393687"/>
    <w:rsid w:val="4539B876"/>
    <w:rsid w:val="453D4EA6"/>
    <w:rsid w:val="4545842B"/>
    <w:rsid w:val="454B9CE6"/>
    <w:rsid w:val="456A0D18"/>
    <w:rsid w:val="457708A4"/>
    <w:rsid w:val="45777634"/>
    <w:rsid w:val="45984EB9"/>
    <w:rsid w:val="45A30F5F"/>
    <w:rsid w:val="45A564D1"/>
    <w:rsid w:val="45ADDF5A"/>
    <w:rsid w:val="45B87BCB"/>
    <w:rsid w:val="45C35B37"/>
    <w:rsid w:val="45C5FD34"/>
    <w:rsid w:val="45CBEB61"/>
    <w:rsid w:val="45CF99CA"/>
    <w:rsid w:val="45FB8582"/>
    <w:rsid w:val="45FFF2FA"/>
    <w:rsid w:val="4600F8E0"/>
    <w:rsid w:val="460C4384"/>
    <w:rsid w:val="4612C1C4"/>
    <w:rsid w:val="46133DE4"/>
    <w:rsid w:val="461A5B82"/>
    <w:rsid w:val="462439EC"/>
    <w:rsid w:val="462E9105"/>
    <w:rsid w:val="46395C39"/>
    <w:rsid w:val="4670BED5"/>
    <w:rsid w:val="46868D0F"/>
    <w:rsid w:val="469B6AD8"/>
    <w:rsid w:val="46B2EA52"/>
    <w:rsid w:val="46CC3B1F"/>
    <w:rsid w:val="46D956FE"/>
    <w:rsid w:val="471F654C"/>
    <w:rsid w:val="472C2380"/>
    <w:rsid w:val="474660C9"/>
    <w:rsid w:val="47504FBD"/>
    <w:rsid w:val="47A08DC6"/>
    <w:rsid w:val="47AFDB97"/>
    <w:rsid w:val="47BE3547"/>
    <w:rsid w:val="47BFC01B"/>
    <w:rsid w:val="47F4F80C"/>
    <w:rsid w:val="480C745D"/>
    <w:rsid w:val="480FF2D8"/>
    <w:rsid w:val="4814D9BB"/>
    <w:rsid w:val="482E0FFC"/>
    <w:rsid w:val="484EC352"/>
    <w:rsid w:val="485C5A2E"/>
    <w:rsid w:val="487CB1CE"/>
    <w:rsid w:val="489CF0A1"/>
    <w:rsid w:val="48C0B2C3"/>
    <w:rsid w:val="48D12730"/>
    <w:rsid w:val="48D40D3F"/>
    <w:rsid w:val="494160A6"/>
    <w:rsid w:val="4951FD83"/>
    <w:rsid w:val="49734EFA"/>
    <w:rsid w:val="497DE351"/>
    <w:rsid w:val="4998AC53"/>
    <w:rsid w:val="499A7997"/>
    <w:rsid w:val="49A4614D"/>
    <w:rsid w:val="49A4EE04"/>
    <w:rsid w:val="49D5DCC3"/>
    <w:rsid w:val="49F37CA2"/>
    <w:rsid w:val="49F5890C"/>
    <w:rsid w:val="4A007740"/>
    <w:rsid w:val="4A01EDD3"/>
    <w:rsid w:val="4A0B9D36"/>
    <w:rsid w:val="4A0F31DF"/>
    <w:rsid w:val="4A110830"/>
    <w:rsid w:val="4A4E36CC"/>
    <w:rsid w:val="4A56E99A"/>
    <w:rsid w:val="4A59FB48"/>
    <w:rsid w:val="4A5C9C02"/>
    <w:rsid w:val="4A850018"/>
    <w:rsid w:val="4A8803C4"/>
    <w:rsid w:val="4AA86C60"/>
    <w:rsid w:val="4AABB6AC"/>
    <w:rsid w:val="4AB0B2F9"/>
    <w:rsid w:val="4ACFCA29"/>
    <w:rsid w:val="4AD7A560"/>
    <w:rsid w:val="4B133FDD"/>
    <w:rsid w:val="4B18B0B7"/>
    <w:rsid w:val="4B1E7DCF"/>
    <w:rsid w:val="4B34CB44"/>
    <w:rsid w:val="4B502D88"/>
    <w:rsid w:val="4B55FC64"/>
    <w:rsid w:val="4B63A240"/>
    <w:rsid w:val="4B961F06"/>
    <w:rsid w:val="4BC7562F"/>
    <w:rsid w:val="4BDCB885"/>
    <w:rsid w:val="4BDF521F"/>
    <w:rsid w:val="4BE7536F"/>
    <w:rsid w:val="4BF190A4"/>
    <w:rsid w:val="4BFC574A"/>
    <w:rsid w:val="4C0F4118"/>
    <w:rsid w:val="4C1551F8"/>
    <w:rsid w:val="4C4453BC"/>
    <w:rsid w:val="4C67A346"/>
    <w:rsid w:val="4C743698"/>
    <w:rsid w:val="4C9D9CE1"/>
    <w:rsid w:val="4D2CFD3D"/>
    <w:rsid w:val="4D3B08B9"/>
    <w:rsid w:val="4D65AB0A"/>
    <w:rsid w:val="4DA9D444"/>
    <w:rsid w:val="4DAA439D"/>
    <w:rsid w:val="4DCB216F"/>
    <w:rsid w:val="4DCCE61C"/>
    <w:rsid w:val="4DCEEFA1"/>
    <w:rsid w:val="4DCF5688"/>
    <w:rsid w:val="4DD0BAC4"/>
    <w:rsid w:val="4DF54448"/>
    <w:rsid w:val="4DF646D0"/>
    <w:rsid w:val="4E091C76"/>
    <w:rsid w:val="4E245708"/>
    <w:rsid w:val="4E3792A0"/>
    <w:rsid w:val="4E3C9F54"/>
    <w:rsid w:val="4E82FC16"/>
    <w:rsid w:val="4E87BEDE"/>
    <w:rsid w:val="4E8A1B92"/>
    <w:rsid w:val="4EB55369"/>
    <w:rsid w:val="4EC03280"/>
    <w:rsid w:val="4EF67C3A"/>
    <w:rsid w:val="4F0601F5"/>
    <w:rsid w:val="4F0D8974"/>
    <w:rsid w:val="4F447C25"/>
    <w:rsid w:val="4F4BA613"/>
    <w:rsid w:val="4F4D15F6"/>
    <w:rsid w:val="4F590F1B"/>
    <w:rsid w:val="4F677F85"/>
    <w:rsid w:val="4FA23B6A"/>
    <w:rsid w:val="4FAE039D"/>
    <w:rsid w:val="4FBB7440"/>
    <w:rsid w:val="50043666"/>
    <w:rsid w:val="500C1AE1"/>
    <w:rsid w:val="502DDA1F"/>
    <w:rsid w:val="5031DD33"/>
    <w:rsid w:val="50425B36"/>
    <w:rsid w:val="50467DC1"/>
    <w:rsid w:val="50488433"/>
    <w:rsid w:val="5058DFAD"/>
    <w:rsid w:val="5064BF6B"/>
    <w:rsid w:val="506A01BE"/>
    <w:rsid w:val="5078CE47"/>
    <w:rsid w:val="50923BAC"/>
    <w:rsid w:val="50B3A848"/>
    <w:rsid w:val="50B3E5FF"/>
    <w:rsid w:val="50BF0F09"/>
    <w:rsid w:val="50E89F9F"/>
    <w:rsid w:val="50F2EEA6"/>
    <w:rsid w:val="50F30B91"/>
    <w:rsid w:val="510F5471"/>
    <w:rsid w:val="51207957"/>
    <w:rsid w:val="51250200"/>
    <w:rsid w:val="5125E0F1"/>
    <w:rsid w:val="5133DD14"/>
    <w:rsid w:val="51473F12"/>
    <w:rsid w:val="51486DD1"/>
    <w:rsid w:val="5161347D"/>
    <w:rsid w:val="51830499"/>
    <w:rsid w:val="51831708"/>
    <w:rsid w:val="51895553"/>
    <w:rsid w:val="518C3BD4"/>
    <w:rsid w:val="5196C77D"/>
    <w:rsid w:val="51ABE678"/>
    <w:rsid w:val="51C8BF12"/>
    <w:rsid w:val="51E9F6A3"/>
    <w:rsid w:val="51F1F807"/>
    <w:rsid w:val="51FC9570"/>
    <w:rsid w:val="521AC131"/>
    <w:rsid w:val="521B1F2D"/>
    <w:rsid w:val="52297686"/>
    <w:rsid w:val="52418D3B"/>
    <w:rsid w:val="52492973"/>
    <w:rsid w:val="524A3F44"/>
    <w:rsid w:val="52529E87"/>
    <w:rsid w:val="52563C9C"/>
    <w:rsid w:val="525EBC80"/>
    <w:rsid w:val="5262EC17"/>
    <w:rsid w:val="5280DB4E"/>
    <w:rsid w:val="5281EF8C"/>
    <w:rsid w:val="528D839B"/>
    <w:rsid w:val="52B03576"/>
    <w:rsid w:val="52B14F3B"/>
    <w:rsid w:val="52BDEE09"/>
    <w:rsid w:val="52DAA89F"/>
    <w:rsid w:val="52E64B4F"/>
    <w:rsid w:val="52E7B2DC"/>
    <w:rsid w:val="52ECB763"/>
    <w:rsid w:val="52EF0DDD"/>
    <w:rsid w:val="52F6612D"/>
    <w:rsid w:val="52FC4F9B"/>
    <w:rsid w:val="53308239"/>
    <w:rsid w:val="533881FF"/>
    <w:rsid w:val="53550F8D"/>
    <w:rsid w:val="53664B59"/>
    <w:rsid w:val="537E483E"/>
    <w:rsid w:val="53A8B499"/>
    <w:rsid w:val="53AEE65E"/>
    <w:rsid w:val="53B411C4"/>
    <w:rsid w:val="53C6D19D"/>
    <w:rsid w:val="53D76970"/>
    <w:rsid w:val="54299963"/>
    <w:rsid w:val="54341B98"/>
    <w:rsid w:val="5440B08E"/>
    <w:rsid w:val="5458FC99"/>
    <w:rsid w:val="54644B29"/>
    <w:rsid w:val="546BCA88"/>
    <w:rsid w:val="549979A7"/>
    <w:rsid w:val="54A83AC1"/>
    <w:rsid w:val="54A96482"/>
    <w:rsid w:val="54B3528F"/>
    <w:rsid w:val="54B625A6"/>
    <w:rsid w:val="54F3797A"/>
    <w:rsid w:val="54F74276"/>
    <w:rsid w:val="54FDF5FC"/>
    <w:rsid w:val="5537EC11"/>
    <w:rsid w:val="55381DCD"/>
    <w:rsid w:val="559EEA34"/>
    <w:rsid w:val="55C9C9ED"/>
    <w:rsid w:val="55D27D1E"/>
    <w:rsid w:val="55DCA6E4"/>
    <w:rsid w:val="55E0D77A"/>
    <w:rsid w:val="56003351"/>
    <w:rsid w:val="560CD2E6"/>
    <w:rsid w:val="56410F75"/>
    <w:rsid w:val="565856CC"/>
    <w:rsid w:val="56791DD4"/>
    <w:rsid w:val="56B89EDF"/>
    <w:rsid w:val="56C6523F"/>
    <w:rsid w:val="56F2E5B5"/>
    <w:rsid w:val="56FE2E5A"/>
    <w:rsid w:val="570D3093"/>
    <w:rsid w:val="5728CADE"/>
    <w:rsid w:val="5778E9A8"/>
    <w:rsid w:val="57822327"/>
    <w:rsid w:val="5790860F"/>
    <w:rsid w:val="57E47ABB"/>
    <w:rsid w:val="57F11CE2"/>
    <w:rsid w:val="57FEA792"/>
    <w:rsid w:val="580FEE0D"/>
    <w:rsid w:val="5815C440"/>
    <w:rsid w:val="58210AA0"/>
    <w:rsid w:val="58406878"/>
    <w:rsid w:val="5878FB06"/>
    <w:rsid w:val="5881D600"/>
    <w:rsid w:val="58C7C492"/>
    <w:rsid w:val="58D0E631"/>
    <w:rsid w:val="58F00019"/>
    <w:rsid w:val="59095EE4"/>
    <w:rsid w:val="596B71B8"/>
    <w:rsid w:val="5985B65F"/>
    <w:rsid w:val="5985CD4D"/>
    <w:rsid w:val="59891282"/>
    <w:rsid w:val="59915F6A"/>
    <w:rsid w:val="599C4373"/>
    <w:rsid w:val="59AE60E8"/>
    <w:rsid w:val="59B14124"/>
    <w:rsid w:val="59C4D9B5"/>
    <w:rsid w:val="59C8C078"/>
    <w:rsid w:val="5A0159C3"/>
    <w:rsid w:val="5A15624D"/>
    <w:rsid w:val="5A48ED03"/>
    <w:rsid w:val="5A68D791"/>
    <w:rsid w:val="5A79FFE0"/>
    <w:rsid w:val="5A8ADB27"/>
    <w:rsid w:val="5A9D0CA6"/>
    <w:rsid w:val="5AAFE833"/>
    <w:rsid w:val="5AB5CDE4"/>
    <w:rsid w:val="5AB9CAD4"/>
    <w:rsid w:val="5ABD9D8C"/>
    <w:rsid w:val="5AE4C498"/>
    <w:rsid w:val="5AE5806C"/>
    <w:rsid w:val="5B1563E9"/>
    <w:rsid w:val="5B23CCF6"/>
    <w:rsid w:val="5B2F90B1"/>
    <w:rsid w:val="5B400590"/>
    <w:rsid w:val="5B511C21"/>
    <w:rsid w:val="5B64D2D0"/>
    <w:rsid w:val="5B713C4F"/>
    <w:rsid w:val="5BA4D6FC"/>
    <w:rsid w:val="5BB5BC2F"/>
    <w:rsid w:val="5BCDA6B1"/>
    <w:rsid w:val="5C030B85"/>
    <w:rsid w:val="5C281BF0"/>
    <w:rsid w:val="5C350EDC"/>
    <w:rsid w:val="5C4AABF9"/>
    <w:rsid w:val="5C8C31FE"/>
    <w:rsid w:val="5CAFD6B3"/>
    <w:rsid w:val="5CCA0BE5"/>
    <w:rsid w:val="5CD1B556"/>
    <w:rsid w:val="5CD6DA90"/>
    <w:rsid w:val="5CD822D0"/>
    <w:rsid w:val="5CE3B3CA"/>
    <w:rsid w:val="5CF61BF7"/>
    <w:rsid w:val="5CFB485A"/>
    <w:rsid w:val="5D18287D"/>
    <w:rsid w:val="5D22487C"/>
    <w:rsid w:val="5D3C667D"/>
    <w:rsid w:val="5D49378F"/>
    <w:rsid w:val="5D5B06BD"/>
    <w:rsid w:val="5D6A2B02"/>
    <w:rsid w:val="5D6E0C52"/>
    <w:rsid w:val="5DAF38B5"/>
    <w:rsid w:val="5DC8B9E9"/>
    <w:rsid w:val="5DD426C0"/>
    <w:rsid w:val="5DD5D3E5"/>
    <w:rsid w:val="5DF14BCF"/>
    <w:rsid w:val="5DFF1CC0"/>
    <w:rsid w:val="5E058EBF"/>
    <w:rsid w:val="5E228A79"/>
    <w:rsid w:val="5E45515A"/>
    <w:rsid w:val="5E4D6BAF"/>
    <w:rsid w:val="5E4DA82E"/>
    <w:rsid w:val="5E4FBC2F"/>
    <w:rsid w:val="5E83CA30"/>
    <w:rsid w:val="5EC6627A"/>
    <w:rsid w:val="5ECB2177"/>
    <w:rsid w:val="5EE5C1B1"/>
    <w:rsid w:val="5EEB529D"/>
    <w:rsid w:val="5EF11B96"/>
    <w:rsid w:val="5F141313"/>
    <w:rsid w:val="5F26920A"/>
    <w:rsid w:val="5F871803"/>
    <w:rsid w:val="5FDB5B57"/>
    <w:rsid w:val="5FEA70E8"/>
    <w:rsid w:val="5FF95389"/>
    <w:rsid w:val="5FFCC3D7"/>
    <w:rsid w:val="6011E5BF"/>
    <w:rsid w:val="601CA24B"/>
    <w:rsid w:val="6025C060"/>
    <w:rsid w:val="60574C4A"/>
    <w:rsid w:val="60648D2E"/>
    <w:rsid w:val="606684E7"/>
    <w:rsid w:val="606B5163"/>
    <w:rsid w:val="606D9E0B"/>
    <w:rsid w:val="6079E8C2"/>
    <w:rsid w:val="607CFA15"/>
    <w:rsid w:val="60CAD6A0"/>
    <w:rsid w:val="60DCB9CF"/>
    <w:rsid w:val="60E9B5F2"/>
    <w:rsid w:val="610298A7"/>
    <w:rsid w:val="6129A5C1"/>
    <w:rsid w:val="617B81D9"/>
    <w:rsid w:val="61826AC6"/>
    <w:rsid w:val="618EE8BB"/>
    <w:rsid w:val="61BDBF0E"/>
    <w:rsid w:val="61E17C7F"/>
    <w:rsid w:val="61E21AEF"/>
    <w:rsid w:val="61F755CD"/>
    <w:rsid w:val="61F8DA43"/>
    <w:rsid w:val="61FEE639"/>
    <w:rsid w:val="62164915"/>
    <w:rsid w:val="62526E78"/>
    <w:rsid w:val="6255BC7D"/>
    <w:rsid w:val="6257DCF7"/>
    <w:rsid w:val="62664DDB"/>
    <w:rsid w:val="626F8154"/>
    <w:rsid w:val="6276AF01"/>
    <w:rsid w:val="6280315B"/>
    <w:rsid w:val="6283B17A"/>
    <w:rsid w:val="62976BF4"/>
    <w:rsid w:val="62A70F33"/>
    <w:rsid w:val="62E78DC7"/>
    <w:rsid w:val="62E96107"/>
    <w:rsid w:val="63030BEF"/>
    <w:rsid w:val="6320654B"/>
    <w:rsid w:val="6340A6EE"/>
    <w:rsid w:val="6377F4C7"/>
    <w:rsid w:val="63836853"/>
    <w:rsid w:val="63A68B89"/>
    <w:rsid w:val="63B80598"/>
    <w:rsid w:val="63DF2C83"/>
    <w:rsid w:val="63F067BC"/>
    <w:rsid w:val="63F30417"/>
    <w:rsid w:val="63F82436"/>
    <w:rsid w:val="64000167"/>
    <w:rsid w:val="642440D9"/>
    <w:rsid w:val="64640696"/>
    <w:rsid w:val="647CAFC2"/>
    <w:rsid w:val="6496DD7E"/>
    <w:rsid w:val="64C241D1"/>
    <w:rsid w:val="64D5E128"/>
    <w:rsid w:val="65147F3D"/>
    <w:rsid w:val="6515C62B"/>
    <w:rsid w:val="652BEACA"/>
    <w:rsid w:val="65426AF1"/>
    <w:rsid w:val="6552A35F"/>
    <w:rsid w:val="658ABE84"/>
    <w:rsid w:val="658FE83E"/>
    <w:rsid w:val="6594039B"/>
    <w:rsid w:val="65D877B8"/>
    <w:rsid w:val="65DDC6E0"/>
    <w:rsid w:val="65E575BF"/>
    <w:rsid w:val="65E6C27F"/>
    <w:rsid w:val="65F80CF2"/>
    <w:rsid w:val="65F8B81F"/>
    <w:rsid w:val="6671F4D0"/>
    <w:rsid w:val="6676A9A7"/>
    <w:rsid w:val="6678AA54"/>
    <w:rsid w:val="6683F430"/>
    <w:rsid w:val="66B4A3BB"/>
    <w:rsid w:val="66BC38FF"/>
    <w:rsid w:val="66CC2761"/>
    <w:rsid w:val="66F92D69"/>
    <w:rsid w:val="67099B77"/>
    <w:rsid w:val="672C897D"/>
    <w:rsid w:val="67368A7E"/>
    <w:rsid w:val="675891C5"/>
    <w:rsid w:val="675B6AEF"/>
    <w:rsid w:val="677037C3"/>
    <w:rsid w:val="6777B8F0"/>
    <w:rsid w:val="67960C9C"/>
    <w:rsid w:val="67A4567D"/>
    <w:rsid w:val="67B0AA64"/>
    <w:rsid w:val="67B3105B"/>
    <w:rsid w:val="67F56CAF"/>
    <w:rsid w:val="6800F6C1"/>
    <w:rsid w:val="680953C0"/>
    <w:rsid w:val="68158497"/>
    <w:rsid w:val="681CD3FE"/>
    <w:rsid w:val="682786FE"/>
    <w:rsid w:val="68294848"/>
    <w:rsid w:val="6832F116"/>
    <w:rsid w:val="686EA82A"/>
    <w:rsid w:val="688C543B"/>
    <w:rsid w:val="68A65171"/>
    <w:rsid w:val="68B3C858"/>
    <w:rsid w:val="68C40C9D"/>
    <w:rsid w:val="68C62F8A"/>
    <w:rsid w:val="68F1213E"/>
    <w:rsid w:val="68FFFFF6"/>
    <w:rsid w:val="69299086"/>
    <w:rsid w:val="692A87F5"/>
    <w:rsid w:val="69BEB0E8"/>
    <w:rsid w:val="6A05B555"/>
    <w:rsid w:val="6A107F50"/>
    <w:rsid w:val="6A4544D2"/>
    <w:rsid w:val="6A4D076D"/>
    <w:rsid w:val="6A67FF45"/>
    <w:rsid w:val="6A772A1A"/>
    <w:rsid w:val="6A7B363A"/>
    <w:rsid w:val="6A9169A5"/>
    <w:rsid w:val="6A9B963F"/>
    <w:rsid w:val="6ABB1184"/>
    <w:rsid w:val="6ABE9505"/>
    <w:rsid w:val="6AC52DF1"/>
    <w:rsid w:val="6ACAC2DE"/>
    <w:rsid w:val="6ADCC4AA"/>
    <w:rsid w:val="6AED1761"/>
    <w:rsid w:val="6AF570C0"/>
    <w:rsid w:val="6B23D95B"/>
    <w:rsid w:val="6B2B9532"/>
    <w:rsid w:val="6B41A539"/>
    <w:rsid w:val="6B4A0D0F"/>
    <w:rsid w:val="6B5A62A7"/>
    <w:rsid w:val="6B5AB4B9"/>
    <w:rsid w:val="6B6C1D2A"/>
    <w:rsid w:val="6B9B9CF2"/>
    <w:rsid w:val="6B9E6FFD"/>
    <w:rsid w:val="6BC70D49"/>
    <w:rsid w:val="6BDB698A"/>
    <w:rsid w:val="6BDE3B97"/>
    <w:rsid w:val="6BEF60D5"/>
    <w:rsid w:val="6C04C69A"/>
    <w:rsid w:val="6C0B6CA9"/>
    <w:rsid w:val="6C1A31AA"/>
    <w:rsid w:val="6C560CC4"/>
    <w:rsid w:val="6C8877AC"/>
    <w:rsid w:val="6C900F0E"/>
    <w:rsid w:val="6C9A9020"/>
    <w:rsid w:val="6CAD3DE4"/>
    <w:rsid w:val="6CB26494"/>
    <w:rsid w:val="6CB869D7"/>
    <w:rsid w:val="6D072C3A"/>
    <w:rsid w:val="6D2FADA5"/>
    <w:rsid w:val="6D3EDB9F"/>
    <w:rsid w:val="6D68B415"/>
    <w:rsid w:val="6D786FCC"/>
    <w:rsid w:val="6D839A3C"/>
    <w:rsid w:val="6D96C8F5"/>
    <w:rsid w:val="6DB0E8AC"/>
    <w:rsid w:val="6DC9EF45"/>
    <w:rsid w:val="6DDEED28"/>
    <w:rsid w:val="6DE22802"/>
    <w:rsid w:val="6E18282B"/>
    <w:rsid w:val="6E3CF5C2"/>
    <w:rsid w:val="6E654CA3"/>
    <w:rsid w:val="6E66903D"/>
    <w:rsid w:val="6E906A17"/>
    <w:rsid w:val="6EC34D7B"/>
    <w:rsid w:val="6EE5852F"/>
    <w:rsid w:val="6EECBCC5"/>
    <w:rsid w:val="6EFF6906"/>
    <w:rsid w:val="6F0F42D4"/>
    <w:rsid w:val="6F3D20FB"/>
    <w:rsid w:val="6F40D331"/>
    <w:rsid w:val="6F7B8FCA"/>
    <w:rsid w:val="6F9E14DF"/>
    <w:rsid w:val="6FA38941"/>
    <w:rsid w:val="6FB59B93"/>
    <w:rsid w:val="6FC0BAFC"/>
    <w:rsid w:val="6FC31774"/>
    <w:rsid w:val="6FCFDA13"/>
    <w:rsid w:val="6FF91768"/>
    <w:rsid w:val="7025F3F1"/>
    <w:rsid w:val="704C847C"/>
    <w:rsid w:val="7051DA58"/>
    <w:rsid w:val="70598BEE"/>
    <w:rsid w:val="706193E6"/>
    <w:rsid w:val="707F4EC7"/>
    <w:rsid w:val="709D5040"/>
    <w:rsid w:val="70A38D20"/>
    <w:rsid w:val="70C1163A"/>
    <w:rsid w:val="70C2913F"/>
    <w:rsid w:val="70E0F3D7"/>
    <w:rsid w:val="70F4EDB8"/>
    <w:rsid w:val="71405A43"/>
    <w:rsid w:val="7140D443"/>
    <w:rsid w:val="7141B9C5"/>
    <w:rsid w:val="71630646"/>
    <w:rsid w:val="71703392"/>
    <w:rsid w:val="71858EBF"/>
    <w:rsid w:val="718797B6"/>
    <w:rsid w:val="71B0C3DC"/>
    <w:rsid w:val="71BA29A9"/>
    <w:rsid w:val="71C660EC"/>
    <w:rsid w:val="71FCCA95"/>
    <w:rsid w:val="720F6519"/>
    <w:rsid w:val="72114AA0"/>
    <w:rsid w:val="72124DE7"/>
    <w:rsid w:val="7215A98C"/>
    <w:rsid w:val="7218B820"/>
    <w:rsid w:val="72198EA9"/>
    <w:rsid w:val="72340A7D"/>
    <w:rsid w:val="72580E4F"/>
    <w:rsid w:val="726CC30B"/>
    <w:rsid w:val="72773E9D"/>
    <w:rsid w:val="729BA608"/>
    <w:rsid w:val="72BF1EA5"/>
    <w:rsid w:val="72ECC576"/>
    <w:rsid w:val="72FD2ECC"/>
    <w:rsid w:val="7303BCF9"/>
    <w:rsid w:val="732F92C7"/>
    <w:rsid w:val="7335EF48"/>
    <w:rsid w:val="7345353D"/>
    <w:rsid w:val="7383D38E"/>
    <w:rsid w:val="73847A3F"/>
    <w:rsid w:val="73883405"/>
    <w:rsid w:val="73A3FB8A"/>
    <w:rsid w:val="73AD97D3"/>
    <w:rsid w:val="73BCADF3"/>
    <w:rsid w:val="73D0D974"/>
    <w:rsid w:val="73D1643F"/>
    <w:rsid w:val="73D6AB0A"/>
    <w:rsid w:val="73E46461"/>
    <w:rsid w:val="73EA7094"/>
    <w:rsid w:val="73F66190"/>
    <w:rsid w:val="74041D62"/>
    <w:rsid w:val="741E1623"/>
    <w:rsid w:val="7426D80D"/>
    <w:rsid w:val="744E7797"/>
    <w:rsid w:val="74937153"/>
    <w:rsid w:val="749C4CCC"/>
    <w:rsid w:val="74C84C8A"/>
    <w:rsid w:val="74F2FD5B"/>
    <w:rsid w:val="7505B47E"/>
    <w:rsid w:val="751481B7"/>
    <w:rsid w:val="7516016F"/>
    <w:rsid w:val="752221F0"/>
    <w:rsid w:val="7522E40C"/>
    <w:rsid w:val="75259E8C"/>
    <w:rsid w:val="752C3EE5"/>
    <w:rsid w:val="755E9FFB"/>
    <w:rsid w:val="756A7F86"/>
    <w:rsid w:val="756D0A2F"/>
    <w:rsid w:val="7570B78B"/>
    <w:rsid w:val="758911A6"/>
    <w:rsid w:val="75AC4D72"/>
    <w:rsid w:val="75C9317B"/>
    <w:rsid w:val="75D70D41"/>
    <w:rsid w:val="75DD7783"/>
    <w:rsid w:val="75DF0098"/>
    <w:rsid w:val="75F1DFF8"/>
    <w:rsid w:val="75F52458"/>
    <w:rsid w:val="75FE1C14"/>
    <w:rsid w:val="76134A14"/>
    <w:rsid w:val="765EA511"/>
    <w:rsid w:val="766BB439"/>
    <w:rsid w:val="766C30B9"/>
    <w:rsid w:val="767277D5"/>
    <w:rsid w:val="76904309"/>
    <w:rsid w:val="7698249E"/>
    <w:rsid w:val="76BA1AC7"/>
    <w:rsid w:val="76DCCCEE"/>
    <w:rsid w:val="76FF45BF"/>
    <w:rsid w:val="77046566"/>
    <w:rsid w:val="77090372"/>
    <w:rsid w:val="77121C33"/>
    <w:rsid w:val="771859A1"/>
    <w:rsid w:val="771F0B2B"/>
    <w:rsid w:val="77242ACC"/>
    <w:rsid w:val="7731CA6D"/>
    <w:rsid w:val="77363837"/>
    <w:rsid w:val="774566C3"/>
    <w:rsid w:val="774E8A54"/>
    <w:rsid w:val="776377D5"/>
    <w:rsid w:val="77788673"/>
    <w:rsid w:val="77914A1C"/>
    <w:rsid w:val="77A7D1C5"/>
    <w:rsid w:val="77ACB949"/>
    <w:rsid w:val="77AF51FF"/>
    <w:rsid w:val="77EBAAA1"/>
    <w:rsid w:val="78037358"/>
    <w:rsid w:val="7838CFEE"/>
    <w:rsid w:val="783DF2D3"/>
    <w:rsid w:val="7856D1B7"/>
    <w:rsid w:val="78665A31"/>
    <w:rsid w:val="789309EA"/>
    <w:rsid w:val="78C66FD0"/>
    <w:rsid w:val="7931E39B"/>
    <w:rsid w:val="79437415"/>
    <w:rsid w:val="794CB94D"/>
    <w:rsid w:val="7952BEB4"/>
    <w:rsid w:val="7963F3D5"/>
    <w:rsid w:val="797142C7"/>
    <w:rsid w:val="798D34EF"/>
    <w:rsid w:val="7998AD0C"/>
    <w:rsid w:val="79998A67"/>
    <w:rsid w:val="799F9621"/>
    <w:rsid w:val="79D4F3A2"/>
    <w:rsid w:val="79D7A2F4"/>
    <w:rsid w:val="79F2688F"/>
    <w:rsid w:val="79F3FB1C"/>
    <w:rsid w:val="79FE9715"/>
    <w:rsid w:val="7A137AA3"/>
    <w:rsid w:val="7A20BA2C"/>
    <w:rsid w:val="7A71E04B"/>
    <w:rsid w:val="7A81059F"/>
    <w:rsid w:val="7A8AB814"/>
    <w:rsid w:val="7A9CA46E"/>
    <w:rsid w:val="7A9CFCC8"/>
    <w:rsid w:val="7AD64D83"/>
    <w:rsid w:val="7B003BDE"/>
    <w:rsid w:val="7B0EFCCC"/>
    <w:rsid w:val="7B1E468E"/>
    <w:rsid w:val="7B34C3CC"/>
    <w:rsid w:val="7B601966"/>
    <w:rsid w:val="7B80D636"/>
    <w:rsid w:val="7B9345C8"/>
    <w:rsid w:val="7B97CB5C"/>
    <w:rsid w:val="7BB56773"/>
    <w:rsid w:val="7BC093E8"/>
    <w:rsid w:val="7BC43E93"/>
    <w:rsid w:val="7BE54EC4"/>
    <w:rsid w:val="7BEBB79E"/>
    <w:rsid w:val="7C003C1A"/>
    <w:rsid w:val="7C0F85E2"/>
    <w:rsid w:val="7C5780AC"/>
    <w:rsid w:val="7C6FC4FC"/>
    <w:rsid w:val="7C7F2EE2"/>
    <w:rsid w:val="7C8CC96F"/>
    <w:rsid w:val="7CFBB412"/>
    <w:rsid w:val="7D0A9593"/>
    <w:rsid w:val="7D3891E5"/>
    <w:rsid w:val="7D428A3B"/>
    <w:rsid w:val="7D4ED763"/>
    <w:rsid w:val="7D851619"/>
    <w:rsid w:val="7D8E35F3"/>
    <w:rsid w:val="7D992673"/>
    <w:rsid w:val="7D9A0F04"/>
    <w:rsid w:val="7DAADDCA"/>
    <w:rsid w:val="7DBA7076"/>
    <w:rsid w:val="7DBCA031"/>
    <w:rsid w:val="7DD0C615"/>
    <w:rsid w:val="7DF1FFA2"/>
    <w:rsid w:val="7E1458EF"/>
    <w:rsid w:val="7E2E9C3F"/>
    <w:rsid w:val="7E462603"/>
    <w:rsid w:val="7E583EAF"/>
    <w:rsid w:val="7E5C14FF"/>
    <w:rsid w:val="7E664BB5"/>
    <w:rsid w:val="7E7E5A6B"/>
    <w:rsid w:val="7E807214"/>
    <w:rsid w:val="7E9D58FB"/>
    <w:rsid w:val="7EAA058A"/>
    <w:rsid w:val="7EAE3DA3"/>
    <w:rsid w:val="7ED97C90"/>
    <w:rsid w:val="7EE3CD78"/>
    <w:rsid w:val="7EF00713"/>
    <w:rsid w:val="7F1AA19A"/>
    <w:rsid w:val="7F41B181"/>
    <w:rsid w:val="7F4DC02E"/>
    <w:rsid w:val="7F67643F"/>
    <w:rsid w:val="7F6BD964"/>
    <w:rsid w:val="7F9288BD"/>
    <w:rsid w:val="7F9E1C05"/>
    <w:rsid w:val="7FCC71FC"/>
    <w:rsid w:val="7FD73A9E"/>
    <w:rsid w:val="7FE6F28A"/>
    <w:rsid w:val="7FF15C75"/>
    <w:rsid w:val="7FF83BD5"/>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CA0C"/>
  <w15:chartTrackingRefBased/>
  <w15:docId w15:val="{EED21B4C-7C1C-41E6-B82E-0F2FBFD7EF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prastasis" w:default="1">
    <w:name w:val="Normal"/>
    <w:qFormat/>
    <w:rsid w:val="2E260C7A"/>
    <w:rPr>
      <w:lang w:val="lt-LT"/>
    </w:rPr>
  </w:style>
  <w:style w:type="paragraph" w:styleId="Antrat1">
    <w:name w:val="heading 1"/>
    <w:basedOn w:val="prastasis"/>
    <w:next w:val="prastasis"/>
    <w:link w:val="Antrat1Diagrama"/>
    <w:uiPriority w:val="9"/>
    <w:qFormat/>
    <w:rsid w:val="2E260C7A"/>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Antrat2">
    <w:name w:val="heading 2"/>
    <w:basedOn w:val="prastasis"/>
    <w:next w:val="prastasis"/>
    <w:link w:val="Antrat2Diagrama"/>
    <w:uiPriority w:val="9"/>
    <w:unhideWhenUsed/>
    <w:qFormat/>
    <w:rsid w:val="2E260C7A"/>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Antrat3">
    <w:name w:val="heading 3"/>
    <w:basedOn w:val="prastasis"/>
    <w:next w:val="prastasis"/>
    <w:link w:val="Antrat3Diagrama"/>
    <w:uiPriority w:val="9"/>
    <w:unhideWhenUsed/>
    <w:qFormat/>
    <w:rsid w:val="2E260C7A"/>
    <w:pPr>
      <w:keepNext/>
      <w:keepLines/>
      <w:spacing w:before="120" w:after="120"/>
      <w:outlineLvl w:val="2"/>
    </w:pPr>
    <w:rPr>
      <w:rFonts w:ascii="Cambria" w:hAnsi="Cambria" w:cs="Mangal" w:eastAsiaTheme="majorEastAsia"/>
      <w:b/>
      <w:bCs/>
      <w:lang w:eastAsia="ja-JP" w:bidi="hi-IN"/>
    </w:rPr>
  </w:style>
  <w:style w:type="paragraph" w:styleId="Antrat4">
    <w:name w:val="heading 4"/>
    <w:basedOn w:val="prastasis"/>
    <w:next w:val="prastasis"/>
    <w:link w:val="Antrat4Diagrama"/>
    <w:uiPriority w:val="9"/>
    <w:unhideWhenUsed/>
    <w:qFormat/>
    <w:rsid w:val="2E260C7A"/>
    <w:pPr>
      <w:keepNext/>
      <w:keepLines/>
      <w:spacing w:before="40"/>
      <w:outlineLvl w:val="3"/>
    </w:pPr>
    <w:rPr>
      <w:rFonts w:asciiTheme="majorHAnsi" w:hAnsiTheme="majorHAnsi" w:eastAsiaTheme="majorEastAsia" w:cstheme="majorBidi"/>
      <w:i/>
      <w:iCs/>
      <w:color w:val="2F5496" w:themeColor="accent1" w:themeShade="BF"/>
    </w:rPr>
  </w:style>
  <w:style w:type="paragraph" w:styleId="Antrat5">
    <w:name w:val="heading 5"/>
    <w:basedOn w:val="prastasis"/>
    <w:next w:val="prastasis"/>
    <w:link w:val="Antrat5Diagrama"/>
    <w:uiPriority w:val="9"/>
    <w:semiHidden/>
    <w:unhideWhenUsed/>
    <w:qFormat/>
    <w:rsid w:val="2E260C7A"/>
    <w:pPr>
      <w:keepNext/>
      <w:keepLines/>
      <w:spacing w:before="40"/>
      <w:outlineLvl w:val="4"/>
    </w:pPr>
    <w:rPr>
      <w:rFonts w:asciiTheme="majorHAnsi" w:hAnsiTheme="majorHAnsi" w:eastAsiaTheme="majorEastAsia" w:cstheme="majorBidi"/>
      <w:color w:val="2F5496" w:themeColor="accent1" w:themeShade="BF"/>
    </w:rPr>
  </w:style>
  <w:style w:type="paragraph" w:styleId="Antrat6">
    <w:name w:val="heading 6"/>
    <w:link w:val="Antrat6Diagrama"/>
    <w:uiPriority w:val="9"/>
    <w:semiHidden/>
    <w:unhideWhenUsed/>
    <w:qFormat/>
    <w:rsid w:val="000E2A0D"/>
    <w:pPr>
      <w:keepNext/>
      <w:keepLines/>
      <w:spacing w:before="40" w:line="278" w:lineRule="auto"/>
      <w:outlineLvl w:val="5"/>
    </w:pPr>
    <w:rPr>
      <w:rFonts w:eastAsiaTheme="majorEastAsia" w:cstheme="majorBidi"/>
      <w:i/>
      <w:iCs/>
      <w:color w:val="595959" w:themeColor="text1" w:themeTint="A6"/>
      <w:lang w:val="lt-LT"/>
    </w:rPr>
  </w:style>
  <w:style w:type="paragraph" w:styleId="Antrat7">
    <w:name w:val="heading 7"/>
    <w:link w:val="Antrat7Diagrama"/>
    <w:uiPriority w:val="9"/>
    <w:semiHidden/>
    <w:unhideWhenUsed/>
    <w:qFormat/>
    <w:rsid w:val="000E2A0D"/>
    <w:pPr>
      <w:keepNext/>
      <w:keepLines/>
      <w:spacing w:before="40" w:line="278" w:lineRule="auto"/>
      <w:outlineLvl w:val="6"/>
    </w:pPr>
    <w:rPr>
      <w:rFonts w:eastAsiaTheme="majorEastAsia" w:cstheme="majorBidi"/>
      <w:color w:val="595959" w:themeColor="text1" w:themeTint="A6"/>
      <w:lang w:val="lt-LT"/>
    </w:rPr>
  </w:style>
  <w:style w:type="paragraph" w:styleId="Antrat8">
    <w:name w:val="heading 8"/>
    <w:link w:val="Antrat8Diagrama"/>
    <w:uiPriority w:val="9"/>
    <w:semiHidden/>
    <w:unhideWhenUsed/>
    <w:qFormat/>
    <w:rsid w:val="000E2A0D"/>
    <w:pPr>
      <w:keepNext/>
      <w:keepLines/>
      <w:spacing w:line="278" w:lineRule="auto"/>
      <w:outlineLvl w:val="7"/>
    </w:pPr>
    <w:rPr>
      <w:rFonts w:eastAsiaTheme="majorEastAsia" w:cstheme="majorBidi"/>
      <w:i/>
      <w:iCs/>
      <w:color w:val="272727"/>
      <w:lang w:val="lt-LT"/>
    </w:rPr>
  </w:style>
  <w:style w:type="paragraph" w:styleId="Antrat9">
    <w:name w:val="heading 9"/>
    <w:link w:val="Antrat9Diagrama"/>
    <w:uiPriority w:val="9"/>
    <w:semiHidden/>
    <w:unhideWhenUsed/>
    <w:qFormat/>
    <w:rsid w:val="000E2A0D"/>
    <w:pPr>
      <w:keepNext/>
      <w:keepLines/>
      <w:spacing w:line="278" w:lineRule="auto"/>
      <w:outlineLvl w:val="8"/>
    </w:pPr>
    <w:rPr>
      <w:rFonts w:eastAsiaTheme="majorEastAsia" w:cstheme="majorBidi"/>
      <w:color w:val="272727"/>
      <w:lang w:val="lt-LT"/>
    </w:rPr>
  </w:style>
  <w:style w:type="character" w:styleId="Numatytasispastraiposriftas" w:default="1">
    <w:name w:val="Default Paragraph Font"/>
    <w:uiPriority w:val="1"/>
    <w:semiHidden/>
    <w:unhideWhenUsed/>
  </w:style>
  <w:style w:type="table" w:styleId="prastojilentel" w:default="1">
    <w:name w:val="Normal Table"/>
    <w:uiPriority w:val="99"/>
    <w:semiHidden/>
    <w:unhideWhenUsed/>
    <w:tblPr>
      <w:tblInd w:w="0" w:type="dxa"/>
      <w:tblCellMar>
        <w:top w:w="0" w:type="dxa"/>
        <w:left w:w="108" w:type="dxa"/>
        <w:bottom w:w="0" w:type="dxa"/>
        <w:right w:w="108" w:type="dxa"/>
      </w:tblCellMar>
    </w:tblPr>
  </w:style>
  <w:style w:type="numbering" w:styleId="Sraonra" w:default="1">
    <w:name w:val="No List"/>
    <w:uiPriority w:val="99"/>
    <w:semiHidden/>
    <w:unhideWhenUsed/>
  </w:style>
  <w:style w:type="character" w:styleId="Emfaz">
    <w:name w:val="Emphasis"/>
    <w:basedOn w:val="Numatytasispastraiposriftas"/>
    <w:uiPriority w:val="20"/>
    <w:qFormat/>
    <w:rsid w:val="00433E84"/>
    <w:rPr>
      <w:i/>
      <w:iCs/>
    </w:rPr>
  </w:style>
  <w:style w:type="paragraph" w:styleId="Sraopastraipa">
    <w:name w:val="List Paragraph"/>
    <w:basedOn w:val="prastasis"/>
    <w:uiPriority w:val="34"/>
    <w:qFormat/>
    <w:rsid w:val="2E260C7A"/>
    <w:pPr>
      <w:ind w:left="720"/>
      <w:contextualSpacing/>
    </w:pPr>
  </w:style>
  <w:style w:type="character" w:styleId="Hipersaitas">
    <w:name w:val="Hyperlink"/>
    <w:basedOn w:val="Numatytasispastraiposriftas"/>
    <w:uiPriority w:val="99"/>
    <w:unhideWhenUsed/>
    <w:rsid w:val="003B5B5E"/>
    <w:rPr>
      <w:color w:val="0000FF"/>
      <w:u w:val="single"/>
    </w:rPr>
  </w:style>
  <w:style w:type="character" w:styleId="apple-converted-space" w:customStyle="1">
    <w:name w:val="apple-converted-space"/>
    <w:basedOn w:val="Numatytasispastraiposriftas"/>
    <w:rsid w:val="00C927DF"/>
  </w:style>
  <w:style w:type="character" w:styleId="Antrat3Diagrama" w:customStyle="1">
    <w:name w:val="Antraštė 3 Diagrama"/>
    <w:basedOn w:val="Numatytasispastraiposriftas"/>
    <w:link w:val="Antrat3"/>
    <w:uiPriority w:val="9"/>
    <w:rsid w:val="00D16A8C"/>
    <w:rPr>
      <w:rFonts w:ascii="Cambria" w:hAnsi="Cambria" w:cs="Mangal" w:eastAsiaTheme="majorEastAsia"/>
      <w:b/>
      <w:szCs w:val="21"/>
      <w:lang w:val="lt-LT" w:eastAsia="ja-JP" w:bidi="hi-IN"/>
      <w14:ligatures w14:val="none"/>
    </w:rPr>
  </w:style>
  <w:style w:type="paragraph" w:styleId="Pagrindinistekstas">
    <w:name w:val="Body Text"/>
    <w:basedOn w:val="prastasis"/>
    <w:link w:val="PagrindinistekstasDiagrama"/>
    <w:uiPriority w:val="1"/>
    <w:rsid w:val="2E260C7A"/>
    <w:pPr>
      <w:spacing w:after="140" w:line="276" w:lineRule="auto"/>
    </w:pPr>
    <w:rPr>
      <w:rFonts w:ascii="Liberation Serif" w:hAnsi="Liberation Serif" w:eastAsia="Noto Serif CJK JP" w:cs="Lohit Devanagari"/>
      <w:lang w:eastAsia="ja-JP" w:bidi="hi-IN"/>
    </w:rPr>
  </w:style>
  <w:style w:type="character" w:styleId="PagrindinistekstasDiagrama" w:customStyle="1">
    <w:name w:val="Pagrindinis tekstas Diagrama"/>
    <w:basedOn w:val="Numatytasispastraiposriftas"/>
    <w:link w:val="Pagrindinistekstas"/>
    <w:rsid w:val="00D16A8C"/>
    <w:rPr>
      <w:rFonts w:ascii="Liberation Serif" w:hAnsi="Liberation Serif" w:eastAsia="Noto Serif CJK JP" w:cs="Lohit Devanagari"/>
      <w:lang w:val="lt-LT" w:eastAsia="ja-JP" w:bidi="hi-IN"/>
      <w14:ligatures w14:val="none"/>
    </w:rPr>
  </w:style>
  <w:style w:type="character" w:styleId="CommentReference1" w:customStyle="1">
    <w:name w:val="Comment Reference1"/>
    <w:basedOn w:val="Numatytasispastraiposriftas"/>
    <w:uiPriority w:val="99"/>
    <w:semiHidden/>
    <w:unhideWhenUsed/>
    <w:rsid w:val="00E33476"/>
    <w:rPr>
      <w:sz w:val="16"/>
      <w:szCs w:val="16"/>
    </w:rPr>
  </w:style>
  <w:style w:type="paragraph" w:styleId="CommentText1" w:customStyle="1">
    <w:name w:val="Comment Text1"/>
    <w:basedOn w:val="prastasis"/>
    <w:link w:val="CommentTextChar"/>
    <w:uiPriority w:val="99"/>
    <w:unhideWhenUsed/>
    <w:rsid w:val="2E260C7A"/>
    <w:rPr>
      <w:sz w:val="20"/>
      <w:szCs w:val="20"/>
    </w:rPr>
  </w:style>
  <w:style w:type="character" w:styleId="CommentTextChar" w:customStyle="1">
    <w:name w:val="Comment Text Char"/>
    <w:basedOn w:val="Numatytasispastraiposriftas"/>
    <w:link w:val="CommentText1"/>
    <w:uiPriority w:val="99"/>
    <w:rsid w:val="00E33476"/>
    <w:rPr>
      <w:sz w:val="20"/>
      <w:szCs w:val="20"/>
      <w:lang w:val="en-GB"/>
    </w:rPr>
  </w:style>
  <w:style w:type="paragraph" w:styleId="CommentSubject1" w:customStyle="1">
    <w:name w:val="Comment Subject1"/>
    <w:basedOn w:val="CommentText1"/>
    <w:next w:val="CommentText1"/>
    <w:link w:val="CommentSubjectChar"/>
    <w:uiPriority w:val="99"/>
    <w:semiHidden/>
    <w:unhideWhenUsed/>
    <w:rsid w:val="00E33476"/>
    <w:rPr>
      <w:b/>
      <w:bCs/>
    </w:rPr>
  </w:style>
  <w:style w:type="character" w:styleId="CommentSubjectChar" w:customStyle="1">
    <w:name w:val="Comment Subject Char"/>
    <w:basedOn w:val="CommentTextChar"/>
    <w:link w:val="CommentSubject1"/>
    <w:uiPriority w:val="99"/>
    <w:semiHidden/>
    <w:rsid w:val="00E33476"/>
    <w:rPr>
      <w:b/>
      <w:bCs/>
      <w:sz w:val="20"/>
      <w:szCs w:val="20"/>
      <w:lang w:val="en-GB"/>
    </w:rPr>
  </w:style>
  <w:style w:type="table" w:styleId="Lentelstinklelis">
    <w:name w:val="Table Grid"/>
    <w:basedOn w:val="prastojilentel"/>
    <w:uiPriority w:val="39"/>
    <w:rsid w:val="00466507"/>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ntrat2Diagrama" w:customStyle="1">
    <w:name w:val="Antraštė 2 Diagrama"/>
    <w:basedOn w:val="Numatytasispastraiposriftas"/>
    <w:link w:val="Antrat2"/>
    <w:uiPriority w:val="9"/>
    <w:rsid w:val="00F114D6"/>
    <w:rPr>
      <w:rFonts w:asciiTheme="majorHAnsi" w:hAnsiTheme="majorHAnsi" w:eastAsiaTheme="majorEastAsia" w:cstheme="majorBidi"/>
      <w:color w:val="2F5496" w:themeColor="accent1" w:themeShade="BF"/>
      <w:sz w:val="26"/>
      <w:szCs w:val="26"/>
      <w:lang w:val="en-GB"/>
    </w:rPr>
  </w:style>
  <w:style w:type="paragraph" w:styleId="oj-doc-ti" w:customStyle="1">
    <w:name w:val="oj-doc-ti"/>
    <w:basedOn w:val="prastasis"/>
    <w:uiPriority w:val="1"/>
    <w:rsid w:val="2E260C7A"/>
    <w:pPr>
      <w:spacing w:beforeAutospacing="1" w:afterAutospacing="1"/>
    </w:pPr>
    <w:rPr>
      <w:rFonts w:ascii="Times New Roman" w:hAnsi="Times New Roman" w:eastAsia="Times New Roman" w:cs="Times New Roman"/>
      <w:lang w:eastAsia="lt-LT"/>
    </w:rPr>
  </w:style>
  <w:style w:type="paragraph" w:styleId="paragraph" w:customStyle="1">
    <w:name w:val="paragraph"/>
    <w:basedOn w:val="prastasis"/>
    <w:uiPriority w:val="1"/>
    <w:rsid w:val="2E260C7A"/>
    <w:pPr>
      <w:spacing w:beforeAutospacing="1" w:afterAutospacing="1"/>
    </w:pPr>
    <w:rPr>
      <w:rFonts w:ascii="Calibri" w:hAnsi="Calibri" w:cs="Calibri"/>
      <w:sz w:val="22"/>
      <w:szCs w:val="22"/>
      <w:lang w:eastAsia="lt-LT"/>
    </w:rPr>
  </w:style>
  <w:style w:type="character" w:styleId="normaltextrun" w:customStyle="1">
    <w:name w:val="normaltextrun"/>
    <w:basedOn w:val="Numatytasispastraiposriftas"/>
    <w:rsid w:val="00F114D6"/>
  </w:style>
  <w:style w:type="character" w:styleId="eop" w:customStyle="1">
    <w:name w:val="eop"/>
    <w:basedOn w:val="Numatytasispastraiposriftas"/>
    <w:rsid w:val="00F114D6"/>
  </w:style>
  <w:style w:type="paragraph" w:styleId="prastasiniatinklio">
    <w:name w:val="Normal (Web)"/>
    <w:basedOn w:val="prastasis"/>
    <w:uiPriority w:val="99"/>
    <w:unhideWhenUsed/>
    <w:qFormat/>
    <w:rsid w:val="2E260C7A"/>
    <w:pPr>
      <w:spacing w:beforeAutospacing="1" w:afterAutospacing="1"/>
    </w:pPr>
    <w:rPr>
      <w:rFonts w:ascii="Times New Roman" w:hAnsi="Times New Roman" w:eastAsia="Times New Roman" w:cs="Times New Roman"/>
      <w:lang w:eastAsia="lt-LT"/>
    </w:rPr>
  </w:style>
  <w:style w:type="character" w:styleId="Grietas">
    <w:name w:val="Strong"/>
    <w:basedOn w:val="Numatytasispastraiposriftas"/>
    <w:uiPriority w:val="22"/>
    <w:qFormat/>
    <w:rsid w:val="00F114D6"/>
    <w:rPr>
      <w:b/>
      <w:bCs/>
    </w:rPr>
  </w:style>
  <w:style w:type="paragraph" w:styleId="Puslapioinaostekstas">
    <w:name w:val="footnote text"/>
    <w:basedOn w:val="prastasis"/>
    <w:link w:val="PuslapioinaostekstasDiagrama"/>
    <w:uiPriority w:val="99"/>
    <w:unhideWhenUsed/>
    <w:rsid w:val="2E260C7A"/>
    <w:rPr>
      <w:sz w:val="20"/>
      <w:szCs w:val="20"/>
    </w:rPr>
  </w:style>
  <w:style w:type="character" w:styleId="PuslapioinaostekstasDiagrama" w:customStyle="1">
    <w:name w:val="Puslapio išnašos tekstas Diagrama"/>
    <w:basedOn w:val="Numatytasispastraiposriftas"/>
    <w:link w:val="Puslapioinaostekstas"/>
    <w:uiPriority w:val="99"/>
    <w:rsid w:val="00F114D6"/>
    <w:rPr>
      <w:sz w:val="20"/>
      <w:szCs w:val="20"/>
      <w:lang w:val="lt-LT"/>
    </w:rPr>
  </w:style>
  <w:style w:type="character" w:styleId="Puslapioinaosnuoroda">
    <w:name w:val="footnote reference"/>
    <w:basedOn w:val="Numatytasispastraiposriftas"/>
    <w:uiPriority w:val="99"/>
    <w:semiHidden/>
    <w:unhideWhenUsed/>
    <w:rsid w:val="00F114D6"/>
    <w:rPr>
      <w:vertAlign w:val="superscript"/>
    </w:rPr>
  </w:style>
  <w:style w:type="character" w:styleId="Antrat1Diagrama" w:customStyle="1">
    <w:name w:val="Antraštė 1 Diagrama"/>
    <w:basedOn w:val="Numatytasispastraiposriftas"/>
    <w:link w:val="Antrat1"/>
    <w:uiPriority w:val="9"/>
    <w:rsid w:val="00BD026C"/>
    <w:rPr>
      <w:rFonts w:asciiTheme="majorHAnsi" w:hAnsiTheme="majorHAnsi" w:eastAsiaTheme="majorEastAsia" w:cstheme="majorBidi"/>
      <w:color w:val="2F5496" w:themeColor="accent1" w:themeShade="BF"/>
      <w:sz w:val="32"/>
      <w:szCs w:val="32"/>
      <w:lang w:val="en-GB"/>
    </w:rPr>
  </w:style>
  <w:style w:type="character" w:styleId="Antrat4Diagrama" w:customStyle="1">
    <w:name w:val="Antraštė 4 Diagrama"/>
    <w:basedOn w:val="Numatytasispastraiposriftas"/>
    <w:link w:val="Antrat4"/>
    <w:uiPriority w:val="9"/>
    <w:rsid w:val="00BD026C"/>
    <w:rPr>
      <w:rFonts w:asciiTheme="majorHAnsi" w:hAnsiTheme="majorHAnsi" w:eastAsiaTheme="majorEastAsia" w:cstheme="majorBidi"/>
      <w:i/>
      <w:iCs/>
      <w:color w:val="2F5496" w:themeColor="accent1" w:themeShade="BF"/>
      <w:lang w:val="en-GB"/>
    </w:rPr>
  </w:style>
  <w:style w:type="character" w:styleId="Antrat5Diagrama" w:customStyle="1">
    <w:name w:val="Antraštė 5 Diagrama"/>
    <w:basedOn w:val="Numatytasispastraiposriftas"/>
    <w:link w:val="Antrat5"/>
    <w:uiPriority w:val="9"/>
    <w:semiHidden/>
    <w:rsid w:val="00BD026C"/>
    <w:rPr>
      <w:rFonts w:asciiTheme="majorHAnsi" w:hAnsiTheme="majorHAnsi" w:eastAsiaTheme="majorEastAsia" w:cstheme="majorBidi"/>
      <w:color w:val="2F5496" w:themeColor="accent1" w:themeShade="BF"/>
      <w:lang w:val="en-GB"/>
    </w:rPr>
  </w:style>
  <w:style w:type="paragraph" w:styleId="Bibliografija">
    <w:name w:val="Bibliography"/>
    <w:basedOn w:val="prastasis"/>
    <w:next w:val="prastasis"/>
    <w:uiPriority w:val="37"/>
    <w:unhideWhenUsed/>
    <w:rsid w:val="2E260C7A"/>
    <w:pPr>
      <w:spacing w:after="160" w:line="259" w:lineRule="auto"/>
    </w:pPr>
    <w:rPr>
      <w:sz w:val="22"/>
      <w:szCs w:val="22"/>
    </w:rPr>
  </w:style>
  <w:style w:type="paragraph" w:styleId="Sraassuenkleliais">
    <w:name w:val="List Bullet"/>
    <w:basedOn w:val="prastasis"/>
    <w:uiPriority w:val="99"/>
    <w:unhideWhenUsed/>
    <w:rsid w:val="2E260C7A"/>
    <w:pPr>
      <w:numPr>
        <w:numId w:val="3"/>
      </w:numPr>
      <w:spacing w:after="200" w:line="276" w:lineRule="auto"/>
      <w:ind w:left="0" w:firstLine="0"/>
      <w:contextualSpacing/>
    </w:pPr>
    <w:rPr>
      <w:rFonts w:eastAsiaTheme="minorEastAsia"/>
      <w:sz w:val="22"/>
      <w:szCs w:val="22"/>
      <w:lang w:val="en-US"/>
    </w:rPr>
  </w:style>
  <w:style w:type="character" w:styleId="Antrat6Diagrama" w:customStyle="1">
    <w:name w:val="Antraštė 6 Diagrama"/>
    <w:basedOn w:val="Numatytasispastraiposriftas"/>
    <w:link w:val="Antrat6"/>
    <w:uiPriority w:val="9"/>
    <w:semiHidden/>
    <w:rsid w:val="000E2A0D"/>
    <w:rPr>
      <w:rFonts w:eastAsiaTheme="majorEastAsia" w:cstheme="majorBidi"/>
      <w:i/>
      <w:iCs/>
      <w:color w:val="595959" w:themeColor="text1" w:themeTint="A6"/>
      <w:lang w:val="lt-LT"/>
    </w:rPr>
  </w:style>
  <w:style w:type="character" w:styleId="Antrat7Diagrama" w:customStyle="1">
    <w:name w:val="Antraštė 7 Diagrama"/>
    <w:basedOn w:val="Numatytasispastraiposriftas"/>
    <w:link w:val="Antrat7"/>
    <w:uiPriority w:val="9"/>
    <w:semiHidden/>
    <w:rsid w:val="000E2A0D"/>
    <w:rPr>
      <w:rFonts w:eastAsiaTheme="majorEastAsia" w:cstheme="majorBidi"/>
      <w:color w:val="595959" w:themeColor="text1" w:themeTint="A6"/>
      <w:lang w:val="lt-LT"/>
    </w:rPr>
  </w:style>
  <w:style w:type="character" w:styleId="Antrat8Diagrama" w:customStyle="1">
    <w:name w:val="Antraštė 8 Diagrama"/>
    <w:basedOn w:val="Numatytasispastraiposriftas"/>
    <w:link w:val="Antrat8"/>
    <w:uiPriority w:val="9"/>
    <w:semiHidden/>
    <w:rsid w:val="000E2A0D"/>
    <w:rPr>
      <w:rFonts w:eastAsiaTheme="majorEastAsia" w:cstheme="majorBidi"/>
      <w:i/>
      <w:iCs/>
      <w:color w:val="272727"/>
      <w:lang w:val="lt-LT"/>
    </w:rPr>
  </w:style>
  <w:style w:type="character" w:styleId="Antrat9Diagrama" w:customStyle="1">
    <w:name w:val="Antraštė 9 Diagrama"/>
    <w:basedOn w:val="Numatytasispastraiposriftas"/>
    <w:link w:val="Antrat9"/>
    <w:uiPriority w:val="9"/>
    <w:semiHidden/>
    <w:rsid w:val="000E2A0D"/>
    <w:rPr>
      <w:rFonts w:eastAsiaTheme="majorEastAsia" w:cstheme="majorBidi"/>
      <w:color w:val="272727"/>
      <w:lang w:val="lt-LT"/>
    </w:rPr>
  </w:style>
  <w:style w:type="paragraph" w:styleId="Pavadinimas">
    <w:name w:val="Title"/>
    <w:link w:val="PavadinimasDiagrama"/>
    <w:uiPriority w:val="10"/>
    <w:qFormat/>
    <w:rsid w:val="000E2A0D"/>
    <w:pPr>
      <w:spacing w:after="80"/>
      <w:contextualSpacing/>
    </w:pPr>
    <w:rPr>
      <w:rFonts w:asciiTheme="majorHAnsi" w:hAnsiTheme="majorHAnsi" w:eastAsiaTheme="majorEastAsia" w:cstheme="majorBidi"/>
      <w:sz w:val="56"/>
      <w:szCs w:val="56"/>
      <w:lang w:val="lt-LT"/>
    </w:rPr>
  </w:style>
  <w:style w:type="character" w:styleId="PavadinimasDiagrama" w:customStyle="1">
    <w:name w:val="Pavadinimas Diagrama"/>
    <w:basedOn w:val="Numatytasispastraiposriftas"/>
    <w:link w:val="Pavadinimas"/>
    <w:uiPriority w:val="10"/>
    <w:rsid w:val="000E2A0D"/>
    <w:rPr>
      <w:rFonts w:asciiTheme="majorHAnsi" w:hAnsiTheme="majorHAnsi" w:eastAsiaTheme="majorEastAsia" w:cstheme="majorBidi"/>
      <w:sz w:val="56"/>
      <w:szCs w:val="56"/>
      <w:lang w:val="lt-LT"/>
    </w:rPr>
  </w:style>
  <w:style w:type="paragraph" w:styleId="Paantrat">
    <w:name w:val="Subtitle"/>
    <w:link w:val="PaantratDiagrama"/>
    <w:uiPriority w:val="11"/>
    <w:qFormat/>
    <w:rsid w:val="000E2A0D"/>
    <w:pPr>
      <w:spacing w:after="160" w:line="278" w:lineRule="auto"/>
      <w:ind w:firstLine="567"/>
    </w:pPr>
    <w:rPr>
      <w:rFonts w:eastAsiaTheme="majorEastAsia" w:cstheme="majorBidi"/>
      <w:color w:val="595959" w:themeColor="text1" w:themeTint="A6"/>
      <w:sz w:val="28"/>
      <w:szCs w:val="28"/>
      <w:lang w:val="lt-LT"/>
    </w:rPr>
  </w:style>
  <w:style w:type="character" w:styleId="PaantratDiagrama" w:customStyle="1">
    <w:name w:val="Paantraštė Diagrama"/>
    <w:basedOn w:val="Numatytasispastraiposriftas"/>
    <w:link w:val="Paantrat"/>
    <w:uiPriority w:val="11"/>
    <w:rsid w:val="000E2A0D"/>
    <w:rPr>
      <w:rFonts w:eastAsiaTheme="majorEastAsia" w:cstheme="majorBidi"/>
      <w:color w:val="595959" w:themeColor="text1" w:themeTint="A6"/>
      <w:sz w:val="28"/>
      <w:szCs w:val="28"/>
      <w:lang w:val="lt-LT"/>
    </w:rPr>
  </w:style>
  <w:style w:type="paragraph" w:styleId="Citata">
    <w:name w:val="Quote"/>
    <w:link w:val="CitataDiagrama"/>
    <w:uiPriority w:val="29"/>
    <w:qFormat/>
    <w:rsid w:val="000E2A0D"/>
    <w:pPr>
      <w:spacing w:before="160" w:after="160" w:line="278" w:lineRule="auto"/>
      <w:jc w:val="center"/>
    </w:pPr>
    <w:rPr>
      <w:i/>
      <w:iCs/>
      <w:color w:val="404040" w:themeColor="text1" w:themeTint="BF"/>
      <w:lang w:val="lt-LT"/>
    </w:rPr>
  </w:style>
  <w:style w:type="character" w:styleId="CitataDiagrama" w:customStyle="1">
    <w:name w:val="Citata Diagrama"/>
    <w:basedOn w:val="Numatytasispastraiposriftas"/>
    <w:link w:val="Citata"/>
    <w:uiPriority w:val="29"/>
    <w:rsid w:val="000E2A0D"/>
    <w:rPr>
      <w:i/>
      <w:iCs/>
      <w:color w:val="404040" w:themeColor="text1" w:themeTint="BF"/>
      <w:lang w:val="lt-LT"/>
    </w:rPr>
  </w:style>
  <w:style w:type="character" w:styleId="Rykuspabraukimas">
    <w:name w:val="Intense Emphasis"/>
    <w:uiPriority w:val="21"/>
    <w:qFormat/>
    <w:rsid w:val="000E2A0D"/>
    <w:rPr>
      <w:i/>
      <w:iCs/>
      <w:color w:val="2F5496" w:themeColor="accent1" w:themeShade="BF"/>
    </w:rPr>
  </w:style>
  <w:style w:type="paragraph" w:styleId="Iskirtacitata">
    <w:name w:val="Intense Quote"/>
    <w:link w:val="IskirtacitataDiagrama"/>
    <w:uiPriority w:val="30"/>
    <w:qFormat/>
    <w:rsid w:val="000E2A0D"/>
    <w:pPr>
      <w:pBdr>
        <w:top w:val="single" w:color="2F5496" w:themeColor="accent1" w:themeShade="BF" w:sz="4" w:space="10"/>
        <w:bottom w:val="single" w:color="2F5496" w:themeColor="accent1" w:themeShade="BF" w:sz="4" w:space="10"/>
      </w:pBdr>
      <w:spacing w:before="360" w:after="360" w:line="278" w:lineRule="auto"/>
      <w:ind w:left="864" w:right="864"/>
      <w:jc w:val="center"/>
    </w:pPr>
    <w:rPr>
      <w:i/>
      <w:iCs/>
      <w:color w:val="2F5496" w:themeColor="accent1" w:themeShade="BF"/>
      <w:lang w:val="lt-LT"/>
    </w:rPr>
  </w:style>
  <w:style w:type="character" w:styleId="IskirtacitataDiagrama" w:customStyle="1">
    <w:name w:val="Išskirta citata Diagrama"/>
    <w:basedOn w:val="Numatytasispastraiposriftas"/>
    <w:link w:val="Iskirtacitata"/>
    <w:uiPriority w:val="30"/>
    <w:rsid w:val="000E2A0D"/>
    <w:rPr>
      <w:i/>
      <w:iCs/>
      <w:color w:val="2F5496" w:themeColor="accent1" w:themeShade="BF"/>
      <w:lang w:val="lt-LT"/>
    </w:rPr>
  </w:style>
  <w:style w:type="character" w:styleId="Rykinuoroda">
    <w:name w:val="Intense Reference"/>
    <w:uiPriority w:val="32"/>
    <w:qFormat/>
    <w:rsid w:val="000E2A0D"/>
    <w:rPr>
      <w:b/>
      <w:bCs/>
      <w:smallCaps/>
      <w:color w:val="2F5496" w:themeColor="accent1" w:themeShade="BF"/>
    </w:rPr>
  </w:style>
  <w:style w:type="character" w:styleId="Neapdorotaspaminjimas">
    <w:name w:val="Unresolved Mention"/>
    <w:uiPriority w:val="99"/>
    <w:semiHidden/>
    <w:unhideWhenUsed/>
    <w:rsid w:val="000E2A0D"/>
    <w:rPr>
      <w:color w:val="605E5C"/>
    </w:rPr>
  </w:style>
  <w:style w:type="character" w:styleId="Perirtashipersaitas">
    <w:name w:val="FollowedHyperlink"/>
    <w:uiPriority w:val="99"/>
    <w:semiHidden/>
    <w:unhideWhenUsed/>
    <w:rsid w:val="000E2A0D"/>
    <w:rPr>
      <w:color w:val="96607D"/>
      <w:u w:val="single"/>
    </w:rPr>
  </w:style>
  <w:style w:type="paragraph" w:styleId="Normal-biblio" w:customStyle="1">
    <w:name w:val="Normal-biblio"/>
    <w:link w:val="Normal-biblioChar"/>
    <w:uiPriority w:val="1"/>
    <w:qFormat/>
    <w:rsid w:val="000E2A0D"/>
    <w:pPr>
      <w:spacing w:after="160"/>
      <w:ind w:left="720" w:hanging="720"/>
    </w:pPr>
    <w:rPr>
      <w:rFonts w:ascii="Times New Roman" w:hAnsi="Times New Roman" w:eastAsiaTheme="minorEastAsia"/>
      <w:lang w:val="lt"/>
    </w:rPr>
  </w:style>
  <w:style w:type="character" w:styleId="Normal-biblioChar" w:customStyle="1">
    <w:name w:val="Normal-biblio Char"/>
    <w:link w:val="Normal-biblio"/>
    <w:uiPriority w:val="1"/>
    <w:rsid w:val="000E2A0D"/>
    <w:rPr>
      <w:rFonts w:ascii="Times New Roman" w:hAnsi="Times New Roman" w:eastAsiaTheme="minorEastAsia"/>
      <w:lang w:val="lt"/>
    </w:rPr>
  </w:style>
  <w:style w:type="character" w:styleId="vkekvd" w:customStyle="1">
    <w:name w:val="vkekvd"/>
    <w:basedOn w:val="Numatytasispastraiposriftas"/>
    <w:rsid w:val="00A54E64"/>
  </w:style>
  <w:style w:type="character" w:styleId="ifmvxd" w:customStyle="1">
    <w:name w:val="ifmvxd"/>
    <w:basedOn w:val="Numatytasispastraiposriftas"/>
    <w:rsid w:val="00A54E64"/>
  </w:style>
  <w:style w:type="character" w:styleId="ijm6od" w:customStyle="1">
    <w:name w:val="ijm6od"/>
    <w:basedOn w:val="Numatytasispastraiposriftas"/>
    <w:rsid w:val="00A54E64"/>
  </w:style>
  <w:style w:type="paragraph" w:styleId="df3vjf" w:customStyle="1">
    <w:name w:val="df3vjf"/>
    <w:basedOn w:val="prastasis"/>
    <w:uiPriority w:val="1"/>
    <w:rsid w:val="2E260C7A"/>
    <w:pPr>
      <w:spacing w:beforeAutospacing="1" w:afterAutospacing="1"/>
    </w:pPr>
    <w:rPr>
      <w:rFonts w:ascii="Times New Roman" w:hAnsi="Times New Roman" w:eastAsia="Times New Roman" w:cs="Times New Roman"/>
      <w:lang w:eastAsia="en-GB"/>
    </w:rPr>
  </w:style>
  <w:style w:type="character" w:styleId="t286pc" w:customStyle="1">
    <w:name w:val="t286pc"/>
    <w:basedOn w:val="Numatytasispastraiposriftas"/>
    <w:rsid w:val="00A54E64"/>
  </w:style>
  <w:style w:type="paragraph" w:styleId="Porat">
    <w:name w:val="footer"/>
    <w:basedOn w:val="prastasis"/>
    <w:link w:val="PoratDiagrama"/>
    <w:uiPriority w:val="99"/>
    <w:unhideWhenUsed/>
    <w:rsid w:val="2E260C7A"/>
    <w:pPr>
      <w:tabs>
        <w:tab w:val="center" w:pos="4513"/>
        <w:tab w:val="right" w:pos="9026"/>
      </w:tabs>
    </w:pPr>
  </w:style>
  <w:style w:type="character" w:styleId="PoratDiagrama" w:customStyle="1">
    <w:name w:val="Poraštė Diagrama"/>
    <w:basedOn w:val="Numatytasispastraiposriftas"/>
    <w:link w:val="Porat"/>
    <w:uiPriority w:val="99"/>
    <w:rsid w:val="007A6193"/>
    <w:rPr>
      <w:lang w:val="en-GB"/>
    </w:rPr>
  </w:style>
  <w:style w:type="character" w:styleId="Puslapionumeris">
    <w:name w:val="page number"/>
    <w:basedOn w:val="Numatytasispastraiposriftas"/>
    <w:uiPriority w:val="99"/>
    <w:semiHidden/>
    <w:unhideWhenUsed/>
    <w:rsid w:val="007A6193"/>
  </w:style>
  <w:style w:type="paragraph" w:styleId="Turinioantrat">
    <w:name w:val="TOC Heading"/>
    <w:basedOn w:val="Antrat1"/>
    <w:next w:val="prastasis"/>
    <w:uiPriority w:val="39"/>
    <w:unhideWhenUsed/>
    <w:qFormat/>
    <w:rsid w:val="007A6193"/>
    <w:pPr>
      <w:spacing w:before="480" w:line="276" w:lineRule="auto"/>
      <w:outlineLvl w:val="9"/>
    </w:pPr>
    <w:rPr>
      <w:b/>
      <w:bCs/>
      <w:kern w:val="0"/>
      <w:sz w:val="28"/>
      <w:szCs w:val="28"/>
      <w:lang w:val="en-US"/>
      <w14:ligatures w14:val="none"/>
    </w:rPr>
  </w:style>
  <w:style w:type="paragraph" w:styleId="Turinys1">
    <w:name w:val="toc 1"/>
    <w:basedOn w:val="prastasis"/>
    <w:next w:val="prastasis"/>
    <w:uiPriority w:val="39"/>
    <w:unhideWhenUsed/>
    <w:rsid w:val="2E260C7A"/>
    <w:pPr>
      <w:spacing w:before="120"/>
    </w:pPr>
    <w:rPr>
      <w:b/>
      <w:bCs/>
      <w:i/>
      <w:iCs/>
    </w:rPr>
  </w:style>
  <w:style w:type="paragraph" w:styleId="Turinys2">
    <w:name w:val="toc 2"/>
    <w:basedOn w:val="prastasis"/>
    <w:next w:val="prastasis"/>
    <w:uiPriority w:val="39"/>
    <w:unhideWhenUsed/>
    <w:rsid w:val="2E260C7A"/>
    <w:pPr>
      <w:spacing w:before="120"/>
      <w:ind w:left="240"/>
    </w:pPr>
    <w:rPr>
      <w:b/>
      <w:bCs/>
      <w:sz w:val="22"/>
      <w:szCs w:val="22"/>
    </w:rPr>
  </w:style>
  <w:style w:type="paragraph" w:styleId="Turinys3">
    <w:name w:val="toc 3"/>
    <w:basedOn w:val="prastasis"/>
    <w:next w:val="prastasis"/>
    <w:uiPriority w:val="39"/>
    <w:unhideWhenUsed/>
    <w:rsid w:val="2E260C7A"/>
    <w:pPr>
      <w:ind w:left="480"/>
    </w:pPr>
    <w:rPr>
      <w:sz w:val="20"/>
      <w:szCs w:val="20"/>
    </w:rPr>
  </w:style>
  <w:style w:type="paragraph" w:styleId="Turinys4">
    <w:name w:val="toc 4"/>
    <w:basedOn w:val="prastasis"/>
    <w:next w:val="prastasis"/>
    <w:uiPriority w:val="39"/>
    <w:semiHidden/>
    <w:unhideWhenUsed/>
    <w:rsid w:val="2E260C7A"/>
    <w:pPr>
      <w:ind w:left="720"/>
    </w:pPr>
    <w:rPr>
      <w:sz w:val="20"/>
      <w:szCs w:val="20"/>
    </w:rPr>
  </w:style>
  <w:style w:type="paragraph" w:styleId="Turinys5">
    <w:name w:val="toc 5"/>
    <w:basedOn w:val="prastasis"/>
    <w:next w:val="prastasis"/>
    <w:uiPriority w:val="39"/>
    <w:semiHidden/>
    <w:unhideWhenUsed/>
    <w:rsid w:val="2E260C7A"/>
    <w:pPr>
      <w:ind w:left="960"/>
    </w:pPr>
    <w:rPr>
      <w:sz w:val="20"/>
      <w:szCs w:val="20"/>
    </w:rPr>
  </w:style>
  <w:style w:type="paragraph" w:styleId="Turinys6">
    <w:name w:val="toc 6"/>
    <w:basedOn w:val="prastasis"/>
    <w:next w:val="prastasis"/>
    <w:uiPriority w:val="39"/>
    <w:semiHidden/>
    <w:unhideWhenUsed/>
    <w:rsid w:val="2E260C7A"/>
    <w:pPr>
      <w:ind w:left="1200"/>
    </w:pPr>
    <w:rPr>
      <w:sz w:val="20"/>
      <w:szCs w:val="20"/>
    </w:rPr>
  </w:style>
  <w:style w:type="paragraph" w:styleId="Turinys7">
    <w:name w:val="toc 7"/>
    <w:basedOn w:val="prastasis"/>
    <w:next w:val="prastasis"/>
    <w:uiPriority w:val="39"/>
    <w:semiHidden/>
    <w:unhideWhenUsed/>
    <w:rsid w:val="2E260C7A"/>
    <w:pPr>
      <w:ind w:left="1440"/>
    </w:pPr>
    <w:rPr>
      <w:sz w:val="20"/>
      <w:szCs w:val="20"/>
    </w:rPr>
  </w:style>
  <w:style w:type="paragraph" w:styleId="Turinys8">
    <w:name w:val="toc 8"/>
    <w:basedOn w:val="prastasis"/>
    <w:next w:val="prastasis"/>
    <w:uiPriority w:val="39"/>
    <w:semiHidden/>
    <w:unhideWhenUsed/>
    <w:rsid w:val="2E260C7A"/>
    <w:pPr>
      <w:ind w:left="1680"/>
    </w:pPr>
    <w:rPr>
      <w:sz w:val="20"/>
      <w:szCs w:val="20"/>
    </w:rPr>
  </w:style>
  <w:style w:type="paragraph" w:styleId="Turinys9">
    <w:name w:val="toc 9"/>
    <w:basedOn w:val="prastasis"/>
    <w:next w:val="prastasis"/>
    <w:uiPriority w:val="39"/>
    <w:semiHidden/>
    <w:unhideWhenUsed/>
    <w:rsid w:val="2E260C7A"/>
    <w:pPr>
      <w:ind w:left="1920"/>
    </w:pPr>
    <w:rPr>
      <w:sz w:val="20"/>
      <w:szCs w:val="20"/>
    </w:rPr>
  </w:style>
  <w:style w:type="paragraph" w:styleId="Antrats">
    <w:name w:val="header"/>
    <w:basedOn w:val="prastasis"/>
    <w:link w:val="AntratsDiagrama"/>
    <w:uiPriority w:val="99"/>
    <w:semiHidden/>
    <w:unhideWhenUsed/>
    <w:rsid w:val="2E260C7A"/>
    <w:pPr>
      <w:tabs>
        <w:tab w:val="center" w:pos="4819"/>
        <w:tab w:val="right" w:pos="9638"/>
      </w:tabs>
    </w:pPr>
  </w:style>
  <w:style w:type="character" w:styleId="AntratsDiagrama" w:customStyle="1">
    <w:name w:val="Antraštės Diagrama"/>
    <w:basedOn w:val="Numatytasispastraiposriftas"/>
    <w:link w:val="Antrats"/>
    <w:uiPriority w:val="99"/>
    <w:semiHidden/>
    <w:rsid w:val="004E43A4"/>
    <w:rPr>
      <w:lang w:val="en-GB"/>
    </w:rPr>
  </w:style>
  <w:style w:type="paragraph" w:styleId="Komentarotekstas">
    <w:name w:val="annotation text"/>
    <w:basedOn w:val="prastasis"/>
    <w:link w:val="KomentarotekstasDiagrama"/>
    <w:uiPriority w:val="99"/>
    <w:unhideWhenUsed/>
    <w:rsid w:val="2E260C7A"/>
    <w:rPr>
      <w:sz w:val="20"/>
      <w:szCs w:val="20"/>
    </w:rPr>
  </w:style>
  <w:style w:type="character" w:styleId="KomentarotekstasDiagrama" w:customStyle="1">
    <w:name w:val="Komentaro tekstas Diagrama"/>
    <w:basedOn w:val="Numatytasispastraiposriftas"/>
    <w:link w:val="Komentarotekstas"/>
    <w:uiPriority w:val="99"/>
    <w:rPr>
      <w:sz w:val="20"/>
      <w:szCs w:val="20"/>
      <w:lang w:val="lt-LT"/>
    </w:rPr>
  </w:style>
  <w:style w:type="character" w:styleId="Komentaronuoroda">
    <w:name w:val="annotation reference"/>
    <w:basedOn w:val="Numatytasispastraiposriftas"/>
    <w:uiPriority w:val="99"/>
    <w:semiHidden/>
    <w:unhideWhenUsed/>
    <w:rPr>
      <w:sz w:val="16"/>
      <w:szCs w:val="16"/>
    </w:rPr>
  </w:style>
  <w:style w:type="paragraph" w:styleId="Pataisymai">
    <w:name w:val="Revision"/>
    <w:hidden/>
    <w:uiPriority w:val="99"/>
    <w:semiHidden/>
    <w:rsid w:val="00BA3005"/>
    <w:rPr>
      <w:lang w:val="lt-LT"/>
    </w:rPr>
  </w:style>
  <w:style w:type="paragraph" w:styleId="Komentarotema">
    <w:name w:val="annotation subject"/>
    <w:basedOn w:val="Komentarotekstas"/>
    <w:next w:val="Komentarotekstas"/>
    <w:link w:val="KomentarotemaDiagrama"/>
    <w:uiPriority w:val="99"/>
    <w:semiHidden/>
    <w:unhideWhenUsed/>
    <w:rsid w:val="00BA3005"/>
    <w:rPr>
      <w:b/>
      <w:bCs/>
    </w:rPr>
  </w:style>
  <w:style w:type="character" w:styleId="KomentarotemaDiagrama" w:customStyle="1">
    <w:name w:val="Komentaro tema Diagrama"/>
    <w:basedOn w:val="KomentarotekstasDiagrama"/>
    <w:link w:val="Komentarotema"/>
    <w:uiPriority w:val="99"/>
    <w:semiHidden/>
    <w:rsid w:val="00BA3005"/>
    <w:rPr>
      <w:b/>
      <w:bCs/>
      <w:sz w:val="20"/>
      <w:szCs w:val="20"/>
      <w:lang w:val="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71651">
      <w:bodyDiv w:val="1"/>
      <w:marLeft w:val="0"/>
      <w:marRight w:val="0"/>
      <w:marTop w:val="0"/>
      <w:marBottom w:val="0"/>
      <w:divBdr>
        <w:top w:val="none" w:sz="0" w:space="0" w:color="auto"/>
        <w:left w:val="none" w:sz="0" w:space="0" w:color="auto"/>
        <w:bottom w:val="none" w:sz="0" w:space="0" w:color="auto"/>
        <w:right w:val="none" w:sz="0" w:space="0" w:color="auto"/>
      </w:divBdr>
    </w:div>
    <w:div w:id="503782471">
      <w:bodyDiv w:val="1"/>
      <w:marLeft w:val="0"/>
      <w:marRight w:val="0"/>
      <w:marTop w:val="0"/>
      <w:marBottom w:val="0"/>
      <w:divBdr>
        <w:top w:val="none" w:sz="0" w:space="0" w:color="auto"/>
        <w:left w:val="none" w:sz="0" w:space="0" w:color="auto"/>
        <w:bottom w:val="none" w:sz="0" w:space="0" w:color="auto"/>
        <w:right w:val="none" w:sz="0" w:space="0" w:color="auto"/>
      </w:divBdr>
    </w:div>
    <w:div w:id="852300310">
      <w:bodyDiv w:val="1"/>
      <w:marLeft w:val="0"/>
      <w:marRight w:val="0"/>
      <w:marTop w:val="0"/>
      <w:marBottom w:val="0"/>
      <w:divBdr>
        <w:top w:val="none" w:sz="0" w:space="0" w:color="auto"/>
        <w:left w:val="none" w:sz="0" w:space="0" w:color="auto"/>
        <w:bottom w:val="none" w:sz="0" w:space="0" w:color="auto"/>
        <w:right w:val="none" w:sz="0" w:space="0" w:color="auto"/>
      </w:divBdr>
    </w:div>
    <w:div w:id="1142381500">
      <w:bodyDiv w:val="1"/>
      <w:marLeft w:val="0"/>
      <w:marRight w:val="0"/>
      <w:marTop w:val="0"/>
      <w:marBottom w:val="0"/>
      <w:divBdr>
        <w:top w:val="none" w:sz="0" w:space="0" w:color="auto"/>
        <w:left w:val="none" w:sz="0" w:space="0" w:color="auto"/>
        <w:bottom w:val="none" w:sz="0" w:space="0" w:color="auto"/>
        <w:right w:val="none" w:sz="0" w:space="0" w:color="auto"/>
      </w:divBdr>
    </w:div>
    <w:div w:id="1149512830">
      <w:bodyDiv w:val="1"/>
      <w:marLeft w:val="0"/>
      <w:marRight w:val="0"/>
      <w:marTop w:val="0"/>
      <w:marBottom w:val="0"/>
      <w:divBdr>
        <w:top w:val="none" w:sz="0" w:space="0" w:color="auto"/>
        <w:left w:val="none" w:sz="0" w:space="0" w:color="auto"/>
        <w:bottom w:val="none" w:sz="0" w:space="0" w:color="auto"/>
        <w:right w:val="none" w:sz="0" w:space="0" w:color="auto"/>
      </w:divBdr>
      <w:divsChild>
        <w:div w:id="67774837">
          <w:marLeft w:val="0"/>
          <w:marRight w:val="0"/>
          <w:marTop w:val="0"/>
          <w:marBottom w:val="0"/>
          <w:divBdr>
            <w:top w:val="none" w:sz="0" w:space="0" w:color="auto"/>
            <w:left w:val="none" w:sz="0" w:space="0" w:color="auto"/>
            <w:bottom w:val="none" w:sz="0" w:space="0" w:color="auto"/>
            <w:right w:val="none" w:sz="0" w:space="0" w:color="auto"/>
          </w:divBdr>
        </w:div>
        <w:div w:id="1026297634">
          <w:marLeft w:val="0"/>
          <w:marRight w:val="0"/>
          <w:marTop w:val="0"/>
          <w:marBottom w:val="0"/>
          <w:divBdr>
            <w:top w:val="none" w:sz="0" w:space="0" w:color="auto"/>
            <w:left w:val="none" w:sz="0" w:space="0" w:color="auto"/>
            <w:bottom w:val="none" w:sz="0" w:space="0" w:color="auto"/>
            <w:right w:val="none" w:sz="0" w:space="0" w:color="auto"/>
          </w:divBdr>
        </w:div>
        <w:div w:id="1075856587">
          <w:marLeft w:val="0"/>
          <w:marRight w:val="0"/>
          <w:marTop w:val="0"/>
          <w:marBottom w:val="0"/>
          <w:divBdr>
            <w:top w:val="none" w:sz="0" w:space="0" w:color="auto"/>
            <w:left w:val="none" w:sz="0" w:space="0" w:color="auto"/>
            <w:bottom w:val="none" w:sz="0" w:space="0" w:color="auto"/>
            <w:right w:val="none" w:sz="0" w:space="0" w:color="auto"/>
          </w:divBdr>
          <w:divsChild>
            <w:div w:id="585647597">
              <w:marLeft w:val="0"/>
              <w:marRight w:val="0"/>
              <w:marTop w:val="0"/>
              <w:marBottom w:val="0"/>
              <w:divBdr>
                <w:top w:val="none" w:sz="0" w:space="0" w:color="auto"/>
                <w:left w:val="none" w:sz="0" w:space="0" w:color="auto"/>
                <w:bottom w:val="none" w:sz="0" w:space="0" w:color="auto"/>
                <w:right w:val="none" w:sz="0" w:space="0" w:color="auto"/>
              </w:divBdr>
            </w:div>
          </w:divsChild>
        </w:div>
        <w:div w:id="1875920109">
          <w:marLeft w:val="0"/>
          <w:marRight w:val="0"/>
          <w:marTop w:val="0"/>
          <w:marBottom w:val="0"/>
          <w:divBdr>
            <w:top w:val="none" w:sz="0" w:space="0" w:color="auto"/>
            <w:left w:val="none" w:sz="0" w:space="0" w:color="auto"/>
            <w:bottom w:val="none" w:sz="0" w:space="0" w:color="auto"/>
            <w:right w:val="none" w:sz="0" w:space="0" w:color="auto"/>
          </w:divBdr>
        </w:div>
      </w:divsChild>
    </w:div>
    <w:div w:id="1615865429">
      <w:bodyDiv w:val="1"/>
      <w:marLeft w:val="0"/>
      <w:marRight w:val="0"/>
      <w:marTop w:val="0"/>
      <w:marBottom w:val="0"/>
      <w:divBdr>
        <w:top w:val="none" w:sz="0" w:space="0" w:color="auto"/>
        <w:left w:val="none" w:sz="0" w:space="0" w:color="auto"/>
        <w:bottom w:val="none" w:sz="0" w:space="0" w:color="auto"/>
        <w:right w:val="none" w:sz="0" w:space="0" w:color="auto"/>
      </w:divBdr>
    </w:div>
    <w:div w:id="1803578581">
      <w:bodyDiv w:val="1"/>
      <w:marLeft w:val="0"/>
      <w:marRight w:val="0"/>
      <w:marTop w:val="0"/>
      <w:marBottom w:val="0"/>
      <w:divBdr>
        <w:top w:val="none" w:sz="0" w:space="0" w:color="auto"/>
        <w:left w:val="none" w:sz="0" w:space="0" w:color="auto"/>
        <w:bottom w:val="none" w:sz="0" w:space="0" w:color="auto"/>
        <w:right w:val="none" w:sz="0" w:space="0" w:color="auto"/>
      </w:divBdr>
      <w:divsChild>
        <w:div w:id="65498394">
          <w:marLeft w:val="0"/>
          <w:marRight w:val="0"/>
          <w:marTop w:val="0"/>
          <w:marBottom w:val="0"/>
          <w:divBdr>
            <w:top w:val="none" w:sz="0" w:space="0" w:color="auto"/>
            <w:left w:val="none" w:sz="0" w:space="0" w:color="auto"/>
            <w:bottom w:val="none" w:sz="0" w:space="0" w:color="auto"/>
            <w:right w:val="none" w:sz="0" w:space="0" w:color="auto"/>
          </w:divBdr>
        </w:div>
        <w:div w:id="605381921">
          <w:marLeft w:val="0"/>
          <w:marRight w:val="0"/>
          <w:marTop w:val="0"/>
          <w:marBottom w:val="0"/>
          <w:divBdr>
            <w:top w:val="none" w:sz="0" w:space="0" w:color="auto"/>
            <w:left w:val="none" w:sz="0" w:space="0" w:color="auto"/>
            <w:bottom w:val="none" w:sz="0" w:space="0" w:color="auto"/>
            <w:right w:val="none" w:sz="0" w:space="0" w:color="auto"/>
          </w:divBdr>
        </w:div>
        <w:div w:id="784542073">
          <w:marLeft w:val="0"/>
          <w:marRight w:val="0"/>
          <w:marTop w:val="0"/>
          <w:marBottom w:val="0"/>
          <w:divBdr>
            <w:top w:val="none" w:sz="0" w:space="0" w:color="auto"/>
            <w:left w:val="none" w:sz="0" w:space="0" w:color="auto"/>
            <w:bottom w:val="none" w:sz="0" w:space="0" w:color="auto"/>
            <w:right w:val="none" w:sz="0" w:space="0" w:color="auto"/>
          </w:divBdr>
        </w:div>
        <w:div w:id="856119547">
          <w:marLeft w:val="0"/>
          <w:marRight w:val="0"/>
          <w:marTop w:val="0"/>
          <w:marBottom w:val="0"/>
          <w:divBdr>
            <w:top w:val="none" w:sz="0" w:space="0" w:color="auto"/>
            <w:left w:val="none" w:sz="0" w:space="0" w:color="auto"/>
            <w:bottom w:val="none" w:sz="0" w:space="0" w:color="auto"/>
            <w:right w:val="none" w:sz="0" w:space="0" w:color="auto"/>
          </w:divBdr>
        </w:div>
        <w:div w:id="946694510">
          <w:marLeft w:val="0"/>
          <w:marRight w:val="0"/>
          <w:marTop w:val="0"/>
          <w:marBottom w:val="0"/>
          <w:divBdr>
            <w:top w:val="none" w:sz="0" w:space="0" w:color="auto"/>
            <w:left w:val="none" w:sz="0" w:space="0" w:color="auto"/>
            <w:bottom w:val="none" w:sz="0" w:space="0" w:color="auto"/>
            <w:right w:val="none" w:sz="0" w:space="0" w:color="auto"/>
          </w:divBdr>
        </w:div>
        <w:div w:id="1020275588">
          <w:marLeft w:val="0"/>
          <w:marRight w:val="0"/>
          <w:marTop w:val="0"/>
          <w:marBottom w:val="0"/>
          <w:divBdr>
            <w:top w:val="none" w:sz="0" w:space="0" w:color="auto"/>
            <w:left w:val="none" w:sz="0" w:space="0" w:color="auto"/>
            <w:bottom w:val="none" w:sz="0" w:space="0" w:color="auto"/>
            <w:right w:val="none" w:sz="0" w:space="0" w:color="auto"/>
          </w:divBdr>
        </w:div>
        <w:div w:id="1064448936">
          <w:marLeft w:val="0"/>
          <w:marRight w:val="0"/>
          <w:marTop w:val="0"/>
          <w:marBottom w:val="0"/>
          <w:divBdr>
            <w:top w:val="none" w:sz="0" w:space="0" w:color="auto"/>
            <w:left w:val="none" w:sz="0" w:space="0" w:color="auto"/>
            <w:bottom w:val="none" w:sz="0" w:space="0" w:color="auto"/>
            <w:right w:val="none" w:sz="0" w:space="0" w:color="auto"/>
          </w:divBdr>
        </w:div>
        <w:div w:id="1149178347">
          <w:marLeft w:val="0"/>
          <w:marRight w:val="0"/>
          <w:marTop w:val="0"/>
          <w:marBottom w:val="0"/>
          <w:divBdr>
            <w:top w:val="none" w:sz="0" w:space="0" w:color="auto"/>
            <w:left w:val="none" w:sz="0" w:space="0" w:color="auto"/>
            <w:bottom w:val="none" w:sz="0" w:space="0" w:color="auto"/>
            <w:right w:val="none" w:sz="0" w:space="0" w:color="auto"/>
          </w:divBdr>
        </w:div>
        <w:div w:id="1751809162">
          <w:marLeft w:val="0"/>
          <w:marRight w:val="0"/>
          <w:marTop w:val="0"/>
          <w:marBottom w:val="0"/>
          <w:divBdr>
            <w:top w:val="none" w:sz="0" w:space="0" w:color="auto"/>
            <w:left w:val="none" w:sz="0" w:space="0" w:color="auto"/>
            <w:bottom w:val="none" w:sz="0" w:space="0" w:color="auto"/>
            <w:right w:val="none" w:sz="0" w:space="0" w:color="auto"/>
          </w:divBdr>
        </w:div>
        <w:div w:id="1751925192">
          <w:marLeft w:val="0"/>
          <w:marRight w:val="0"/>
          <w:marTop w:val="0"/>
          <w:marBottom w:val="0"/>
          <w:divBdr>
            <w:top w:val="none" w:sz="0" w:space="0" w:color="auto"/>
            <w:left w:val="none" w:sz="0" w:space="0" w:color="auto"/>
            <w:bottom w:val="none" w:sz="0" w:space="0" w:color="auto"/>
            <w:right w:val="none" w:sz="0" w:space="0" w:color="auto"/>
          </w:divBdr>
        </w:div>
        <w:div w:id="1774858718">
          <w:marLeft w:val="0"/>
          <w:marRight w:val="0"/>
          <w:marTop w:val="0"/>
          <w:marBottom w:val="0"/>
          <w:divBdr>
            <w:top w:val="none" w:sz="0" w:space="0" w:color="auto"/>
            <w:left w:val="none" w:sz="0" w:space="0" w:color="auto"/>
            <w:bottom w:val="none" w:sz="0" w:space="0" w:color="auto"/>
            <w:right w:val="none" w:sz="0" w:space="0" w:color="auto"/>
          </w:divBdr>
        </w:div>
        <w:div w:id="1825773177">
          <w:marLeft w:val="0"/>
          <w:marRight w:val="0"/>
          <w:marTop w:val="0"/>
          <w:marBottom w:val="0"/>
          <w:divBdr>
            <w:top w:val="none" w:sz="0" w:space="0" w:color="auto"/>
            <w:left w:val="none" w:sz="0" w:space="0" w:color="auto"/>
            <w:bottom w:val="none" w:sz="0" w:space="0" w:color="auto"/>
            <w:right w:val="none" w:sz="0" w:space="0" w:color="auto"/>
          </w:divBdr>
        </w:div>
      </w:divsChild>
    </w:div>
    <w:div w:id="1933122166">
      <w:bodyDiv w:val="1"/>
      <w:marLeft w:val="0"/>
      <w:marRight w:val="0"/>
      <w:marTop w:val="0"/>
      <w:marBottom w:val="0"/>
      <w:divBdr>
        <w:top w:val="none" w:sz="0" w:space="0" w:color="auto"/>
        <w:left w:val="none" w:sz="0" w:space="0" w:color="auto"/>
        <w:bottom w:val="none" w:sz="0" w:space="0" w:color="auto"/>
        <w:right w:val="none" w:sz="0" w:space="0" w:color="auto"/>
      </w:divBdr>
    </w:div>
    <w:div w:id="213994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n.wikipedia.org/wiki/Nicolaus_Copernicus" TargetMode="External"/><Relationship Id="rId2" Type="http://schemas.openxmlformats.org/officeDocument/2006/relationships/hyperlink" Target="https://en.wikipedia.org/wiki/Wikipedia:Citation_needed" TargetMode="External"/><Relationship Id="rId1" Type="http://schemas.openxmlformats.org/officeDocument/2006/relationships/hyperlink" Target="https://en.wikipedia.org/wiki/Copernican_heliocentrism" TargetMode="External"/><Relationship Id="rId4" Type="http://schemas.openxmlformats.org/officeDocument/2006/relationships/hyperlink" Target="https://eur-lex.europa.eu/legal-content/LT/TXT/HTML/?uri=CELEX:32016R0679" TargetMode="External"/></Relationships>
</file>

<file path=word/_rels/document.xml.rels>&#65279;<?xml version="1.0" encoding="utf-8"?><Relationships xmlns="http://schemas.openxmlformats.org/package/2006/relationships"><Relationship Type="http://schemas.openxmlformats.org/officeDocument/2006/relationships/hyperlink" Target="https://eosc.eu/news/2025/01/open-science-and-the-advancement-of-latvias-research-capabilities-on-a-global-scale/" TargetMode="External" Id="rId117" /><Relationship Type="http://schemas.openxmlformats.org/officeDocument/2006/relationships/hyperlink" Target="https://data.consilium.europa.eu/doc/document/ST-9292-2025-INIT/en/pdf" TargetMode="External" Id="rId21" /><Relationship Type="http://schemas.openxmlformats.org/officeDocument/2006/relationships/hyperlink" Target="https://neic.no/" TargetMode="External" Id="rId63" /><Relationship Type="http://schemas.openxmlformats.org/officeDocument/2006/relationships/hyperlink" Target="https://doi.org/10.5281/zenodo.16901115" TargetMode="External" Id="rId159" /><Relationship Type="http://schemas.openxmlformats.org/officeDocument/2006/relationships/hyperlink" Target="https://joinup.ec.europa.eu/collection/nifo-national-interoperability-framework-observatory/1-introduction" TargetMode="External" Id="rId170" /><Relationship Type="http://schemas.openxmlformats.org/officeDocument/2006/relationships/hyperlink" Target="https://www.izm.gov.lv/lv/media/17072/download" TargetMode="External" Id="rId226" /><Relationship Type="http://schemas.openxmlformats.org/officeDocument/2006/relationships/hyperlink" Target="https://doi.org/https://doi.org/10.1016/j.jbi.2023.104337" TargetMode="External" Id="rId268" /><Relationship Type="http://schemas.openxmlformats.org/officeDocument/2006/relationships/hyperlink" Target="https://ds-wizard.org/" TargetMode="External" Id="rId74" /><Relationship Type="http://schemas.openxmlformats.org/officeDocument/2006/relationships/hyperlink" Target="https://bip.ug.edu.pl/sites/default/files/nodes/akty_normatywne/118492/files/01._polityka_zarzadzania_danymi_badawczymi_en.pdf" TargetMode="External" Id="rId128" /><Relationship Type="http://schemas.openxmlformats.org/officeDocument/2006/relationships/webSettings" Target="webSettings.xml" Id="rId5" /><Relationship Type="http://schemas.openxmlformats.org/officeDocument/2006/relationships/hyperlink" Target="https://eosc.eu/tripartite-collaboration/spain" TargetMode="External" Id="rId181" /><Relationship Type="http://schemas.openxmlformats.org/officeDocument/2006/relationships/hyperlink" Target="http://theodi.org/wpcontent/uploads/2020/05/2020-05-Data-Skills-Framework.pdf" TargetMode="External" Id="rId237" /><Relationship Type="http://schemas.openxmlformats.org/officeDocument/2006/relationships/fontTable" Target="fontTable.xml" Id="rId279" /><Relationship Type="http://schemas.openxmlformats.org/officeDocument/2006/relationships/hyperlink" Target="https://lithuania.representation.ec.europa.eu/news/ek-pristate-nauja-europos-inovaciju-darbotvarke-kuria-siekiama-europos-isitvirtinimo-naujos-2022-07-05_lt" TargetMode="External" Id="rId22" /><Relationship Type="http://schemas.openxmlformats.org/officeDocument/2006/relationships/image" Target="media/image6.png" Id="rId43" /><Relationship Type="http://schemas.openxmlformats.org/officeDocument/2006/relationships/hyperlink" Target="https://www.etis.ee/" TargetMode="External" Id="rId64" /><Relationship Type="http://schemas.openxmlformats.org/officeDocument/2006/relationships/hyperlink" Target="https://eosc.eu/tripartite-collaboration/latvia" TargetMode="External" Id="rId118" /><Relationship Type="http://schemas.openxmlformats.org/officeDocument/2006/relationships/hyperlink" Target="https://doi.org/10.3389/fdata.2024.1428568" TargetMode="External" Id="rId139" /><Relationship Type="http://schemas.openxmlformats.org/officeDocument/2006/relationships/hyperlink" Target="https://dataverse.rsu.lv/" TargetMode="External" Id="rId85" /><Relationship Type="http://schemas.openxmlformats.org/officeDocument/2006/relationships/hyperlink" Target="http://data.europa.eu/eli/reco/2018/790/oj" TargetMode="External" Id="rId150" /><Relationship Type="http://schemas.openxmlformats.org/officeDocument/2006/relationships/hyperlink" Target="https://doi.org/10.5281/zenodo.14999577" TargetMode="External" Id="rId171" /><Relationship Type="http://schemas.openxmlformats.org/officeDocument/2006/relationships/hyperlink" Target="https://ec.europa.eu/info/funding-tenders/opportunities/docs/2021-2027/common/guidance/aga_en.pdf" TargetMode="External" Id="rId192" /><Relationship Type="http://schemas.openxmlformats.org/officeDocument/2006/relationships/hyperlink" Target="https://doi.org/10.3233/ISU-170824" TargetMode="External" Id="rId227" /><Relationship Type="http://schemas.openxmlformats.org/officeDocument/2006/relationships/hyperlink" Target="http://data.europa.eu/eli/reg/2016/679/oj" TargetMode="External" Id="rId248" /><Relationship Type="http://schemas.openxmlformats.org/officeDocument/2006/relationships/hyperlink" Target="https://old.earthobservations.org/documents/dswg/Annex%20VI%20-%20%20Mechanisms%20to%20share%20data%20as%20part%20of%20GEOSS%20Data_CORE.pdf" TargetMode="External" Id="rId269" /><Relationship Type="http://schemas.openxmlformats.org/officeDocument/2006/relationships/image" Target="media/image1.png" Id="rId12" /><Relationship Type="http://schemas.openxmlformats.org/officeDocument/2006/relationships/hyperlink" Target="https://ardc.edu.au/resource/fair-data-self-assessment-tool/" TargetMode="External" Id="rId33" /><Relationship Type="http://schemas.openxmlformats.org/officeDocument/2006/relationships/hyperlink" Target="https://eosc.eu/tripartite-collaboration/estonia" TargetMode="External" Id="rId108" /><Relationship Type="http://schemas.openxmlformats.org/officeDocument/2006/relationships/hyperlink" Target="https://dans.knaw.nl/en/" TargetMode="External" Id="rId129" /><Relationship Type="http://schemas.microsoft.com/office/2011/relationships/people" Target="people.xml" Id="rId280" /><Relationship Type="http://schemas.openxmlformats.org/officeDocument/2006/relationships/hyperlink" Target="https://sdunet.dk/en/research/research-data-management-support" TargetMode="External" Id="rId54" /><Relationship Type="http://schemas.openxmlformats.org/officeDocument/2006/relationships/hyperlink" Target="https://www.skills4eosc.eu/network/competence-centres/open-science-cloud-competence-center-in-greece?utm_source=chatgpt.com" TargetMode="External" Id="rId75" /><Relationship Type="http://schemas.openxmlformats.org/officeDocument/2006/relationships/hyperlink" Target="https://aussda.at/en/" TargetMode="External" Id="rId96" /><Relationship Type="http://schemas.openxmlformats.org/officeDocument/2006/relationships/hyperlink" Target="https://doi.org/10.3390/nano10102068" TargetMode="External" Id="rId140" /><Relationship Type="http://schemas.openxmlformats.org/officeDocument/2006/relationships/hyperlink" Target="https://datahub.at/" TargetMode="External" Id="rId161" /><Relationship Type="http://schemas.openxmlformats.org/officeDocument/2006/relationships/hyperlink" Target="https://data.europa.eu/doi/10.2777/620649" TargetMode="External" Id="rId182" /><Relationship Type="http://schemas.openxmlformats.org/officeDocument/2006/relationships/hyperlink" Target="https://doi.org/10.6087/kcse.165" TargetMode="External" Id="rId217" /><Relationship Type="http://schemas.openxmlformats.org/officeDocument/2006/relationships/footnotes" Target="footnotes.xml" Id="rId6" /><Relationship Type="http://schemas.openxmlformats.org/officeDocument/2006/relationships/hyperlink" Target="https://www.etag.ee/wp-content/uploads/2017/03/Open-Science-in-Estonia-Principles-and-" TargetMode="External" Id="rId238" /><Relationship Type="http://schemas.openxmlformats.org/officeDocument/2006/relationships/hyperlink" Target="https://doi.org/10.1007/978-3-031-81974-2_14" TargetMode="External" Id="rId259" /><Relationship Type="http://schemas.openxmlformats.org/officeDocument/2006/relationships/hyperlink" Target="http://data.europa.eu/eli/reco/2018/790/oj" TargetMode="External" Id="rId23" /><Relationship Type="http://schemas.openxmlformats.org/officeDocument/2006/relationships/hyperlink" Target="https://vpc.lv/" TargetMode="External" Id="rId119" /><Relationship Type="http://schemas.openxmlformats.org/officeDocument/2006/relationships/hyperlink" Target="https://doi.org/10.5281/ZENODO.3609516" TargetMode="External" Id="rId270" /><Relationship Type="http://schemas.openxmlformats.org/officeDocument/2006/relationships/image" Target="media/image7.png" Id="rId44" /><Relationship Type="http://schemas.openxmlformats.org/officeDocument/2006/relationships/hyperlink" Target="https://www.openaire.eu/" TargetMode="External" Id="rId65" /><Relationship Type="http://schemas.openxmlformats.org/officeDocument/2006/relationships/hyperlink" Target="https://eosc.pl/" TargetMode="External" Id="rId86" /><Relationship Type="http://schemas.openxmlformats.org/officeDocument/2006/relationships/hyperlink" Target="https://eosc.eu/tripartite-collaboration/netherlands/" TargetMode="External" Id="rId130" /><Relationship Type="http://schemas.openxmlformats.org/officeDocument/2006/relationships/hyperlink" Target="https://www.oecd.org/en/publications/access-to-public-research-data-toolkit_a12e8998-en/commission-recommendation-eu-2018-790-of-25-april-2018-on-access-to-and-preservation-of-scientific-information_9b845b90-en.html" TargetMode="External" Id="rId151" /><Relationship Type="http://schemas.openxmlformats.org/officeDocument/2006/relationships/hyperlink" Target="https://eosc.eu/news/2025/01/open-science-and-the-advancement-of-latvias-research-capabilities-on-a-global-scale/" TargetMode="External" Id="rId172" /><Relationship Type="http://schemas.openxmlformats.org/officeDocument/2006/relationships/hyperlink" Target="https://digital-strategy.ec.europa.eu/en/policies/open-science-cloud" TargetMode="External" Id="rId193" /><Relationship Type="http://schemas.openxmlformats.org/officeDocument/2006/relationships/hyperlink" Target="https://grnet.gr/en/company/" TargetMode="External" Id="rId207" /><Relationship Type="http://schemas.openxmlformats.org/officeDocument/2006/relationships/hyperlink" Target="https://doi.org/10.1162/dint_e_00023" TargetMode="External" Id="rId228" /><Relationship Type="http://schemas.openxmlformats.org/officeDocument/2006/relationships/hyperlink" Target="https://eur-lex.europa.eu/legal-content/LT/TXT/HTML/?uri=CELEX:32016R0679" TargetMode="External" Id="rId249" /><Relationship Type="http://schemas.openxmlformats.org/officeDocument/2006/relationships/image" Target="media/image2.png" Id="rId13" /><Relationship Type="http://schemas.openxmlformats.org/officeDocument/2006/relationships/hyperlink" Target="https://etais.ee/en/about-us/" TargetMode="External" Id="rId109" /><Relationship Type="http://schemas.openxmlformats.org/officeDocument/2006/relationships/hyperlink" Target="https://www.scopus.com/inward/record.uri?eid=2-s2.0-84894415988&amp;partnerID=40&amp;md5=0cdb22716e530f0fd31723da35ace250" TargetMode="External" Id="rId260" /><Relationship Type="http://schemas.openxmlformats.org/officeDocument/2006/relationships/theme" Target="theme/theme1.xml" Id="rId281" /><Relationship Type="http://schemas.openxmlformats.org/officeDocument/2006/relationships/hyperlink" Target="https://zenodo.org/records/1065991" TargetMode="External" Id="rId34" /><Relationship Type="http://schemas.openxmlformats.org/officeDocument/2006/relationships/hyperlink" Target="https://data.dtu.dk/" TargetMode="External" Id="rId55" /><Relationship Type="http://schemas.openxmlformats.org/officeDocument/2006/relationships/hyperlink" Target="https://www.recolecta.fecyt.es/" TargetMode="External" Id="rId76" /><Relationship Type="http://schemas.openxmlformats.org/officeDocument/2006/relationships/hyperlink" Target="https://www.fwf.ac.at/en/research-funding/open-access-policy/research-data-management" TargetMode="External" Id="rId97" /><Relationship Type="http://schemas.openxmlformats.org/officeDocument/2006/relationships/hyperlink" Target="https://www.izm.gov.lv/sites/izm/files/petijums-atverta_zinatne_21_2.pdf" TargetMode="External" Id="rId120" /><Relationship Type="http://schemas.openxmlformats.org/officeDocument/2006/relationships/hyperlink" Target="https://doi.org/10.48550/arXiv.2402.13343" TargetMode="External" Id="rId141" /><Relationship Type="http://schemas.openxmlformats.org/officeDocument/2006/relationships/endnotes" Target="endnotes.xml" Id="rId7" /><Relationship Type="http://schemas.openxmlformats.org/officeDocument/2006/relationships/hyperlink" Target="https://doi.org/10.5281/ZENODO.1044345" TargetMode="External" Id="rId162" /><Relationship Type="http://schemas.openxmlformats.org/officeDocument/2006/relationships/hyperlink" Target="https://data.europa.eu/doi/10.2777/620649" TargetMode="External" Id="rId183" /><Relationship Type="http://schemas.openxmlformats.org/officeDocument/2006/relationships/hyperlink" Target="https://doi.org/10.3233/DS-190026" TargetMode="External" Id="rId218" /><Relationship Type="http://schemas.openxmlformats.org/officeDocument/2006/relationships/hyperlink" Target="https://www.etag.ee/wp-content/uploads/2017/03/Open-Science-in-Estonia-Principles-and-Recommendations-final.pdf" TargetMode="External" Id="rId239" /><Relationship Type="http://schemas.openxmlformats.org/officeDocument/2006/relationships/hyperlink" Target="http://data.europa.eu/eli/reg/2022/2065/oj" TargetMode="External" Id="rId250" /><Relationship Type="http://schemas.openxmlformats.org/officeDocument/2006/relationships/hyperlink" Target="https://doi.org/10.5281/zenodo.3609516" TargetMode="External" Id="rId271" /><Relationship Type="http://schemas.openxmlformats.org/officeDocument/2006/relationships/hyperlink" Target="https://www.oecd.org/en/publications/access-to-public-research-data-toolkit_a12e8998-en/commission-recommendation-eu-2018-790-of-25-april-2018-on-access-to-and-preservation-of-scientific-information_9b845b90-en.html" TargetMode="External" Id="rId24" /><Relationship Type="http://schemas.openxmlformats.org/officeDocument/2006/relationships/image" Target="media/image8.png" Id="rId45" /><Relationship Type="http://schemas.openxmlformats.org/officeDocument/2006/relationships/hyperlink" Target="https://eosc-nordic.eu/" TargetMode="External" Id="rId66" /><Relationship Type="http://schemas.openxmlformats.org/officeDocument/2006/relationships/image" Target="media/image9.png" Id="rId87" /><Relationship Type="http://schemas.openxmlformats.org/officeDocument/2006/relationships/hyperlink" Target="https://www.etag.ee/wp-content/uploads/2017/03/Open-Science-in-Estonia-Principles-and-Recommendations-final.pdf" TargetMode="External" Id="rId110" /><Relationship Type="http://schemas.openxmlformats.org/officeDocument/2006/relationships/hyperlink" Target="https://www.nwo.nl/en/research-data-management" TargetMode="External" Id="rId131" /><Relationship Type="http://schemas.openxmlformats.org/officeDocument/2006/relationships/hyperlink" Target="http://data.europa.eu/eli/reg/2021/695/2024-03-01" TargetMode="External" Id="rId152" /><Relationship Type="http://schemas.openxmlformats.org/officeDocument/2006/relationships/hyperlink" Target="https://doi.org/10.5281/zenodo.18454649" TargetMode="External" Id="rId173" /><Relationship Type="http://schemas.openxmlformats.org/officeDocument/2006/relationships/hyperlink" Target="https://www.eosc.eu/sria" TargetMode="External" Id="rId194" /><Relationship Type="http://schemas.openxmlformats.org/officeDocument/2006/relationships/hyperlink" Target="https://doi.org/10.5281/zenodo.16760455" TargetMode="External" Id="rId208" /><Relationship Type="http://schemas.openxmlformats.org/officeDocument/2006/relationships/hyperlink" Target="https://doi.org/10.4018/979-8-3373-0365-9.ch001" TargetMode="External" Id="rId229" /><Relationship Type="http://schemas.openxmlformats.org/officeDocument/2006/relationships/hyperlink" Target="https://www.openaire.eu/blogs/open-research-data-in-poland-on-the-rise" TargetMode="External" Id="rId240" /><Relationship Type="http://schemas.openxmlformats.org/officeDocument/2006/relationships/hyperlink" Target="https://datastewards.ie/" TargetMode="External" Id="rId261" /><Relationship Type="http://schemas.openxmlformats.org/officeDocument/2006/relationships/image" Target="media/image3.png" Id="rId14" /><Relationship Type="http://schemas.openxmlformats.org/officeDocument/2006/relationships/hyperlink" Target="https://www.f-uji.net/" TargetMode="External" Id="rId35" /><Relationship Type="http://schemas.openxmlformats.org/officeDocument/2006/relationships/hyperlink" Target="https://loar.kb.dk/home" TargetMode="External" Id="rId56" /><Relationship Type="http://schemas.openxmlformats.org/officeDocument/2006/relationships/hyperlink" Target="https://www.csic.es/en/csic" TargetMode="External" Id="rId77" /><Relationship Type="http://schemas.openxmlformats.org/officeDocument/2006/relationships/hyperlink" Target="https://fair-office.at/" TargetMode="External" Id="rId100" /><Relationship Type="http://schemas.microsoft.com/office/2020/10/relationships/intelligence" Target="intelligence2.xml" Id="rId282" /><Relationship Type="http://schemas.openxmlformats.org/officeDocument/2006/relationships/comments" Target="comments.xml" Id="rId8" /><Relationship Type="http://schemas.openxmlformats.org/officeDocument/2006/relationships/hyperlink" Target="https://datahub.at/" TargetMode="External" Id="rId98" /><Relationship Type="http://schemas.openxmlformats.org/officeDocument/2006/relationships/hyperlink" Target="https://www.izm.gov.lv/lv/media/17072/download" TargetMode="External" Id="rId121" /><Relationship Type="http://schemas.openxmlformats.org/officeDocument/2006/relationships/hyperlink" Target="https://www.e-tar.lt/portal/lt/legalAct/dceeeb10e05711e59cc8b27b54efaf6e" TargetMode="External" Id="rId142" /><Relationship Type="http://schemas.openxmlformats.org/officeDocument/2006/relationships/hyperlink" Target="https://doi.org/10.1109/EDUCON46332.2021.9453956" TargetMode="External" Id="rId163" /><Relationship Type="http://schemas.openxmlformats.org/officeDocument/2006/relationships/hyperlink" Target="https://data.europa.eu/doi/10.2777/620649" TargetMode="External" Id="rId184" /><Relationship Type="http://schemas.openxmlformats.org/officeDocument/2006/relationships/hyperlink" Target="https://e-seimas.lrs.lt/portal/legalAct/lt/TAD/a1a39ae1696211efad96fef38de4d94a" TargetMode="External" Id="rId219" /><Relationship Type="http://schemas.openxmlformats.org/officeDocument/2006/relationships/hyperlink" Target="https://www.gov.ie/en/publication/87935-national-open-research-" TargetMode="External" Id="rId230" /><Relationship Type="http://schemas.openxmlformats.org/officeDocument/2006/relationships/hyperlink" Target="http://data.europa.eu/eli/reg/2023/2854/oj" TargetMode="External" Id="rId251" /><Relationship Type="http://schemas.openxmlformats.org/officeDocument/2006/relationships/hyperlink" Target="http://data.europa.eu/eli/reg/2016/679/oj" TargetMode="External" Id="rId25" /><Relationship Type="http://schemas.openxmlformats.org/officeDocument/2006/relationships/hyperlink" Target="https://datastewards.ie/" TargetMode="External" Id="rId46" /><Relationship Type="http://schemas.openxmlformats.org/officeDocument/2006/relationships/hyperlink" Target="https://www.skills4eosc.eu/" TargetMode="External" Id="rId67" /><Relationship Type="http://schemas.openxmlformats.org/officeDocument/2006/relationships/hyperlink" Target="https://doi.org/10.5281/zenodo.3609516" TargetMode="External" Id="rId272" /><Relationship Type="http://schemas.openxmlformats.org/officeDocument/2006/relationships/image" Target="media/image10.png" Id="rId88" /><Relationship Type="http://schemas.openxmlformats.org/officeDocument/2006/relationships/hyperlink" Target="https://eosc.eu/tripartite-collaboration/greece" TargetMode="External" Id="rId111" /><Relationship Type="http://schemas.openxmlformats.org/officeDocument/2006/relationships/hyperlink" Target="https://www.surf.nl/en" TargetMode="External" Id="rId132" /><Relationship Type="http://schemas.openxmlformats.org/officeDocument/2006/relationships/hyperlink" Target="https://doi.org/10.5281/zenodo.15262091" TargetMode="External" Id="rId153" /><Relationship Type="http://schemas.openxmlformats.org/officeDocument/2006/relationships/hyperlink" Target="https://eosc.eu/tripartite-collaboration/austria/" TargetMode="External" Id="rId174" /><Relationship Type="http://schemas.openxmlformats.org/officeDocument/2006/relationships/hyperlink" Target="https://eosc.eu/tripartite-collaboration/netherlands/" TargetMode="External" Id="rId195" /><Relationship Type="http://schemas.openxmlformats.org/officeDocument/2006/relationships/hyperlink" Target="https://www.heanet.ie/" TargetMode="External" Id="rId209" /><Relationship Type="http://schemas.openxmlformats.org/officeDocument/2006/relationships/hyperlink" Target="https://www.e-tar.lt/portal/lt/legalAct/TAR.C595FF45F869" TargetMode="External" Id="rId220" /><Relationship Type="http://schemas.openxmlformats.org/officeDocument/2006/relationships/hyperlink" Target="https://www.scopus.com/inward/record.uri?eid=2-s2.0-84906075501&amp;partnerID=40&amp;md5=8bc95188f00a1dc7ff4fd5c3483b91f4" TargetMode="External" Id="rId241" /><Relationship Type="http://schemas.openxmlformats.org/officeDocument/2006/relationships/image" Target="media/image4.png" Id="rId15" /><Relationship Type="http://schemas.openxmlformats.org/officeDocument/2006/relationships/hyperlink" Target="https://www.go-fair.org/" TargetMode="External" Id="rId36" /><Relationship Type="http://schemas.openxmlformats.org/officeDocument/2006/relationships/hyperlink" Target="https://dataverse.deic.dk/" TargetMode="External" Id="rId57" /><Relationship Type="http://schemas.openxmlformats.org/officeDocument/2006/relationships/hyperlink" Target="https://www.surf.nl/en" TargetMode="External" Id="rId262" /><Relationship Type="http://schemas.openxmlformats.org/officeDocument/2006/relationships/hyperlink" Target="https://www.fecyt.es/" TargetMode="External" Id="rId78" /><Relationship Type="http://schemas.openxmlformats.org/officeDocument/2006/relationships/hyperlink" Target="https://eosc.eu/tripartite-collaboration/austria/" TargetMode="External" Id="rId99" /><Relationship Type="http://schemas.openxmlformats.org/officeDocument/2006/relationships/hyperlink" Target="https://www.forschungsdaten.at/" TargetMode="External" Id="rId101" /><Relationship Type="http://schemas.openxmlformats.org/officeDocument/2006/relationships/hyperlink" Target="https://eosc.eu/tripartite-collaboration/poland" TargetMode="External" Id="rId122" /><Relationship Type="http://schemas.openxmlformats.org/officeDocument/2006/relationships/hyperlink" Target="https://aussda.at/en/" TargetMode="External" Id="rId143" /><Relationship Type="http://schemas.openxmlformats.org/officeDocument/2006/relationships/hyperlink" Target="https://www.dri.ie/" TargetMode="External" Id="rId164" /><Relationship Type="http://schemas.openxmlformats.org/officeDocument/2006/relationships/hyperlink" Target="https://eosc.pl/" TargetMode="External" Id="rId185" /><Relationship Type="http://schemas.microsoft.com/office/2011/relationships/commentsExtended" Target="commentsExtended.xml" Id="rId9" /><Relationship Type="http://schemas.openxmlformats.org/officeDocument/2006/relationships/hyperlink" Target="https://www.hellenicopenscience.gr/en/" TargetMode="External" Id="rId210" /><Relationship Type="http://schemas.openxmlformats.org/officeDocument/2006/relationships/hyperlink" Target="https://data.consilium.europa.eu/doc/document/ST-13567-2020-INIT/en/pdf" TargetMode="External" Id="rId26" /><Relationship Type="http://schemas.openxmlformats.org/officeDocument/2006/relationships/hyperlink" Target="https://www.gov.ie/en/publication/87935-national-open-research-forum/" TargetMode="External" Id="rId231" /><Relationship Type="http://schemas.openxmlformats.org/officeDocument/2006/relationships/hyperlink" Target="http://data.europa.eu/eli/reg/2022/868/oj" TargetMode="External" Id="rId252" /><Relationship Type="http://schemas.openxmlformats.org/officeDocument/2006/relationships/hyperlink" Target="https://doi.org/10.1038/sdata.2016.18" TargetMode="External" Id="rId273" /><Relationship Type="http://schemas.openxmlformats.org/officeDocument/2006/relationships/hyperlink" Target="https://www.techlib.cz/en/" TargetMode="External" Id="rId47" /><Relationship Type="http://schemas.openxmlformats.org/officeDocument/2006/relationships/hyperlink" Target="https://fair-impact.eu/" TargetMode="External" Id="rId68" /><Relationship Type="http://schemas.openxmlformats.org/officeDocument/2006/relationships/hyperlink" Target="https://www.dri.ie/" TargetMode="External" Id="rId89" /><Relationship Type="http://schemas.openxmlformats.org/officeDocument/2006/relationships/hyperlink" Target="https://grnet.gr/en/company/" TargetMode="External" Id="rId112" /><Relationship Type="http://schemas.openxmlformats.org/officeDocument/2006/relationships/hyperlink" Target="https://doi.org/10.1038/sdata.2016.18" TargetMode="External" Id="rId133" /><Relationship Type="http://schemas.openxmlformats.org/officeDocument/2006/relationships/hyperlink" Target="https://data.consilium.europa.eu/doc/document/ST-13567-2020-INIT/en/pdf" TargetMode="External" Id="rId154" /><Relationship Type="http://schemas.openxmlformats.org/officeDocument/2006/relationships/hyperlink" Target="https://eosc.eu/tripartite-collaboration/czech-republic" TargetMode="External" Id="rId175" /><Relationship Type="http://schemas.openxmlformats.org/officeDocument/2006/relationships/hyperlink" Target="https://eur-lex.europa.eu/legal-content/LT/TXT/?uri=CELEX:52020DC0066" TargetMode="External" Id="rId196" /><Relationship Type="http://schemas.openxmlformats.org/officeDocument/2006/relationships/hyperlink" Target="https://zenodo.org/record/3557381" TargetMode="External" Id="rId200" /><Relationship Type="http://schemas.openxmlformats.org/officeDocument/2006/relationships/hyperlink" Target="https://www.openaire.eu/os-eu-countries" TargetMode="External" Id="rId16" /><Relationship Type="http://schemas.openxmlformats.org/officeDocument/2006/relationships/hyperlink" Target="https://www.e-tar.lt/portal/lt/legalAct/TAR.FA13E28615F6/asr" TargetMode="External" Id="rId221" /><Relationship Type="http://schemas.openxmlformats.org/officeDocument/2006/relationships/hyperlink" Target="https://doi.org/10.1039/D2DD00131D" TargetMode="External" Id="rId242" /><Relationship Type="http://schemas.openxmlformats.org/officeDocument/2006/relationships/hyperlink" Target="https://doi.org/10.1891/9780826163240.0018" TargetMode="External" Id="rId263" /><Relationship Type="http://schemas.openxmlformats.org/officeDocument/2006/relationships/hyperlink" Target="https://www.gofair.foundation/" TargetMode="External" Id="rId37" /><Relationship Type="http://schemas.openxmlformats.org/officeDocument/2006/relationships/hyperlink" Target="https://datice.is/en/nordic-data-stewardship-network" TargetMode="External" Id="rId58" /><Relationship Type="http://schemas.openxmlformats.org/officeDocument/2006/relationships/hyperlink" Target="https://www.ciencia.gob.es/en/Estrategias-y-Planes/Estrategias/ENCA.html" TargetMode="External" Id="rId79" /><Relationship Type="http://schemas.openxmlformats.org/officeDocument/2006/relationships/hyperlink" Target="https://doi.org/10.48550/arXiv.2402.13343" TargetMode="External" Id="rId102" /><Relationship Type="http://schemas.openxmlformats.org/officeDocument/2006/relationships/hyperlink" Target="https://eosc.pl/" TargetMode="External" Id="rId123" /><Relationship Type="http://schemas.openxmlformats.org/officeDocument/2006/relationships/hyperlink" Target="https://www.fwf.ac.at/en/research-funding/open-access-policy/research-data-management" TargetMode="External" Id="rId144" /><Relationship Type="http://schemas.openxmlformats.org/officeDocument/2006/relationships/hyperlink" Target="https://repository.dri.ie/" TargetMode="External" Id="rId90" /><Relationship Type="http://schemas.openxmlformats.org/officeDocument/2006/relationships/hyperlink" Target="https://repository.dri.ie/" TargetMode="External" Id="rId165" /><Relationship Type="http://schemas.openxmlformats.org/officeDocument/2006/relationships/hyperlink" Target="https://etais.ee/en/about-us/" TargetMode="External" Id="rId186" /><Relationship Type="http://schemas.openxmlformats.org/officeDocument/2006/relationships/hyperlink" Target="https://vpc.lv/" TargetMode="External" Id="rId211" /><Relationship Type="http://schemas.openxmlformats.org/officeDocument/2006/relationships/hyperlink" Target="https://ncn.gov.pl/en/open-science/data-management-plans" TargetMode="External" Id="rId232" /><Relationship Type="http://schemas.openxmlformats.org/officeDocument/2006/relationships/hyperlink" Target="https://doi.org/10.1051/epjconf/202533701140" TargetMode="External" Id="rId253" /><Relationship Type="http://schemas.openxmlformats.org/officeDocument/2006/relationships/hyperlink" Target="https://doi.org/10.1038/sdata.2018.118" TargetMode="External" Id="rId274" /><Relationship Type="http://schemas.openxmlformats.org/officeDocument/2006/relationships/hyperlink" Target="http://data.europa.eu/eli/reg/2021/695/2024-03-01" TargetMode="External" Id="rId27" /><Relationship Type="http://schemas.openxmlformats.org/officeDocument/2006/relationships/hyperlink" Target="https://www.cesnet.cz/" TargetMode="External" Id="rId48" /><Relationship Type="http://schemas.openxmlformats.org/officeDocument/2006/relationships/hyperlink" Target="https://datadoi.ee/" TargetMode="External" Id="rId69" /><Relationship Type="http://schemas.openxmlformats.org/officeDocument/2006/relationships/hyperlink" Target="https://www.hellenicopenscience.gr/en/" TargetMode="External" Id="rId113" /><Relationship Type="http://schemas.openxmlformats.org/officeDocument/2006/relationships/hyperlink" Target="https://doi.org/10.2777/1524" TargetMode="External" Id="rId134" /><Relationship Type="http://schemas.openxmlformats.org/officeDocument/2006/relationships/hyperlink" Target="https://www.eosc-synergy.eu/europe/spain/" TargetMode="External" Id="rId80" /><Relationship Type="http://schemas.openxmlformats.org/officeDocument/2006/relationships/hyperlink" Target="https://www.crossref.org/documentation/retrieve-metadata/rest-api/" TargetMode="External" Id="rId155" /><Relationship Type="http://schemas.openxmlformats.org/officeDocument/2006/relationships/hyperlink" Target="https://eosc.eu/tripartite-collaboration/denmark" TargetMode="External" Id="rId176" /><Relationship Type="http://schemas.openxmlformats.org/officeDocument/2006/relationships/hyperlink" Target="https://fair-office.at/" TargetMode="External" Id="rId197" /><Relationship Type="http://schemas.openxmlformats.org/officeDocument/2006/relationships/hyperlink" Target="https://www.fecyt.es/" TargetMode="External" Id="rId201" /><Relationship Type="http://schemas.openxmlformats.org/officeDocument/2006/relationships/hyperlink" Target="https://doi.org/10.1371/journal.pbio.2001414" TargetMode="External" Id="rId222" /><Relationship Type="http://schemas.openxmlformats.org/officeDocument/2006/relationships/hyperlink" Target="https://doi.org/10.5334/dsj-2018-007" TargetMode="External" Id="rId243" /><Relationship Type="http://schemas.openxmlformats.org/officeDocument/2006/relationships/hyperlink" Target="https://doi.org/10.1002/asi.24117" TargetMode="External" Id="rId264" /><Relationship Type="http://schemas.openxmlformats.org/officeDocument/2006/relationships/hyperlink" Target="https://www.eoscobservatory.eu/home" TargetMode="External" Id="rId17" /><Relationship Type="http://schemas.openxmlformats.org/officeDocument/2006/relationships/hyperlink" Target="https://cordis.europa.eu/project/id/831558" TargetMode="External" Id="rId38" /><Relationship Type="http://schemas.openxmlformats.org/officeDocument/2006/relationships/hyperlink" Target="https://www.deic.dk/en/data-management/data-management-deic/advisory-boards/eosc-denmark-coordination-forum" TargetMode="External" Id="rId59" /><Relationship Type="http://schemas.openxmlformats.org/officeDocument/2006/relationships/hyperlink" Target="https://eosc.eu/tripartite-collaboration/czech-republic" TargetMode="External" Id="rId103" /><Relationship Type="http://schemas.openxmlformats.org/officeDocument/2006/relationships/hyperlink" Target="https://icm.edu.pl/en/" TargetMode="External" Id="rId124" /><Relationship Type="http://schemas.openxmlformats.org/officeDocument/2006/relationships/hyperlink" Target="https://data.taltech.ee/" TargetMode="External" Id="rId70" /><Relationship Type="http://schemas.openxmlformats.org/officeDocument/2006/relationships/hyperlink" Target="https://eosc.eu/tripartite-collaboration/ireland" TargetMode="External" Id="rId91" /><Relationship Type="http://schemas.openxmlformats.org/officeDocument/2006/relationships/hyperlink" Target="https://www.izm.gov.lv/sites/izm/files/petijums-atverta_zinatne_21_2.pdf" TargetMode="External" Id="rId145" /><Relationship Type="http://schemas.openxmlformats.org/officeDocument/2006/relationships/hyperlink" Target="https://eosc.eu/tripartite-collaboration/ireland" TargetMode="External" Id="rId166" /><Relationship Type="http://schemas.openxmlformats.org/officeDocument/2006/relationships/hyperlink" Target="https://data.europa.eu/doi/10.2760/112945" TargetMode="External" Id="rId187" /><Relationship Type="http://schemas.openxmlformats.org/officeDocument/2006/relationships/customXml" Target="../customXml/item1.xml" Id="rId1" /><Relationship Type="http://schemas.openxmlformats.org/officeDocument/2006/relationships/hyperlink" Target="https://doi.org/10.5281/zenodo.15045911" TargetMode="External" Id="rId212" /><Relationship Type="http://schemas.openxmlformats.org/officeDocument/2006/relationships/hyperlink" Target="https://www.nwo.nl/en/research-data-management" TargetMode="External" Id="rId233" /><Relationship Type="http://schemas.openxmlformats.org/officeDocument/2006/relationships/hyperlink" Target="https://doi.org/10.3233/FAIA231131" TargetMode="External" Id="rId254" /><Relationship Type="http://schemas.openxmlformats.org/officeDocument/2006/relationships/hyperlink" Target="https://doi.org/10.2478/bjlp-2024-00020" TargetMode="External" Id="rId28" /><Relationship Type="http://schemas.openxmlformats.org/officeDocument/2006/relationships/hyperlink" Target="https://www.eosc.cz/en" TargetMode="External" Id="rId49" /><Relationship Type="http://schemas.openxmlformats.org/officeDocument/2006/relationships/hyperlink" Target="https://eosc.eu/tripartite-collaboration/spain" TargetMode="External" Id="rId114" /><Relationship Type="http://schemas.openxmlformats.org/officeDocument/2006/relationships/hyperlink" Target="https://doi.org/10.1038/s41597-019-0184-5" TargetMode="External" Id="rId275" /><Relationship Type="http://schemas.openxmlformats.org/officeDocument/2006/relationships/hyperlink" Target="https://etag.ee/en/" TargetMode="External" Id="rId60" /><Relationship Type="http://schemas.openxmlformats.org/officeDocument/2006/relationships/hyperlink" Target="https://vpc.lv/" TargetMode="External" Id="rId81" /><Relationship Type="http://schemas.openxmlformats.org/officeDocument/2006/relationships/hyperlink" Target="https://www.eosc.eu/sria" TargetMode="External" Id="rId135" /><Relationship Type="http://schemas.openxmlformats.org/officeDocument/2006/relationships/hyperlink" Target="https://www.deic.dk/en/data-management/data-management-deic/advisory-boards/eosc-" TargetMode="External" Id="rId156" /><Relationship Type="http://schemas.openxmlformats.org/officeDocument/2006/relationships/hyperlink" Target="https://eosc.eu/tripartite-collaboration/estonia" TargetMode="External" Id="rId177" /><Relationship Type="http://schemas.openxmlformats.org/officeDocument/2006/relationships/hyperlink" Target="https://www.forschungsdaten.at/" TargetMode="External" Id="rId198" /><Relationship Type="http://schemas.openxmlformats.org/officeDocument/2006/relationships/hyperlink" Target="https://www.ciencia.gob.es/dam/jcr:e5b759a4-d756-4af9-89b0-" TargetMode="External" Id="rId202" /><Relationship Type="http://schemas.openxmlformats.org/officeDocument/2006/relationships/hyperlink" Target="https://eosc.eu/wp-content/uploads/2025/10/20251103_MoU_Operational-Preparation_EOSC-Federation.pdf" TargetMode="External" Id="rId223" /><Relationship Type="http://schemas.openxmlformats.org/officeDocument/2006/relationships/hyperlink" Target="https://doi.org/10.1007/s12567-023-00506-y" TargetMode="External" Id="rId244" /><Relationship Type="http://schemas.openxmlformats.org/officeDocument/2006/relationships/hyperlink" Target="https://eosc.eu/tripartite-collaboration/" TargetMode="External" Id="rId18" /><Relationship Type="http://schemas.openxmlformats.org/officeDocument/2006/relationships/hyperlink" Target="https://www.fairsfair.eu/competence-centre/training-library" TargetMode="External" Id="rId39" /><Relationship Type="http://schemas.openxmlformats.org/officeDocument/2006/relationships/hyperlink" Target="https://bip.ug.edu.pl/sites/default/files/nodes/akty_normatywne/118492/files/01._polityka_zar" TargetMode="External" Id="rId265" /><Relationship Type="http://schemas.openxmlformats.org/officeDocument/2006/relationships/hyperlink" Target="https://arcg.is/1bHbSD0" TargetMode="External" Id="rId50" /><Relationship Type="http://schemas.openxmlformats.org/officeDocument/2006/relationships/hyperlink" Target="https://www.deic.dk/en/data-management/data-management-deic/advisory-boards/eosc-denmark-coordination-forum" TargetMode="External" Id="rId104" /><Relationship Type="http://schemas.openxmlformats.org/officeDocument/2006/relationships/hyperlink" Target="https://ncn.gov.pl/en/open-science/data-management-plans" TargetMode="External" Id="rId125" /><Relationship Type="http://schemas.openxmlformats.org/officeDocument/2006/relationships/hyperlink" Target="https://specs.fairdatapoint.org/fdp-specs-v1.2.html" TargetMode="External" Id="rId146" /><Relationship Type="http://schemas.openxmlformats.org/officeDocument/2006/relationships/hyperlink" Target="http://data.europa.eu/eli/dir/2019/1024/oj" TargetMode="External" Id="rId167" /><Relationship Type="http://schemas.openxmlformats.org/officeDocument/2006/relationships/hyperlink" Target="https://data.europa.eu/doi/10.2777/59065" TargetMode="External" Id="rId188" /><Relationship Type="http://schemas.openxmlformats.org/officeDocument/2006/relationships/hyperlink" Target="https://www.hellenicopenscience.gr/el/" TargetMode="External" Id="rId71" /><Relationship Type="http://schemas.openxmlformats.org/officeDocument/2006/relationships/hyperlink" Target="https://www.heanet.ie/" TargetMode="External" Id="rId92" /><Relationship Type="http://schemas.openxmlformats.org/officeDocument/2006/relationships/hyperlink" Target="https://icm.edu.pl/en/" TargetMode="External" Id="rId213" /><Relationship Type="http://schemas.openxmlformats.org/officeDocument/2006/relationships/hyperlink" Target="https://doi.org/10.1007/s10822-014-9776-5" TargetMode="External" Id="rId234" /><Relationship Type="http://schemas.openxmlformats.org/officeDocument/2006/relationships/numbering" Target="numbering.xml" Id="rId2" /><Relationship Type="http://schemas.openxmlformats.org/officeDocument/2006/relationships/hyperlink" Target="https://doi.org/10.5281/ZENODO.3471707" TargetMode="External" Id="rId255" /><Relationship Type="http://schemas.openxmlformats.org/officeDocument/2006/relationships/hyperlink" Target="https://www.fairsfair.eu/tools-software" TargetMode="External" Id="rId40" /><Relationship Type="http://schemas.openxmlformats.org/officeDocument/2006/relationships/hyperlink" Target="https://www.fecyt.es/" TargetMode="External" Id="rId115" /><Relationship Type="http://schemas.openxmlformats.org/officeDocument/2006/relationships/hyperlink" Target="https://doi.org/10.1787/1fda7b5e-en" TargetMode="External" Id="rId136" /><Relationship Type="http://schemas.openxmlformats.org/officeDocument/2006/relationships/hyperlink" Target="https://www.deic.dk/en" TargetMode="External" Id="rId157" /><Relationship Type="http://schemas.openxmlformats.org/officeDocument/2006/relationships/hyperlink" Target="https://eosc.eu/tripartite-collaboration/greece" TargetMode="External" Id="rId178" /><Relationship Type="http://schemas.openxmlformats.org/officeDocument/2006/relationships/hyperlink" Target="https://www.hm.ee/en/ministry/ministry/strategic-planning-2021-2035" TargetMode="External" Id="rId61" /><Relationship Type="http://schemas.openxmlformats.org/officeDocument/2006/relationships/hyperlink" Target="https://dv.dataverse.lv/dataverse/root" TargetMode="External" Id="rId82" /><Relationship Type="http://schemas.openxmlformats.org/officeDocument/2006/relationships/hyperlink" Target="https://eosc-fair4s.github.io/framework" TargetMode="External" Id="rId199" /><Relationship Type="http://schemas.openxmlformats.org/officeDocument/2006/relationships/hyperlink" Target="https://doi.org/10.1145/3442442.3451364" TargetMode="External" Id="rId203" /><Relationship Type="http://schemas.openxmlformats.org/officeDocument/2006/relationships/hyperlink" Target="https://digital-strategy.ec.europa.eu/en/policies/strategy-data" TargetMode="External" Id="rId19" /><Relationship Type="http://schemas.openxmlformats.org/officeDocument/2006/relationships/hyperlink" Target="https://doi.org/10.2478/bjlp-2024-00020" TargetMode="External" Id="rId224" /><Relationship Type="http://schemas.openxmlformats.org/officeDocument/2006/relationships/hyperlink" Target="https://plgrid.pl/en" TargetMode="External" Id="rId245" /><Relationship Type="http://schemas.openxmlformats.org/officeDocument/2006/relationships/hyperlink" Target="https://bip.ug.edu.pl/sites/default/files/nodes/akty_normatywne/118492/files/01._polityka_zarzadzania_danymi_badawczymi_en.pdf" TargetMode="External" Id="rId266" /><Relationship Type="http://schemas.openxmlformats.org/officeDocument/2006/relationships/hyperlink" Target="https://www.lorentzcenter.nl/jointly-designing-a-data-fairport.html" TargetMode="External" Id="rId30" /><Relationship Type="http://schemas.openxmlformats.org/officeDocument/2006/relationships/hyperlink" Target="https://www.deic.dk/en" TargetMode="External" Id="rId105" /><Relationship Type="http://schemas.openxmlformats.org/officeDocument/2006/relationships/hyperlink" Target="https://www.openaire.eu/blogs/open-research-data-in-poland-on-the-rise" TargetMode="External" Id="rId126" /><Relationship Type="http://schemas.openxmlformats.org/officeDocument/2006/relationships/hyperlink" Target="https://doi.org/10.7717/peerj-cs.281" TargetMode="External" Id="rId147" /><Relationship Type="http://schemas.openxmlformats.org/officeDocument/2006/relationships/hyperlink" Target="https://research-and-innovation.ec.europa.eu/strategy/strategy-research-and-innovation/our-digital-future/open-science/european-open-science-cloud-eosc_en" TargetMode="External" Id="rId168" /><Relationship Type="http://schemas.openxmlformats.org/officeDocument/2006/relationships/hyperlink" Target="https://www.openaire.eu/os-czech-republic" TargetMode="External" Id="rId51" /><Relationship Type="http://schemas.openxmlformats.org/officeDocument/2006/relationships/hyperlink" Target="https://grnet.gr/en/company/" TargetMode="External" Id="rId72" /><Relationship Type="http://schemas.openxmlformats.org/officeDocument/2006/relationships/hyperlink" Target="https://www.gov.ie/en/publication/87935-national-open-research-forum/" TargetMode="External" Id="rId93" /><Relationship Type="http://schemas.openxmlformats.org/officeDocument/2006/relationships/hyperlink" Target="https://ec.europa.eu/research/participants/data/ref/h2020/grants_manual/hi/oa_pilot/h2020-hi-oa-data-mgt_en.pdf" TargetMode="External" Id="rId189" /><Relationship Type="http://schemas.openxmlformats.org/officeDocument/2006/relationships/styles" Target="styles.xml" Id="rId3" /><Relationship Type="http://schemas.openxmlformats.org/officeDocument/2006/relationships/hyperlink" Target="https://doi.org/10.5281/zenodo.4623713" TargetMode="External" Id="rId214" /><Relationship Type="http://schemas.openxmlformats.org/officeDocument/2006/relationships/hyperlink" Target="https://doi.org/10.1787/e08aa3bb-en" TargetMode="External" Id="rId235" /><Relationship Type="http://schemas.openxmlformats.org/officeDocument/2006/relationships/hyperlink" Target="https://doi.org/10.1007/978-3-030-65847-2_13" TargetMode="External" Id="rId256" /><Relationship Type="http://schemas.openxmlformats.org/officeDocument/2006/relationships/footer" Target="footer1.xml" Id="rId277" /><Relationship Type="http://schemas.openxmlformats.org/officeDocument/2006/relationships/hyperlink" Target="https://www.ciencia.gob.es/dam/jcr:e5b759a4-d756-4af9-89b0-a8cf5fd28e20/ENCA_EN_acc.pdf" TargetMode="External" Id="rId116" /><Relationship Type="http://schemas.openxmlformats.org/officeDocument/2006/relationships/hyperlink" Target="https://doi.org/10.1002/asi.24117" TargetMode="External" Id="rId137" /><Relationship Type="http://schemas.openxmlformats.org/officeDocument/2006/relationships/hyperlink" Target="https://dans.knaw.nl/en/" TargetMode="External" Id="rId158" /><Relationship Type="http://schemas.openxmlformats.org/officeDocument/2006/relationships/hyperlink" Target="https://digital-strategy.ec.europa.eu/en/policies/data-spaces" TargetMode="External" Id="rId20" /><Relationship Type="http://schemas.openxmlformats.org/officeDocument/2006/relationships/hyperlink" Target="https://fairsharing.org/communities" TargetMode="External" Id="rId41" /><Relationship Type="http://schemas.openxmlformats.org/officeDocument/2006/relationships/hyperlink" Target="https://etais.ee/en/" TargetMode="External" Id="rId62" /><Relationship Type="http://schemas.openxmlformats.org/officeDocument/2006/relationships/hyperlink" Target="https://www.openaire.eu/" TargetMode="External" Id="rId83" /><Relationship Type="http://schemas.openxmlformats.org/officeDocument/2006/relationships/hyperlink" Target="https://eosc.eu/tripartite-collaboration/latvia" TargetMode="External" Id="rId179" /><Relationship Type="http://schemas.openxmlformats.org/officeDocument/2006/relationships/hyperlink" Target="https://op.europa.eu/en/publication-detail/-/publication/3213b335-1cbc-11e6-ba9a-01aa75ed71a1/language-en" TargetMode="External" Id="rId190" /><Relationship Type="http://schemas.openxmlformats.org/officeDocument/2006/relationships/hyperlink" Target="http://www.g20chn.com/xwzxEnglish/sum_ann/201609/t20160906_3397.html" TargetMode="External" Id="rId204" /><Relationship Type="http://schemas.openxmlformats.org/officeDocument/2006/relationships/hyperlink" Target="https://doi.org/10.2478/bjlp-2024-00020" TargetMode="External" Id="rId225" /><Relationship Type="http://schemas.openxmlformats.org/officeDocument/2006/relationships/hyperlink" Target="https://doi.org/10.1016/C2012-0-07057-3" TargetMode="External" Id="rId246" /><Relationship Type="http://schemas.openxmlformats.org/officeDocument/2006/relationships/hyperlink" Target="https://doi.org/10.1162/dint_a_00049" TargetMode="External" Id="rId267" /><Relationship Type="http://schemas.openxmlformats.org/officeDocument/2006/relationships/hyperlink" Target="https://eosc.eu/tripartite-collaboration/denmark" TargetMode="External" Id="rId106" /><Relationship Type="http://schemas.openxmlformats.org/officeDocument/2006/relationships/hyperlink" Target="https://plgrid.pl/en" TargetMode="External" Id="rId127" /><Relationship Type="http://schemas.microsoft.com/office/2016/09/relationships/commentsIds" Target="commentsIds.xml" Id="rId10" /><Relationship Type="http://schemas.openxmlformats.org/officeDocument/2006/relationships/image" Target="media/image5.png" Id="rId31" /><Relationship Type="http://schemas.openxmlformats.org/officeDocument/2006/relationships/hyperlink" Target="https://www.e-infra.cz/en" TargetMode="External" Id="rId52" /><Relationship Type="http://schemas.openxmlformats.org/officeDocument/2006/relationships/hyperlink" Target="https://www.ekt.gr/en" TargetMode="External" Id="rId73" /><Relationship Type="http://schemas.openxmlformats.org/officeDocument/2006/relationships/hyperlink" Target="https://www.sfi.ie/funding/sfi-data-management/" TargetMode="External" Id="rId94" /><Relationship Type="http://schemas.openxmlformats.org/officeDocument/2006/relationships/hyperlink" Target="https://zenodo.org/records/6623556" TargetMode="External" Id="rId148" /><Relationship Type="http://schemas.openxmlformats.org/officeDocument/2006/relationships/hyperlink" Target="https://research-and-innovation.ec.europa.eu/strategy/strategy-research-and-innovation/our-digital-future/open-science_en" TargetMode="External" Id="rId169" /><Relationship Type="http://schemas.openxmlformats.org/officeDocument/2006/relationships/settings" Target="settings.xml" Id="rId4" /><Relationship Type="http://schemas.openxmlformats.org/officeDocument/2006/relationships/hyperlink" Target="https://eosc.eu/tripartite-collaboration/poland" TargetMode="External" Id="rId180" /><Relationship Type="http://schemas.openxmlformats.org/officeDocument/2006/relationships/hyperlink" Target="https://zenodo.org/records/17225379" TargetMode="External" Id="rId215" /><Relationship Type="http://schemas.openxmlformats.org/officeDocument/2006/relationships/hyperlink" Target="https://doi.org/10.1787/1fda7b5e-en" TargetMode="External" Id="rId236" /><Relationship Type="http://schemas.openxmlformats.org/officeDocument/2006/relationships/hyperlink" Target="https://www.sfi.ie/funding/sfi-data-management/" TargetMode="External" Id="rId257" /><Relationship Type="http://schemas.openxmlformats.org/officeDocument/2006/relationships/footer" Target="footer2.xml" Id="rId278" /><Relationship Type="http://schemas.openxmlformats.org/officeDocument/2006/relationships/hyperlink" Target="https://fairsharing.org/search" TargetMode="External" Id="rId42" /><Relationship Type="http://schemas.openxmlformats.org/officeDocument/2006/relationships/hyperlink" Target="https://eosc-nordic.eu/" TargetMode="External" Id="rId84" /><Relationship Type="http://schemas.openxmlformats.org/officeDocument/2006/relationships/image" Target="media/image11.png" Id="rId138" /><Relationship Type="http://schemas.openxmlformats.org/officeDocument/2006/relationships/hyperlink" Target="https://doi.org/10.2777/1524" TargetMode="External" Id="rId191" /><Relationship Type="http://schemas.openxmlformats.org/officeDocument/2006/relationships/hyperlink" Target="https://doi.org/10.1186/s13326-023-00289-5" TargetMode="External" Id="rId205" /><Relationship Type="http://schemas.openxmlformats.org/officeDocument/2006/relationships/hyperlink" Target="https://zenodo.org/records/3909563" TargetMode="External" Id="rId247" /><Relationship Type="http://schemas.openxmlformats.org/officeDocument/2006/relationships/hyperlink" Target="https://doi.org/10.5281/zenodo.3609516" TargetMode="External" Id="rId107" /><Relationship Type="http://schemas.microsoft.com/office/2018/08/relationships/commentsExtensible" Target="commentsExtensible.xml" Id="rId11" /><Relationship Type="http://schemas.openxmlformats.org/officeDocument/2006/relationships/hyperlink" Target="https://www.deic.dk/en/front" TargetMode="External" Id="rId53" /><Relationship Type="http://schemas.openxmlformats.org/officeDocument/2006/relationships/hyperlink" Target="https://doi.org/10.1016/j.cels.2019.09.011" TargetMode="External" Id="rId149" /><Relationship Type="http://schemas.openxmlformats.org/officeDocument/2006/relationships/hyperlink" Target="https://datastewards.ie/" TargetMode="External" Id="rId95" /><Relationship Type="http://schemas.openxmlformats.org/officeDocument/2006/relationships/hyperlink" Target="https://support.datacite.org/docs/api" TargetMode="External" Id="rId160" /><Relationship Type="http://schemas.openxmlformats.org/officeDocument/2006/relationships/hyperlink" Target="https://doi.org/10.1002/9781119879862.ch2" TargetMode="External" Id="rId216" /><Relationship Type="http://schemas.openxmlformats.org/officeDocument/2006/relationships/hyperlink" Target="https://oad.simmons.edu/oadwiki/Data_repositories" TargetMode="External" Id="rId258" /><Relationship Type="http://schemas.openxmlformats.org/officeDocument/2006/relationships/hyperlink" Target="https://e-seimasx.lrs.lt/portal/legalAct/lt/TAD/TAIS.343430/asr" TargetMode="External" Id="R4258c95531754daa" /><Relationship Type="http://schemas.openxmlformats.org/officeDocument/2006/relationships/hyperlink" Target="https://orcid.org/" TargetMode="External" Id="R66ddaa94d9f640ae" /><Relationship Type="http://schemas.openxmlformats.org/officeDocument/2006/relationships/image" Target="/media/imagec.png" Id="rId1948497107" /><Relationship Type="http://schemas.openxmlformats.org/officeDocument/2006/relationships/hyperlink" Target="https://doi.org/10.1162/dint_a_00033" TargetMode="External" Id="R7ae9492a73564911" /><Relationship Type="http://schemas.openxmlformats.org/officeDocument/2006/relationships/hyperlink" Target="https://doi.org/10.1109/Cluster48925.2021.00053" TargetMode="External" Id="R3be5946cf300447c" /></Relationships>
</file>

<file path=word/_rels/footer2.xml.rels>&#65279;<?xml version="1.0" encoding="utf-8"?><Relationships xmlns="http://schemas.openxmlformats.org/package/2006/relationships"><Relationship Type="http://schemas.openxmlformats.org/officeDocument/2006/relationships/image" Target="/media/imaged.png" Id="rId948517416" /></Relationships>
</file>

<file path=word/_rels/footnotes.xml.rels>&#65279;<?xml version="1.0" encoding="utf-8"?><Relationships xmlns="http://schemas.openxmlformats.org/package/2006/relationships"><Relationship Type="http://schemas.openxmlformats.org/officeDocument/2006/relationships/hyperlink" Target="https://joinup.ec.europa.eu/collection/nifo-national-interoperability-framework-observatory/1-introduction" TargetMode="External" Id="rId3" /><Relationship Type="http://schemas.openxmlformats.org/officeDocument/2006/relationships/hyperlink" Target="https://doi.org/10.5281/zenodo.17551218" TargetMode="External" Id="rId2" /><Relationship Type="http://schemas.openxmlformats.org/officeDocument/2006/relationships/hyperlink" Target="https://zenodo.org/records/17582648" TargetMode="External" Id="rId1" /><Relationship Type="http://schemas.openxmlformats.org/officeDocument/2006/relationships/hyperlink" Target="https://dataverse.lv/en/par-projektu/" TargetMode="External" Id="rId23" /><Relationship Type="http://schemas.openxmlformats.org/officeDocument/2006/relationships/hyperlink" Target="https://ec.europa.eu/info/funding-tenders/opportunities/docs/2021-2027/common/guidance/aga_v1.0_en.pdf" TargetMode="External" Id="rId4" /><Relationship Type="http://schemas.openxmlformats.org/officeDocument/2006/relationships/hyperlink" Target="https://postgraduatecenter.at/en/programs/communication-media/data-steward/" TargetMode="External" Id="R54f0a31a28df43d9" /><Relationship Type="http://schemas.openxmlformats.org/officeDocument/2006/relationships/hyperlink" Target="https://www.tuni.fi/en/study-with-us/tautree-data-steward" TargetMode="External" Id="Rc5c02ec8e2984701" /><Relationship Type="http://schemas.openxmlformats.org/officeDocument/2006/relationships/hyperlink" Target="https://www.th-koeln.de/weiterbildung/zertifikatskurs-data-librarian_63393.php" TargetMode="External" Id="Rd60ce01afefd42b7" /><Relationship Type="http://schemas.openxmlformats.org/officeDocument/2006/relationships/hyperlink" Target="https://forschungsdatenmanagement.uni-graz.at/en/data-stewardship-training/" TargetMode="External" Id="R3475e21a216c4d60" /><Relationship Type="http://schemas.openxmlformats.org/officeDocument/2006/relationships/hyperlink" Target="https://www.uniforlife.at/de/data-steward" TargetMode="External" Id="Re712d2dbe7894079" /><Relationship Type="http://schemas.openxmlformats.org/officeDocument/2006/relationships/hyperlink" Target="https://openplato.eu/enrol/index.php?id=105&amp;utm_source=chatgpt.com" TargetMode="External" Id="R8791b6255cb74048" /><Relationship Type="http://schemas.openxmlformats.org/officeDocument/2006/relationships/hyperlink" Target="https://www.openaire.eu/community/blogs/empowering-the-next-generation-of-data-stewards-join-the-fair-rdm-bootcamp" TargetMode="External" Id="R1df4cfe2e9674925" /><Relationship Type="http://schemas.openxmlformats.org/officeDocument/2006/relationships/hyperlink" Target="https://learn.eosc-synergy.eu/data-steward-training" TargetMode="External" Id="R274b8bd48d1e4a1b" /><Relationship Type="http://schemas.openxmlformats.org/officeDocument/2006/relationships/hyperlink" Target="https://www.pattern-openresearch.eu/training_materials/fair-research-data-management-what-is-fair-rdm-and-why-should-we-do-it/" TargetMode="External" Id="Ree6fdedc772e4034" /><Relationship Type="http://schemas.openxmlformats.org/officeDocument/2006/relationships/hyperlink" Target="https://doi.org/10.5281/zenodo.6108287" TargetMode="External" Id="R2faf65b9fa1e460a" /><Relationship Type="http://schemas.openxmlformats.org/officeDocument/2006/relationships/hyperlink" Target="https://www.fairsfair.eu/competence-centre/training-library" TargetMode="External" Id="R1e5267e7d1dc4537" /><Relationship Type="http://schemas.openxmlformats.org/officeDocument/2006/relationships/hyperlink" Target="https://www.fosteropenscience.eu/toolkit" TargetMode="External" Id="R91c61bbde2b8473c" /><Relationship Type="http://schemas.openxmlformats.org/officeDocument/2006/relationships/hyperlink" Target="https://www.fosteropenscience.eu/courses" TargetMode="External" Id="Rc92cb4dbb407494b" /><Relationship Type="http://schemas.openxmlformats.org/officeDocument/2006/relationships/hyperlink" Target="https://www.rd-alliance.org/plenaries-events/webinars/past-webinars" TargetMode="External" Id="R993cd44afcfc4552" /><Relationship Type="http://schemas.openxmlformats.org/officeDocument/2006/relationships/hyperlink" Target="https://www.rd-alliance.org/recommendations-and-outputs/catalogue" TargetMode="External" Id="R085f6106db514d42" /><Relationship Type="http://schemas.openxmlformats.org/officeDocument/2006/relationships/hyperlink" Target="https://elixir-europe.org/about-us/who-we-are" TargetMode="External" Id="Rcdc3ed8888004cb1" /><Relationship Type="http://schemas.openxmlformats.org/officeDocument/2006/relationships/hyperlink" Target="https://www.cessda.eu/Training-Resources" TargetMode="External" Id="Rbfa896c3e8b54106" /><Relationship Type="http://schemas.openxmlformats.org/officeDocument/2006/relationships/hyperlink" Target="https://sshopencloud.eu/training/training-events" TargetMode="External" Id="Rb0076606ad68456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2CB88-8380-A240-B6B1-EFBE2A7C6D6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Jolanta Šinkūnienė</dc:creator>
  <keywords/>
  <dc:description/>
  <lastModifiedBy>mindaugas.sarpis@cern.ch</lastModifiedBy>
  <revision>300</revision>
  <dcterms:created xsi:type="dcterms:W3CDTF">2026-03-02T17:27:00.0000000Z</dcterms:created>
  <dcterms:modified xsi:type="dcterms:W3CDTF">2026-03-30T07:08:50.9204716Z</dcterms:modified>
</coreProperties>
</file>