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92BC6" w:rsidR="000740CE" w:rsidP="000740CE" w:rsidRDefault="000740CE" w14:paraId="0C9C281F" w14:textId="5DBBF45E">
      <w:pPr>
        <w:spacing w:after="0" w:line="240" w:lineRule="auto"/>
        <w:jc w:val="center"/>
        <w:rPr>
          <w:b/>
          <w:bCs/>
          <w:sz w:val="40"/>
          <w:szCs w:val="40"/>
          <w:lang w:val="lt-LT"/>
        </w:rPr>
      </w:pPr>
      <w:r w:rsidRPr="00092BC6">
        <w:rPr>
          <w:b/>
          <w:bCs/>
          <w:sz w:val="40"/>
          <w:szCs w:val="40"/>
          <w:lang w:val="lt-LT"/>
        </w:rPr>
        <w:t>Kompromisinė galimybių studijos struktūra:</w:t>
      </w:r>
    </w:p>
    <w:p w:rsidRPr="00092BC6" w:rsidR="000740CE" w:rsidP="000740CE" w:rsidRDefault="000740CE" w14:paraId="00AD702C" w14:textId="2BE85F48">
      <w:pPr>
        <w:spacing w:after="0" w:line="240" w:lineRule="auto"/>
        <w:jc w:val="center"/>
        <w:rPr>
          <w:b/>
          <w:bCs/>
          <w:sz w:val="40"/>
          <w:szCs w:val="40"/>
          <w:lang w:val="lt-LT"/>
        </w:rPr>
      </w:pPr>
      <w:r w:rsidRPr="00092BC6">
        <w:rPr>
          <w:b/>
          <w:bCs/>
          <w:sz w:val="40"/>
          <w:szCs w:val="40"/>
          <w:lang w:val="lt-LT"/>
        </w:rPr>
        <w:t>Lietuvos integracija į EOSC</w:t>
      </w:r>
    </w:p>
    <w:p w:rsidRPr="00092BC6" w:rsidR="000740CE" w:rsidP="00385E8E" w:rsidRDefault="000740CE" w14:paraId="732263E6" w14:textId="77777777">
      <w:pPr>
        <w:spacing w:after="0" w:line="240" w:lineRule="auto"/>
        <w:rPr>
          <w:lang w:val="lt-LT"/>
        </w:rPr>
      </w:pPr>
    </w:p>
    <w:p w:rsidRPr="00092BC6" w:rsidR="00A85E25" w:rsidP="00385E8E" w:rsidRDefault="45B594D0" w14:paraId="4B566832" w14:textId="3B949D9F">
      <w:pPr>
        <w:spacing w:after="0" w:line="240" w:lineRule="auto"/>
        <w:rPr>
          <w:lang w:val="lt-LT"/>
        </w:rPr>
      </w:pPr>
      <w:r w:rsidRPr="45B594D0">
        <w:rPr>
          <w:u w:val="single"/>
          <w:lang w:val="lt-LT"/>
        </w:rPr>
        <w:t>Spalvų paaiškinimas:</w:t>
      </w:r>
      <w:r w:rsidR="003C06BD">
        <w:br/>
      </w:r>
      <w:r w:rsidRPr="45B594D0">
        <w:rPr>
          <w:color w:val="0070C0"/>
          <w:lang w:val="lt-LT"/>
        </w:rPr>
        <w:t>Mėlyna – Dariaus varianto</w:t>
      </w:r>
      <w:r w:rsidR="003C06BD">
        <w:br/>
      </w:r>
      <w:r w:rsidRPr="45B594D0">
        <w:rPr>
          <w:color w:val="00B050"/>
          <w:lang w:val="lt-LT"/>
        </w:rPr>
        <w:t>Žalia – Aušros varianto</w:t>
      </w:r>
      <w:r w:rsidR="003C06BD">
        <w:br/>
      </w:r>
      <w:r w:rsidRPr="45B594D0">
        <w:rPr>
          <w:color w:val="7030A0"/>
          <w:lang w:val="lt-LT"/>
        </w:rPr>
        <w:t>Violetinė – naujai integruoti kompromisiniai elementai (Darius+Aušra)</w:t>
      </w:r>
      <w:r w:rsidR="003C06BD">
        <w:br/>
      </w:r>
    </w:p>
    <w:p w:rsidRPr="00092BC6" w:rsidR="000740CE" w:rsidP="00385E8E" w:rsidRDefault="000740CE" w14:paraId="7A3EE9D6" w14:textId="77777777">
      <w:pPr>
        <w:spacing w:after="0" w:line="240" w:lineRule="auto"/>
        <w:rPr>
          <w:lang w:val="lt-LT"/>
        </w:rPr>
      </w:pPr>
    </w:p>
    <w:p w:rsidRPr="00092BC6" w:rsidR="00A85E25" w:rsidP="00385E8E" w:rsidRDefault="003C06BD" w14:paraId="4CE832E2" w14:textId="77777777">
      <w:pPr>
        <w:spacing w:after="0" w:line="240" w:lineRule="auto"/>
        <w:rPr>
          <w:lang w:val="lt-LT"/>
        </w:rPr>
      </w:pPr>
      <w:r w:rsidRPr="00092BC6">
        <w:rPr>
          <w:color w:val="0070C0"/>
          <w:lang w:val="lt-LT"/>
        </w:rPr>
        <w:t>Santrauka</w:t>
      </w:r>
    </w:p>
    <w:p w:rsidRPr="00092BC6" w:rsidR="000740CE" w:rsidP="00385E8E" w:rsidRDefault="000740CE" w14:paraId="2F3C1F59" w14:textId="77777777">
      <w:pPr>
        <w:spacing w:after="0" w:line="240" w:lineRule="auto"/>
        <w:rPr>
          <w:color w:val="0070C0"/>
          <w:lang w:val="lt-LT"/>
        </w:rPr>
      </w:pPr>
    </w:p>
    <w:p w:rsidRPr="00092BC6" w:rsidR="00A85E25" w:rsidP="00385E8E" w:rsidRDefault="003C06BD" w14:paraId="02F4F773" w14:textId="2FEE0A14">
      <w:pPr>
        <w:spacing w:after="0" w:line="240" w:lineRule="auto"/>
        <w:rPr>
          <w:lang w:val="lt-LT"/>
        </w:rPr>
      </w:pPr>
      <w:r w:rsidRPr="00092BC6">
        <w:rPr>
          <w:color w:val="0070C0"/>
          <w:lang w:val="lt-LT"/>
        </w:rPr>
        <w:t>I. ĮVADAS</w:t>
      </w:r>
      <w:r w:rsidR="00E36DD3">
        <w:rPr>
          <w:color w:val="0070C0"/>
          <w:lang w:val="lt-LT"/>
        </w:rPr>
        <w:t xml:space="preserve"> </w:t>
      </w:r>
      <w:r w:rsidRPr="00CE5AF8" w:rsidR="003B6C11">
        <w:rPr>
          <w:color w:val="FF0000"/>
          <w:lang w:val="lt-LT"/>
        </w:rPr>
        <w:t>(</w:t>
      </w:r>
      <w:r w:rsidRPr="00CE5AF8" w:rsidR="002B17AC">
        <w:rPr>
          <w:color w:val="FF0000"/>
          <w:lang w:val="lt-LT"/>
        </w:rPr>
        <w:t>Jolanta</w:t>
      </w:r>
      <w:r w:rsidRPr="00CE5AF8" w:rsidR="00CE5AF8">
        <w:rPr>
          <w:color w:val="FF0000"/>
          <w:lang w:val="lt-LT"/>
        </w:rPr>
        <w:t>)</w:t>
      </w:r>
    </w:p>
    <w:p w:rsidRPr="00092BC6" w:rsidR="00A85E25" w:rsidP="00385E8E" w:rsidRDefault="003C06BD" w14:paraId="0AC5A71C" w14:textId="77777777">
      <w:pPr>
        <w:spacing w:after="0" w:line="240" w:lineRule="auto"/>
        <w:rPr>
          <w:color w:val="0070C0"/>
          <w:lang w:val="lt-LT"/>
        </w:rPr>
      </w:pPr>
      <w:r w:rsidRPr="00092BC6">
        <w:rPr>
          <w:color w:val="0070C0"/>
          <w:lang w:val="lt-LT"/>
        </w:rPr>
        <w:t>- Projekto kontekstas</w:t>
      </w:r>
    </w:p>
    <w:p w:rsidRPr="00092BC6" w:rsidR="000740CE" w:rsidP="00385E8E" w:rsidRDefault="000740CE" w14:paraId="3D09FD54" w14:textId="09DDBC9F">
      <w:pPr>
        <w:spacing w:after="0" w:line="240" w:lineRule="auto"/>
        <w:rPr>
          <w:lang w:val="lt-LT"/>
        </w:rPr>
      </w:pPr>
      <w:r w:rsidRPr="00092BC6">
        <w:rPr>
          <w:color w:val="0070C0"/>
          <w:lang w:val="lt-LT"/>
        </w:rPr>
        <w:tab/>
      </w:r>
      <w:r w:rsidRPr="00092BC6">
        <w:rPr>
          <w:lang w:val="lt-LT"/>
        </w:rPr>
        <w:t>Kodėl atsirado poreikis stoti į EOSC ir rengti galimy</w:t>
      </w:r>
      <w:r w:rsidRPr="00092BC6" w:rsidR="00092BC6">
        <w:rPr>
          <w:lang w:val="lt-LT"/>
        </w:rPr>
        <w:t>b</w:t>
      </w:r>
      <w:r w:rsidRPr="00092BC6">
        <w:rPr>
          <w:lang w:val="lt-LT"/>
        </w:rPr>
        <w:t>ių studiją</w:t>
      </w:r>
    </w:p>
    <w:p w:rsidRPr="00092BC6" w:rsidR="00A85E25" w:rsidP="00385E8E" w:rsidRDefault="003C06BD" w14:paraId="5BA896B8" w14:textId="77777777">
      <w:pPr>
        <w:spacing w:after="0" w:line="240" w:lineRule="auto"/>
        <w:rPr>
          <w:color w:val="0070C0"/>
          <w:lang w:val="lt-LT"/>
        </w:rPr>
      </w:pPr>
      <w:r w:rsidRPr="00092BC6">
        <w:rPr>
          <w:color w:val="0070C0"/>
          <w:lang w:val="lt-LT"/>
        </w:rPr>
        <w:t>- Studijos tikslas ir uždaviniai</w:t>
      </w:r>
    </w:p>
    <w:p w:rsidRPr="00092BC6" w:rsidR="000740CE" w:rsidP="00385E8E" w:rsidRDefault="000740CE" w14:paraId="087B2740" w14:textId="41FC4648">
      <w:pPr>
        <w:spacing w:after="0" w:line="240" w:lineRule="auto"/>
        <w:rPr>
          <w:lang w:val="lt-LT"/>
        </w:rPr>
      </w:pPr>
      <w:r w:rsidRPr="00092BC6">
        <w:rPr>
          <w:color w:val="0070C0"/>
          <w:lang w:val="lt-LT"/>
        </w:rPr>
        <w:tab/>
      </w:r>
      <w:r w:rsidRPr="00092BC6">
        <w:rPr>
          <w:lang w:val="lt-LT"/>
        </w:rPr>
        <w:t>Perkeliame tekstą iš LMT užduoties</w:t>
      </w:r>
    </w:p>
    <w:p w:rsidRPr="00092BC6" w:rsidR="00E20B91" w:rsidP="00E20B91" w:rsidRDefault="00E20B91" w14:paraId="00EEE88C" w14:textId="4C27761F">
      <w:pPr>
        <w:spacing w:after="0" w:line="240" w:lineRule="auto"/>
        <w:ind w:firstLine="720"/>
        <w:rPr>
          <w:lang w:val="lt-LT"/>
        </w:rPr>
      </w:pPr>
      <w:r w:rsidRPr="00092BC6">
        <w:rPr>
          <w:lang w:val="lt-LT"/>
        </w:rPr>
        <w:t>Tikslai ir uždaviniai:</w:t>
      </w:r>
    </w:p>
    <w:p w:rsidRPr="00092BC6" w:rsidR="0083232D" w:rsidP="00E20B91" w:rsidRDefault="0083232D" w14:paraId="785901BE" w14:textId="01F761FF">
      <w:pPr>
        <w:pStyle w:val="ListParagraph"/>
        <w:numPr>
          <w:ilvl w:val="0"/>
          <w:numId w:val="7"/>
        </w:numPr>
        <w:spacing w:after="0" w:line="240" w:lineRule="auto"/>
        <w:rPr>
          <w:lang w:val="lt-LT"/>
        </w:rPr>
      </w:pPr>
      <w:r w:rsidRPr="00092BC6">
        <w:rPr>
          <w:lang w:val="lt-LT"/>
        </w:rPr>
        <w:t xml:space="preserve">Tikslas - </w:t>
      </w:r>
      <w:r w:rsidRPr="00092BC6">
        <w:rPr>
          <w:rFonts w:ascii="Times New Roman" w:hAnsi="Times New Roman" w:cs="Times New Roman"/>
          <w:lang w:val="lt-LT"/>
        </w:rPr>
        <w:t>parengti galimybių studiją, kurioje būtų išsamiai išanalizuota esama mokslinių duomenų valdymo infrastruktūra, duomenų tipai, lygiai ir kiti svarbūs parametrai. Taip pat įvertinti mokslo ir studijų institucijų (toliau – MSI) turimas kompetencijas, reikalingas duomenų tvarkymui, saugojimui ir kitoms susijusioms veikloms, bei kitus veiksnius, turinčius įtakos mokslinių duomenų valdymui ir esamoms praktikoms. Rengiant galimybių studiją sukurti esamos mokslinių tyrimų duomenų valdymo ekosistemos žemėlapį. Nustatyti poreikį ir potencialą MSI  integruotis į Europos atvirojo mokslo debesiją (toliau – EOSC), pateikti aiškias investicines kryptis</w:t>
      </w:r>
    </w:p>
    <w:p w:rsidRPr="00092BC6" w:rsidR="00E20B91" w:rsidP="00E20B91" w:rsidRDefault="00E20B91" w14:paraId="58B276EA" w14:textId="6864A69F">
      <w:pPr>
        <w:pStyle w:val="ListParagraph"/>
        <w:numPr>
          <w:ilvl w:val="0"/>
          <w:numId w:val="7"/>
        </w:numPr>
        <w:spacing w:after="0" w:line="240" w:lineRule="auto"/>
        <w:rPr>
          <w:lang w:val="lt-LT"/>
        </w:rPr>
      </w:pPr>
      <w:r w:rsidRPr="00092BC6">
        <w:rPr>
          <w:lang w:val="lt-LT"/>
        </w:rPr>
        <w:t>Galimybių studija turi atsakyti į iškeltus klausimus, identifikuoti problemas ir pateikti aiškias bei pagrįstas rekomendacijas ir investicines kryptis</w:t>
      </w:r>
    </w:p>
    <w:p w:rsidRPr="00092BC6" w:rsidR="00E20B91" w:rsidP="00E20B91" w:rsidRDefault="00E20B91" w14:paraId="105031A2" w14:textId="77777777">
      <w:pPr>
        <w:pStyle w:val="ListParagraph"/>
        <w:numPr>
          <w:ilvl w:val="0"/>
          <w:numId w:val="7"/>
        </w:numPr>
        <w:spacing w:after="0" w:line="240" w:lineRule="auto"/>
        <w:rPr>
          <w:lang w:val="lt-LT"/>
        </w:rPr>
      </w:pPr>
      <w:r w:rsidRPr="00092BC6">
        <w:rPr>
          <w:lang w:val="lt-LT"/>
        </w:rPr>
        <w:t xml:space="preserve">Atliktų apklausų rezultatai turi būti pateikti kartu su vaizdine informacija (grafikais, lentelėmis, diagramomis); </w:t>
      </w:r>
    </w:p>
    <w:p w:rsidRPr="00092BC6" w:rsidR="00E20B91" w:rsidP="00E20B91" w:rsidRDefault="00E20B91" w14:paraId="165CDB34" w14:textId="7198DC81">
      <w:pPr>
        <w:pStyle w:val="ListParagraph"/>
        <w:numPr>
          <w:ilvl w:val="0"/>
          <w:numId w:val="7"/>
        </w:numPr>
        <w:spacing w:after="0" w:line="240" w:lineRule="auto"/>
        <w:rPr>
          <w:lang w:val="lt-LT"/>
        </w:rPr>
      </w:pPr>
      <w:r w:rsidRPr="76FCD132">
        <w:rPr>
          <w:lang w:val="lt-LT"/>
        </w:rPr>
        <w:t>Vertinimas turi apimti ne mažiau kaip 80 proc. Lietuvos MSI</w:t>
      </w:r>
      <w:commentRangeStart w:id="0"/>
      <w:r w:rsidRPr="76FCD132">
        <w:rPr>
          <w:lang w:val="lt-LT"/>
        </w:rPr>
        <w:t>,</w:t>
      </w:r>
      <w:commentRangeEnd w:id="0"/>
      <w:r w:rsidRPr="76FCD132">
        <w:rPr>
          <w:rStyle w:val="CommentReference"/>
          <w:sz w:val="22"/>
          <w:szCs w:val="22"/>
          <w:lang w:val="lt-LT"/>
        </w:rPr>
        <w:commentReference w:id="0"/>
      </w:r>
      <w:r w:rsidRPr="76FCD132">
        <w:rPr>
          <w:lang w:val="lt-LT"/>
        </w:rPr>
        <w:t xml:space="preserve"> įvertinant jų duomenų valdymo sprendimus, institucinius pajėgumus, mokymų poreikius bei ilgalaikius strateginius plėtros planus;</w:t>
      </w:r>
    </w:p>
    <w:p w:rsidRPr="00092BC6" w:rsidR="00A85E25" w:rsidP="00385E8E" w:rsidRDefault="003C06BD" w14:paraId="6DAAEE7E" w14:textId="77777777">
      <w:pPr>
        <w:spacing w:after="0" w:line="240" w:lineRule="auto"/>
        <w:rPr>
          <w:color w:val="0070C0"/>
          <w:lang w:val="lt-LT"/>
        </w:rPr>
      </w:pPr>
      <w:r w:rsidRPr="00092BC6">
        <w:rPr>
          <w:color w:val="0070C0"/>
          <w:lang w:val="lt-LT"/>
        </w:rPr>
        <w:t>- Užsakovas, rengėjai, apribojimai</w:t>
      </w:r>
    </w:p>
    <w:p w:rsidRPr="00092BC6" w:rsidR="000740CE" w:rsidP="00385E8E" w:rsidRDefault="000740CE" w14:paraId="5B516753" w14:textId="440A126B">
      <w:pPr>
        <w:spacing w:after="0" w:line="240" w:lineRule="auto"/>
        <w:rPr>
          <w:lang w:val="lt-LT"/>
        </w:rPr>
      </w:pPr>
      <w:r w:rsidRPr="00092BC6">
        <w:rPr>
          <w:color w:val="0070C0"/>
          <w:lang w:val="lt-LT"/>
        </w:rPr>
        <w:tab/>
      </w:r>
      <w:r w:rsidRPr="00092BC6">
        <w:rPr>
          <w:lang w:val="lt-LT"/>
        </w:rPr>
        <w:t>Aprašome užsakovą, užduotį ir rengėjų komandą</w:t>
      </w:r>
    </w:p>
    <w:p w:rsidRPr="00092BC6" w:rsidR="00A85E25" w:rsidP="00385E8E" w:rsidRDefault="003C06BD" w14:paraId="518C4AA3" w14:textId="214846DE">
      <w:pPr>
        <w:spacing w:after="0" w:line="240" w:lineRule="auto"/>
        <w:rPr>
          <w:color w:val="0070C0"/>
          <w:lang w:val="lt-LT"/>
        </w:rPr>
      </w:pPr>
      <w:r w:rsidRPr="16979E5F">
        <w:rPr>
          <w:color w:val="0070C0"/>
          <w:lang w:val="lt-LT"/>
        </w:rPr>
        <w:t xml:space="preserve">- </w:t>
      </w:r>
      <w:r w:rsidRPr="16979E5F" w:rsidR="48EE8715">
        <w:rPr>
          <w:color w:val="0070C0"/>
          <w:lang w:val="lt-LT"/>
        </w:rPr>
        <w:t xml:space="preserve">1.4. </w:t>
      </w:r>
      <w:r w:rsidRPr="16979E5F">
        <w:rPr>
          <w:color w:val="0070C0"/>
          <w:lang w:val="lt-LT"/>
        </w:rPr>
        <w:t>Tyrimo metodika ir šaltiniai</w:t>
      </w:r>
    </w:p>
    <w:p w:rsidRPr="00092BC6" w:rsidR="000740CE" w:rsidP="005371D8" w:rsidRDefault="73294E21" w14:paraId="256A666E" w14:textId="4D002210">
      <w:pPr>
        <w:pStyle w:val="ListParagraph"/>
        <w:numPr>
          <w:ilvl w:val="0"/>
          <w:numId w:val="10"/>
        </w:numPr>
        <w:spacing w:after="0" w:line="240" w:lineRule="auto"/>
        <w:rPr>
          <w:lang w:val="lt-LT"/>
        </w:rPr>
      </w:pPr>
      <w:r w:rsidRPr="16979E5F">
        <w:rPr>
          <w:lang w:val="lt-LT"/>
        </w:rPr>
        <w:t xml:space="preserve">1.4.1. </w:t>
      </w:r>
      <w:r w:rsidRPr="16979E5F" w:rsidR="000740CE">
        <w:rPr>
          <w:lang w:val="lt-LT"/>
        </w:rPr>
        <w:t xml:space="preserve">Galimybių studijos metodika </w:t>
      </w:r>
      <w:r w:rsidRPr="16979E5F" w:rsidR="000740CE">
        <w:rPr>
          <w:color w:val="FF0000"/>
          <w:lang w:val="lt-LT"/>
        </w:rPr>
        <w:t>(Darius Amilevičius)</w:t>
      </w:r>
    </w:p>
    <w:p w:rsidRPr="00092BC6" w:rsidR="000740CE" w:rsidP="005371D8" w:rsidRDefault="7CB938BD" w14:paraId="1A40BC10" w14:textId="78B586B9">
      <w:pPr>
        <w:pStyle w:val="ListParagraph"/>
        <w:numPr>
          <w:ilvl w:val="0"/>
          <w:numId w:val="10"/>
        </w:numPr>
        <w:spacing w:after="0" w:line="240" w:lineRule="auto"/>
        <w:rPr>
          <w:lang w:val="lt-LT"/>
        </w:rPr>
      </w:pPr>
      <w:r w:rsidRPr="16979E5F">
        <w:rPr>
          <w:lang w:val="lt-LT"/>
        </w:rPr>
        <w:t xml:space="preserve">1.4.2. </w:t>
      </w:r>
      <w:r w:rsidRPr="16979E5F" w:rsidR="72B354B5">
        <w:rPr>
          <w:lang w:val="lt-LT"/>
        </w:rPr>
        <w:t>Apklausų metodika</w:t>
      </w:r>
      <w:r w:rsidRPr="16979E5F" w:rsidR="72B354B5">
        <w:rPr>
          <w:color w:val="FF0000"/>
          <w:lang w:val="lt-LT"/>
          <w:rPrChange w:author="Guest User" w:date="2025-03-27T09:11:00Z" w16du:dateUtc="2025-03-27T09:11:00Z" w:id="1">
            <w:rPr>
              <w:lang w:val="lt-LT"/>
            </w:rPr>
          </w:rPrChange>
        </w:rPr>
        <w:t xml:space="preserve"> </w:t>
      </w:r>
      <w:r w:rsidRPr="16979E5F" w:rsidR="72B354B5">
        <w:rPr>
          <w:color w:val="FF0000"/>
          <w:lang w:val="lt-LT"/>
        </w:rPr>
        <w:t>(Vaidas Morkevičius)</w:t>
      </w:r>
    </w:p>
    <w:p w:rsidRPr="00582244" w:rsidR="000740CE" w:rsidP="005371D8" w:rsidRDefault="613E639B" w14:paraId="0D092BDF" w14:textId="5261972E">
      <w:pPr>
        <w:pStyle w:val="ListParagraph"/>
        <w:numPr>
          <w:ilvl w:val="0"/>
          <w:numId w:val="10"/>
        </w:numPr>
        <w:spacing w:after="0" w:line="240" w:lineRule="auto"/>
        <w:rPr>
          <w:lang w:val="lt-LT"/>
        </w:rPr>
      </w:pPr>
      <w:r w:rsidRPr="16979E5F">
        <w:rPr>
          <w:lang w:val="lt-LT"/>
        </w:rPr>
        <w:t>1</w:t>
      </w:r>
      <w:r w:rsidRPr="16979E5F" w:rsidR="0045D6CF">
        <w:rPr>
          <w:lang w:val="lt-LT"/>
        </w:rPr>
        <w:t xml:space="preserve">.4.3. </w:t>
      </w:r>
      <w:r w:rsidRPr="16979E5F" w:rsidR="45B594D0">
        <w:rPr>
          <w:lang w:val="lt-LT"/>
        </w:rPr>
        <w:t>Interviu metodika</w:t>
      </w:r>
      <w:r w:rsidRPr="16979E5F" w:rsidR="45B594D0">
        <w:rPr>
          <w:color w:val="FF0000"/>
          <w:lang w:val="lt-LT"/>
        </w:rPr>
        <w:t xml:space="preserve"> (Vaidas Morkevičius)</w:t>
      </w:r>
    </w:p>
    <w:p w:rsidRPr="00092BC6" w:rsidR="00582244" w:rsidP="005371D8" w:rsidRDefault="586DFBFA" w14:paraId="69F94B8D" w14:textId="5E5013F5">
      <w:pPr>
        <w:pStyle w:val="ListParagraph"/>
        <w:numPr>
          <w:ilvl w:val="0"/>
          <w:numId w:val="10"/>
        </w:numPr>
        <w:spacing w:after="0" w:line="240" w:lineRule="auto"/>
        <w:rPr>
          <w:lang w:val="lt-LT"/>
        </w:rPr>
      </w:pPr>
      <w:commentRangeStart w:id="151143461"/>
      <w:r w:rsidRPr="46EFD9EE" w:rsidR="586DFBFA">
        <w:rPr>
          <w:color w:val="FF0000"/>
          <w:lang w:val="lt-LT"/>
        </w:rPr>
        <w:t xml:space="preserve">1.4.4. </w:t>
      </w:r>
      <w:r w:rsidRPr="46EFD9EE" w:rsidR="00582244">
        <w:rPr>
          <w:color w:val="FF0000"/>
          <w:lang w:val="lt-LT"/>
        </w:rPr>
        <w:t>Vizualieji metodai (Mindaugas Šarpis)</w:t>
      </w:r>
      <w:commentRangeEnd w:id="151143461"/>
      <w:r>
        <w:rPr>
          <w:rStyle w:val="CommentReference"/>
        </w:rPr>
        <w:commentReference w:id="151143461"/>
      </w:r>
    </w:p>
    <w:p w:rsidR="0035572B" w:rsidP="0035572B" w:rsidRDefault="4614466D" w14:paraId="6D6F5F74" w14:textId="4333B8CF">
      <w:pPr>
        <w:pStyle w:val="ListParagraph"/>
        <w:numPr>
          <w:ilvl w:val="0"/>
          <w:numId w:val="10"/>
        </w:numPr>
        <w:spacing w:after="0" w:line="240" w:lineRule="auto"/>
        <w:rPr>
          <w:lang w:val="lt-LT"/>
        </w:rPr>
      </w:pPr>
      <w:r w:rsidRPr="16979E5F">
        <w:rPr>
          <w:lang w:val="lt-LT"/>
        </w:rPr>
        <w:t xml:space="preserve">1.4.5. </w:t>
      </w:r>
      <w:r w:rsidRPr="16979E5F" w:rsidR="0035572B">
        <w:rPr>
          <w:lang w:val="lt-LT"/>
        </w:rPr>
        <w:t>Šaltinių parinkimo metodika (ne mažiau kaip 30 šaltinių. Teisės, politikos, techniniai ir kt. šaltiniai)</w:t>
      </w:r>
      <w:r w:rsidRPr="16979E5F" w:rsidR="00C02E1D">
        <w:rPr>
          <w:lang w:val="lt-LT"/>
        </w:rPr>
        <w:t xml:space="preserve"> </w:t>
      </w:r>
      <w:r w:rsidRPr="16979E5F" w:rsidR="00C02E1D">
        <w:rPr>
          <w:color w:val="FF0000"/>
          <w:lang w:val="lt-LT"/>
        </w:rPr>
        <w:t>(Gintė, Gintarė, Saulė)</w:t>
      </w:r>
    </w:p>
    <w:p w:rsidRPr="00092BC6" w:rsidR="0035572B" w:rsidP="0035572B" w:rsidRDefault="4E6CFF8B" w14:paraId="64ADE843" w14:textId="6D6EE058">
      <w:pPr>
        <w:pStyle w:val="ListParagraph"/>
        <w:numPr>
          <w:ilvl w:val="0"/>
          <w:numId w:val="10"/>
        </w:numPr>
        <w:spacing w:after="0" w:line="240" w:lineRule="auto"/>
        <w:rPr>
          <w:lang w:val="lt-LT"/>
        </w:rPr>
      </w:pPr>
      <w:r w:rsidRPr="46EFD9EE" w:rsidR="4E6CFF8B">
        <w:rPr>
          <w:lang w:val="lt-LT"/>
        </w:rPr>
        <w:t xml:space="preserve">1.4.6. </w:t>
      </w:r>
      <w:r w:rsidRPr="46EFD9EE" w:rsidR="0035572B">
        <w:rPr>
          <w:lang w:val="lt-LT"/>
        </w:rPr>
        <w:t>Mokslinių tyrimų duomenų saugyklų parinkimo metodika ir jų sąveikumas (žemėlapis</w:t>
      </w:r>
      <w:r w:rsidRPr="46EFD9EE" w:rsidR="0035572B">
        <w:rPr>
          <w:color w:val="FF0000"/>
          <w:lang w:val="lt-LT"/>
        </w:rPr>
        <w:t>)</w:t>
      </w:r>
      <w:r w:rsidRPr="46EFD9EE" w:rsidR="00873C39">
        <w:rPr>
          <w:color w:val="FF0000"/>
          <w:lang w:val="lt-LT"/>
        </w:rPr>
        <w:t>(Saulius Gražulis</w:t>
      </w:r>
      <w:r w:rsidRPr="46EFD9EE" w:rsidR="00AA1735">
        <w:rPr>
          <w:color w:val="FF0000"/>
          <w:lang w:val="lt-LT"/>
        </w:rPr>
        <w:t xml:space="preserve">, </w:t>
      </w:r>
      <w:commentRangeStart w:id="1181936514"/>
      <w:r w:rsidRPr="46EFD9EE" w:rsidR="00AA1735">
        <w:rPr>
          <w:color w:val="FF0000"/>
          <w:lang w:val="lt-LT"/>
        </w:rPr>
        <w:t>Mindaugas Šarpis</w:t>
      </w:r>
      <w:r w:rsidRPr="46EFD9EE" w:rsidR="73795571">
        <w:rPr>
          <w:color w:val="FF0000"/>
          <w:lang w:val="lt-LT"/>
        </w:rPr>
        <w:t xml:space="preserve">, </w:t>
      </w:r>
      <w:commentRangeEnd w:id="1181936514"/>
      <w:r>
        <w:rPr>
          <w:rStyle w:val="CommentReference"/>
        </w:rPr>
        <w:commentReference w:id="1181936514"/>
      </w:r>
      <w:r w:rsidRPr="46EFD9EE" w:rsidR="73795571">
        <w:rPr>
          <w:color w:val="FF0000"/>
          <w:lang w:val="lt-LT"/>
        </w:rPr>
        <w:t>Darius</w:t>
      </w:r>
      <w:r w:rsidRPr="46EFD9EE" w:rsidR="00873C39">
        <w:rPr>
          <w:color w:val="FF0000"/>
          <w:lang w:val="lt-LT"/>
        </w:rPr>
        <w:t>)</w:t>
      </w:r>
    </w:p>
    <w:p w:rsidR="16979E5F" w:rsidP="16979E5F" w:rsidRDefault="16979E5F" w14:paraId="1E80ED05" w14:textId="5985A536">
      <w:pPr>
        <w:spacing w:after="0" w:line="240" w:lineRule="auto"/>
        <w:rPr>
          <w:rFonts w:ascii="Times New Roman" w:hAnsi="Times New Roman" w:cs="Times New Roman"/>
          <w:lang w:val="lt-LT"/>
        </w:rPr>
      </w:pPr>
    </w:p>
    <w:p w:rsidRPr="00092BC6" w:rsidR="00B95DB2" w:rsidP="16979E5F" w:rsidRDefault="00B95DB2" w14:paraId="3238F24D" w14:textId="684EB85D">
      <w:pPr>
        <w:spacing w:after="0" w:line="240" w:lineRule="auto"/>
        <w:rPr>
          <w:lang w:val="lt-LT"/>
        </w:rPr>
      </w:pPr>
      <w:r w:rsidRPr="16979E5F">
        <w:rPr>
          <w:rFonts w:ascii="Times New Roman" w:hAnsi="Times New Roman" w:cs="Times New Roman"/>
          <w:lang w:val="lt-LT"/>
        </w:rPr>
        <w:t>Remiantis technine specifikacija (tačiau neapsiribojant) sukurti ir detaliai aprašyti metodiką, nurodant kaip bus atliekama Lietuvos mokslinių tyrimų duomenų ir jų infrastruktūros analizė, pagrįsti pasirinktų metodų validumą ir kt</w:t>
      </w:r>
      <w:r w:rsidRPr="16979E5F" w:rsidR="006D65BC">
        <w:rPr>
          <w:rFonts w:ascii="Times New Roman" w:hAnsi="Times New Roman" w:cs="Times New Roman"/>
          <w:lang w:val="lt-LT"/>
        </w:rPr>
        <w:t>.</w:t>
      </w:r>
    </w:p>
    <w:p w:rsidRPr="002B32AC" w:rsidR="000740CE" w:rsidP="00B95DB2" w:rsidRDefault="000740CE" w14:paraId="6C4D8483" w14:textId="77777777">
      <w:pPr>
        <w:spacing w:after="0" w:line="240" w:lineRule="auto"/>
        <w:ind w:left="709"/>
        <w:rPr>
          <w:b/>
          <w:bCs/>
          <w:color w:val="000000" w:themeColor="text1"/>
          <w:lang w:val="lt-LT"/>
        </w:rPr>
      </w:pPr>
    </w:p>
    <w:p w:rsidR="3107462D" w:rsidP="3107462D" w:rsidRDefault="3107462D" w14:paraId="31D7E046" w14:textId="42F6D476">
      <w:pPr>
        <w:spacing w:after="0" w:line="240" w:lineRule="auto"/>
        <w:ind w:left="709"/>
        <w:rPr>
          <w:b/>
          <w:bCs/>
          <w:color w:val="000000" w:themeColor="text1"/>
          <w:lang w:val="lt-LT"/>
        </w:rPr>
      </w:pPr>
    </w:p>
    <w:p w:rsidRPr="002B32AC" w:rsidR="00A85E25" w:rsidP="00385E8E" w:rsidRDefault="003C06BD" w14:paraId="0E183A97" w14:textId="308B5520">
      <w:pPr>
        <w:spacing w:after="0" w:line="240" w:lineRule="auto"/>
        <w:rPr>
          <w:b/>
          <w:bCs/>
          <w:color w:val="000000" w:themeColor="text1"/>
          <w:lang w:val="lt-LT"/>
        </w:rPr>
      </w:pPr>
      <w:r w:rsidRPr="002B32AC">
        <w:rPr>
          <w:b/>
          <w:bCs/>
          <w:color w:val="000000" w:themeColor="text1"/>
          <w:lang w:val="lt-LT"/>
        </w:rPr>
        <w:t>II. ESAMOS SITUACIJOS ANALIZĖ</w:t>
      </w:r>
    </w:p>
    <w:p w:rsidRPr="002B32AC" w:rsidR="005D4AD0" w:rsidP="005D4AD0" w:rsidRDefault="005D4AD0" w14:paraId="02CF6AEB" w14:textId="2478B1E0">
      <w:pPr>
        <w:spacing w:after="0" w:line="240" w:lineRule="auto"/>
        <w:rPr>
          <w:b/>
          <w:bCs/>
          <w:lang w:val="lt-LT"/>
        </w:rPr>
      </w:pPr>
      <w:r w:rsidRPr="002B32AC">
        <w:rPr>
          <w:b/>
          <w:bCs/>
          <w:lang w:val="lt-LT"/>
        </w:rPr>
        <w:t xml:space="preserve">2.1 </w:t>
      </w:r>
      <w:r w:rsidRPr="002B32AC" w:rsidR="00052ACE">
        <w:rPr>
          <w:b/>
          <w:bCs/>
          <w:lang w:val="lt-LT"/>
        </w:rPr>
        <w:t>M</w:t>
      </w:r>
      <w:r w:rsidRPr="002B32AC" w:rsidR="00052ACE">
        <w:rPr>
          <w:b/>
          <w:bCs/>
        </w:rPr>
        <w:t>okslinių tyrimų duomenų panaudojimo strateginiai tikslai ir teisinė bazė</w:t>
      </w:r>
      <w:r w:rsidR="00EA2AFB">
        <w:rPr>
          <w:b/>
          <w:bCs/>
        </w:rPr>
        <w:t xml:space="preserve"> </w:t>
      </w:r>
      <w:r w:rsidRPr="00EA2AFB" w:rsidR="00EA2AFB">
        <w:rPr>
          <w:b/>
          <w:bCs/>
          <w:color w:val="FF0000"/>
        </w:rPr>
        <w:t>(Saulė</w:t>
      </w:r>
      <w:r w:rsidR="00EA2AFB">
        <w:rPr>
          <w:b/>
          <w:bCs/>
          <w:color w:val="FF0000"/>
        </w:rPr>
        <w:t xml:space="preserve"> ir Aušra)</w:t>
      </w:r>
    </w:p>
    <w:p w:rsidR="00D55A33" w:rsidP="005D4AD0" w:rsidRDefault="00D55A33" w14:paraId="5093834A" w14:textId="2E0BC839">
      <w:pPr>
        <w:spacing w:after="0" w:line="240" w:lineRule="auto"/>
        <w:rPr>
          <w:b/>
          <w:bCs/>
          <w:lang w:val="lt-LT"/>
        </w:rPr>
      </w:pPr>
      <w:r w:rsidRPr="002B32AC">
        <w:rPr>
          <w:b/>
          <w:bCs/>
          <w:lang w:val="lt-LT"/>
        </w:rPr>
        <w:t xml:space="preserve">2.1.1 </w:t>
      </w:r>
      <w:r>
        <w:rPr>
          <w:b/>
          <w:bCs/>
          <w:lang w:val="lt-LT"/>
        </w:rPr>
        <w:t>Mokslinių tyrimų duomenų samprata ir apibrėžimas</w:t>
      </w:r>
      <w:r w:rsidR="00A549D4">
        <w:rPr>
          <w:b/>
          <w:bCs/>
          <w:lang w:val="lt-LT"/>
        </w:rPr>
        <w:t xml:space="preserve"> </w:t>
      </w:r>
      <w:r>
        <w:rPr>
          <w:b/>
          <w:bCs/>
          <w:lang w:val="lt-LT"/>
        </w:rPr>
        <w:t xml:space="preserve"> </w:t>
      </w:r>
      <w:r w:rsidRPr="3107462D" w:rsidR="3107462D">
        <w:rPr>
          <w:color w:val="FF0000"/>
          <w:lang w:val="lt-LT"/>
        </w:rPr>
        <w:t>(M.Šarpis</w:t>
      </w:r>
      <w:r w:rsidR="00487F4C">
        <w:rPr>
          <w:color w:val="FF0000"/>
          <w:lang w:val="lt-LT"/>
        </w:rPr>
        <w:t>, Saulė</w:t>
      </w:r>
      <w:r w:rsidRPr="3107462D" w:rsidR="3107462D">
        <w:rPr>
          <w:color w:val="FF0000"/>
          <w:lang w:val="lt-LT"/>
        </w:rPr>
        <w:t>)</w:t>
      </w:r>
    </w:p>
    <w:p w:rsidRPr="002B32AC" w:rsidR="005D4AD0" w:rsidP="005D4AD0" w:rsidRDefault="00DA1176" w14:paraId="6A456773" w14:textId="6AF5229C">
      <w:pPr>
        <w:spacing w:after="0" w:line="240" w:lineRule="auto"/>
        <w:rPr>
          <w:b/>
          <w:bCs/>
          <w:lang w:val="lt-LT"/>
        </w:rPr>
      </w:pPr>
      <w:r w:rsidRPr="002B32AC">
        <w:rPr>
          <w:b/>
          <w:bCs/>
          <w:lang w:val="lt-LT"/>
        </w:rPr>
        <w:t>2.1.</w:t>
      </w:r>
      <w:r w:rsidR="00D55A33">
        <w:rPr>
          <w:b/>
          <w:bCs/>
          <w:lang w:val="lt-LT"/>
        </w:rPr>
        <w:t>2</w:t>
      </w:r>
      <w:r w:rsidRPr="002B32AC">
        <w:rPr>
          <w:b/>
          <w:bCs/>
          <w:lang w:val="lt-LT"/>
        </w:rPr>
        <w:t xml:space="preserve"> </w:t>
      </w:r>
      <w:r w:rsidRPr="002B32AC" w:rsidR="005D4AD0">
        <w:rPr>
          <w:b/>
          <w:bCs/>
          <w:lang w:val="lt-LT"/>
        </w:rPr>
        <w:t xml:space="preserve">ES </w:t>
      </w:r>
      <w:r w:rsidRPr="002B32AC" w:rsidR="00052ACE">
        <w:rPr>
          <w:b/>
          <w:bCs/>
        </w:rPr>
        <w:t>mokslinių tyrimų duomenų panaudojimo strateginiai tikslai ir teisinė bazė</w:t>
      </w:r>
    </w:p>
    <w:p w:rsidRPr="00092BC6" w:rsidR="005D4AD0" w:rsidP="005D4AD0" w:rsidRDefault="005D4AD0" w14:paraId="039E9BD2" w14:textId="6C82FBD4">
      <w:pPr>
        <w:pStyle w:val="ListParagraph"/>
        <w:numPr>
          <w:ilvl w:val="0"/>
          <w:numId w:val="14"/>
        </w:numPr>
        <w:spacing w:after="0" w:line="240" w:lineRule="auto"/>
        <w:rPr>
          <w:rFonts w:ascii="Times New Roman" w:hAnsi="Times New Roman" w:cs="Times New Roman"/>
          <w:lang w:val="lt-LT"/>
        </w:rPr>
      </w:pPr>
      <w:commentRangeStart w:id="2"/>
      <w:commentRangeStart w:id="3"/>
      <w:r w:rsidRPr="76FCD132">
        <w:rPr>
          <w:rFonts w:ascii="Times New Roman" w:hAnsi="Times New Roman" w:cs="Times New Roman"/>
          <w:lang w:val="lt-LT"/>
        </w:rPr>
        <w:t>Peržiūrėti, surinkti ir susisteminti tarptautinius strateginius dokumentus, teisės aktus, rekomendacijas ir gerosios praktikos pavyzdžius, susijusius su atviros prieigos, mokslinių tyrimų duomenų valdymo, tarptautinės integracijos procesais. Išanalizuoti ir apibendrinti EOSC dokumentus, Europos Komisijos gaires, ir kitų susijusių institucijų dokumentus</w:t>
      </w:r>
      <w:commentRangeEnd w:id="2"/>
      <w:r w:rsidRPr="76FCD132">
        <w:rPr>
          <w:rStyle w:val="CommentReference"/>
          <w:rFonts w:ascii="Times New Roman" w:hAnsi="Times New Roman" w:cs="Times New Roman"/>
          <w:sz w:val="22"/>
          <w:szCs w:val="22"/>
          <w:lang w:val="lt-LT"/>
        </w:rPr>
        <w:commentReference w:id="2"/>
      </w:r>
      <w:commentRangeEnd w:id="3"/>
      <w:r>
        <w:rPr>
          <w:rStyle w:val="CommentReference"/>
        </w:rPr>
        <w:commentReference w:id="3"/>
      </w:r>
      <w:r w:rsidRPr="76FCD132">
        <w:rPr>
          <w:rFonts w:ascii="Times New Roman" w:hAnsi="Times New Roman" w:cs="Times New Roman"/>
          <w:lang w:val="lt-LT"/>
        </w:rPr>
        <w:t xml:space="preserve"> reguliuojančius minimas sritis, pateikti lyginamąją analizę (Dėl techn. Dokumentų gali prisidėti: </w:t>
      </w:r>
      <w:r w:rsidRPr="76FCD132">
        <w:rPr>
          <w:rFonts w:ascii="Times New Roman" w:hAnsi="Times New Roman" w:cs="Times New Roman"/>
          <w:color w:val="FF0000"/>
          <w:lang w:val="lt-LT"/>
        </w:rPr>
        <w:t>S.</w:t>
      </w:r>
      <w:r w:rsidRPr="76FCD132" w:rsidR="0B4F6624">
        <w:rPr>
          <w:rFonts w:ascii="Times New Roman" w:hAnsi="Times New Roman" w:cs="Times New Roman"/>
          <w:color w:val="FF0000"/>
          <w:lang w:val="lt-LT"/>
        </w:rPr>
        <w:t xml:space="preserve"> </w:t>
      </w:r>
      <w:r w:rsidRPr="76FCD132">
        <w:rPr>
          <w:rFonts w:ascii="Times New Roman" w:hAnsi="Times New Roman" w:cs="Times New Roman"/>
          <w:color w:val="FF0000"/>
          <w:lang w:val="lt-LT"/>
        </w:rPr>
        <w:t>Gražulis</w:t>
      </w:r>
      <w:r w:rsidRPr="76FCD132">
        <w:rPr>
          <w:rFonts w:ascii="Times New Roman" w:hAnsi="Times New Roman" w:cs="Times New Roman"/>
          <w:lang w:val="lt-LT"/>
        </w:rPr>
        <w:t xml:space="preserve">; </w:t>
      </w:r>
      <w:r w:rsidRPr="76FCD132">
        <w:rPr>
          <w:rFonts w:ascii="Times New Roman" w:hAnsi="Times New Roman" w:cs="Times New Roman"/>
          <w:color w:val="FF0000"/>
          <w:lang w:val="lt-LT"/>
        </w:rPr>
        <w:t>G. Tautkevičienė</w:t>
      </w:r>
      <w:r w:rsidR="00487F4C">
        <w:rPr>
          <w:rFonts w:ascii="Times New Roman" w:hAnsi="Times New Roman" w:cs="Times New Roman"/>
          <w:color w:val="FF0000"/>
          <w:lang w:val="lt-LT"/>
        </w:rPr>
        <w:t>, Saulė, Aušra</w:t>
      </w:r>
      <w:r w:rsidRPr="3CF53989" w:rsidR="3CF53989">
        <w:rPr>
          <w:rFonts w:ascii="Times New Roman" w:hAnsi="Times New Roman" w:cs="Times New Roman"/>
          <w:color w:val="FF0000"/>
          <w:lang w:val="lt-LT"/>
        </w:rPr>
        <w:t>, Gerinta</w:t>
      </w:r>
      <w:r w:rsidRPr="3CF53989" w:rsidR="3CF53989">
        <w:rPr>
          <w:rFonts w:ascii="Times New Roman" w:hAnsi="Times New Roman" w:cs="Times New Roman"/>
          <w:lang w:val="lt-LT"/>
        </w:rPr>
        <w:t>)</w:t>
      </w:r>
    </w:p>
    <w:p w:rsidRPr="002B32AC" w:rsidR="005D4AD0" w:rsidP="005D4AD0" w:rsidRDefault="00DA1176" w14:paraId="1F68CD8A" w14:textId="55677F28">
      <w:pPr>
        <w:spacing w:after="0" w:line="240" w:lineRule="auto"/>
        <w:rPr>
          <w:b/>
          <w:bCs/>
          <w:lang w:val="lt-LT"/>
        </w:rPr>
      </w:pPr>
      <w:r w:rsidRPr="002B32AC">
        <w:rPr>
          <w:b/>
          <w:bCs/>
          <w:lang w:val="lt-LT"/>
        </w:rPr>
        <w:t>2.1.</w:t>
      </w:r>
      <w:r w:rsidR="00D55A33">
        <w:rPr>
          <w:b/>
          <w:bCs/>
          <w:lang w:val="lt-LT"/>
        </w:rPr>
        <w:t>3</w:t>
      </w:r>
      <w:r w:rsidRPr="002B32AC" w:rsidR="005D4AD0">
        <w:rPr>
          <w:b/>
          <w:bCs/>
          <w:lang w:val="lt-LT"/>
        </w:rPr>
        <w:t xml:space="preserve"> Lietuvos </w:t>
      </w:r>
      <w:r w:rsidRPr="002B32AC" w:rsidR="00052ACE">
        <w:rPr>
          <w:b/>
          <w:bCs/>
        </w:rPr>
        <w:t>mokslinių tyrimų duomenų panaudojimo strateginiai tikslai ir teisinė bazė</w:t>
      </w:r>
    </w:p>
    <w:p w:rsidR="005D4AD0" w:rsidP="005D4AD0" w:rsidRDefault="005D4AD0" w14:paraId="12A1E4CD" w14:textId="77559485">
      <w:pPr>
        <w:spacing w:after="0" w:line="240" w:lineRule="auto"/>
        <w:ind w:left="709"/>
        <w:rPr>
          <w:rFonts w:ascii="Times New Roman" w:hAnsi="Times New Roman" w:cs="Times New Roman"/>
          <w:lang w:val="lt-LT"/>
        </w:rPr>
      </w:pPr>
      <w:r w:rsidRPr="6F0BA9DA">
        <w:rPr>
          <w:rFonts w:ascii="Times New Roman" w:hAnsi="Times New Roman" w:cs="Times New Roman"/>
          <w:lang w:val="lt-LT"/>
        </w:rPr>
        <w:t>Peržiūrėti, surinkti ir susisteminti nacionalinius strateginius dokumentus, teisės aktus, rekomendacijas ir gerosios praktikos pavyzdžius, susijusius su atviros prieigos, mokslinių tyrimų duomenų valdymo, tarptautinės integracijos procesais. Išanalizuoti ir apibendrinti Lietuvos Respublikos, LR Švietimo, mokslo ir sporto ministerijos ir kitų susijusių institucijų dokumentus reguliuojančius minimas sritis, pateikti lyginamąją analizę (</w:t>
      </w:r>
      <w:r w:rsidRPr="6F0BA9DA">
        <w:rPr>
          <w:rFonts w:ascii="Times New Roman" w:hAnsi="Times New Roman" w:cs="Times New Roman"/>
          <w:color w:val="FF0000"/>
          <w:lang w:val="lt-LT"/>
        </w:rPr>
        <w:t>G. Tautkevičienė</w:t>
      </w:r>
      <w:r w:rsidRPr="6F0BA9DA" w:rsidR="00487F4C">
        <w:rPr>
          <w:rFonts w:ascii="Times New Roman" w:hAnsi="Times New Roman" w:cs="Times New Roman"/>
          <w:color w:val="FF0000"/>
          <w:lang w:val="lt-LT"/>
        </w:rPr>
        <w:t>, Saulė, Aušra</w:t>
      </w:r>
      <w:r w:rsidRPr="6F0BA9DA">
        <w:rPr>
          <w:rFonts w:ascii="Times New Roman" w:hAnsi="Times New Roman" w:cs="Times New Roman"/>
          <w:lang w:val="lt-LT"/>
        </w:rPr>
        <w:t>)</w:t>
      </w:r>
    </w:p>
    <w:p w:rsidRPr="002B32AC" w:rsidR="007C2DDF" w:rsidP="007C2DDF" w:rsidRDefault="007C2DDF" w14:paraId="7B005997" w14:textId="5B7B46A9">
      <w:pPr>
        <w:spacing w:after="0" w:line="240" w:lineRule="auto"/>
        <w:rPr>
          <w:rFonts w:ascii="Times New Roman" w:hAnsi="Times New Roman" w:cs="Times New Roman"/>
          <w:b/>
          <w:bCs/>
          <w:lang w:val="lt-LT"/>
        </w:rPr>
      </w:pPr>
      <w:r w:rsidRPr="002B32AC">
        <w:rPr>
          <w:rFonts w:ascii="Times New Roman" w:hAnsi="Times New Roman" w:cs="Times New Roman"/>
          <w:b/>
          <w:bCs/>
          <w:lang w:val="lt-LT"/>
        </w:rPr>
        <w:t>2.1.</w:t>
      </w:r>
      <w:r w:rsidR="00D55A33">
        <w:rPr>
          <w:rFonts w:ascii="Times New Roman" w:hAnsi="Times New Roman" w:cs="Times New Roman"/>
          <w:b/>
          <w:bCs/>
          <w:lang w:val="lt-LT"/>
        </w:rPr>
        <w:t>4</w:t>
      </w:r>
      <w:r w:rsidRPr="002B32AC">
        <w:rPr>
          <w:rFonts w:ascii="Times New Roman" w:hAnsi="Times New Roman" w:cs="Times New Roman"/>
          <w:b/>
          <w:bCs/>
          <w:lang w:val="lt-LT"/>
        </w:rPr>
        <w:t xml:space="preserve"> Išvados</w:t>
      </w:r>
    </w:p>
    <w:p w:rsidR="005D4AD0" w:rsidP="00385E8E" w:rsidRDefault="005D4AD0" w14:paraId="73CB2751" w14:textId="67D352C1">
      <w:pPr>
        <w:spacing w:after="0" w:line="240" w:lineRule="auto"/>
        <w:rPr>
          <w:color w:val="0070C0"/>
          <w:lang w:val="lt-LT"/>
        </w:rPr>
      </w:pPr>
    </w:p>
    <w:p w:rsidRPr="002B32AC" w:rsidR="00A85E25" w:rsidP="00385E8E" w:rsidRDefault="45B594D0" w14:paraId="528C717F" w14:textId="5108968F">
      <w:pPr>
        <w:spacing w:after="0" w:line="240" w:lineRule="auto"/>
        <w:rPr>
          <w:b/>
          <w:bCs/>
          <w:lang w:val="lt-LT"/>
        </w:rPr>
      </w:pPr>
      <w:r w:rsidRPr="002B32AC">
        <w:rPr>
          <w:b/>
          <w:bCs/>
          <w:lang w:val="lt-LT"/>
        </w:rPr>
        <w:t>2.</w:t>
      </w:r>
      <w:r w:rsidRPr="002B32AC" w:rsidR="005D4AD0">
        <w:rPr>
          <w:b/>
          <w:bCs/>
          <w:lang w:val="lt-LT"/>
        </w:rPr>
        <w:t>2</w:t>
      </w:r>
      <w:r w:rsidRPr="002B32AC">
        <w:rPr>
          <w:b/>
          <w:bCs/>
          <w:lang w:val="lt-LT"/>
        </w:rPr>
        <w:t xml:space="preserve"> Mokslinių tyrimų duomenų ekosistema</w:t>
      </w:r>
      <w:r w:rsidRPr="002B32AC" w:rsidR="007343DC">
        <w:rPr>
          <w:b/>
          <w:bCs/>
          <w:lang w:val="lt-LT"/>
        </w:rPr>
        <w:t xml:space="preserve"> </w:t>
      </w:r>
      <w:r w:rsidR="00D55A33">
        <w:rPr>
          <w:b/>
          <w:bCs/>
          <w:lang w:val="lt-LT"/>
        </w:rPr>
        <w:t>Lietuvoje</w:t>
      </w:r>
    </w:p>
    <w:p w:rsidRPr="002B32AC" w:rsidR="00F678D2" w:rsidP="00F678D2" w:rsidRDefault="00F678D2" w14:paraId="7143E97A" w14:textId="772502B4">
      <w:pPr>
        <w:spacing w:after="0" w:line="240" w:lineRule="auto"/>
        <w:rPr>
          <w:lang w:val="lt-LT"/>
        </w:rPr>
      </w:pPr>
      <w:r w:rsidRPr="00F678D2">
        <w:rPr>
          <w:b/>
          <w:bCs/>
          <w:lang w:val="lt-LT"/>
        </w:rPr>
        <w:t>2.</w:t>
      </w:r>
      <w:r w:rsidRPr="002B32AC">
        <w:rPr>
          <w:b/>
          <w:bCs/>
          <w:lang w:val="lt-LT"/>
        </w:rPr>
        <w:t>2.1</w:t>
      </w:r>
      <w:r w:rsidRPr="00F678D2">
        <w:rPr>
          <w:b/>
          <w:bCs/>
          <w:lang w:val="lt-LT"/>
        </w:rPr>
        <w:t>. Lietuvos mokslinių tyrimų duomenų ekosistemos dalyvių žemėlapis</w:t>
      </w:r>
    </w:p>
    <w:p w:rsidRPr="002B32AC" w:rsidR="00F678D2" w:rsidP="76FCD132" w:rsidRDefault="00F678D2" w14:paraId="1ECAF0CA" w14:textId="584DCD27">
      <w:pPr>
        <w:spacing w:after="0" w:line="240" w:lineRule="auto"/>
        <w:rPr>
          <w:color w:val="FF0000"/>
          <w:lang w:val="lt-LT"/>
        </w:rPr>
      </w:pPr>
      <w:r w:rsidRPr="76FCD132">
        <w:rPr>
          <w:lang w:val="lt-LT"/>
        </w:rPr>
        <w:t>MSI, MTI, saugyklų žemėlapis ir taksonomija</w:t>
      </w:r>
      <w:r w:rsidRPr="76FCD132" w:rsidR="007C2DDF">
        <w:rPr>
          <w:lang w:val="lt-LT"/>
        </w:rPr>
        <w:t xml:space="preserve"> (ontologija?)</w:t>
      </w:r>
      <w:r w:rsidRPr="76FCD132" w:rsidR="7F251A2F">
        <w:rPr>
          <w:lang w:val="lt-LT"/>
        </w:rPr>
        <w:t xml:space="preserve"> </w:t>
      </w:r>
      <w:r w:rsidRPr="76FCD132" w:rsidR="7F251A2F">
        <w:rPr>
          <w:rFonts w:ascii="Times New Roman" w:hAnsi="Times New Roman" w:eastAsia="Times New Roman" w:cs="Times New Roman"/>
          <w:color w:val="FF0000"/>
          <w:lang w:val="lt-LT" w:eastAsia="lt-LT"/>
        </w:rPr>
        <w:t>(</w:t>
      </w:r>
      <w:r w:rsidRPr="7973471C" w:rsidR="7973471C">
        <w:rPr>
          <w:rFonts w:ascii="Times New Roman" w:hAnsi="Times New Roman" w:eastAsia="Times New Roman" w:cs="Times New Roman"/>
          <w:color w:val="FF0000"/>
          <w:lang w:val="lt-LT" w:eastAsia="lt-LT"/>
        </w:rPr>
        <w:t xml:space="preserve">M. Šarpis, </w:t>
      </w:r>
      <w:r w:rsidRPr="76FCD132" w:rsidR="7F251A2F">
        <w:rPr>
          <w:rFonts w:ascii="Times New Roman" w:hAnsi="Times New Roman" w:eastAsia="Times New Roman" w:cs="Times New Roman"/>
          <w:color w:val="FF0000"/>
          <w:lang w:val="lt-LT" w:eastAsia="lt-LT"/>
        </w:rPr>
        <w:t>S.</w:t>
      </w:r>
      <w:r w:rsidRPr="76FCD132" w:rsidR="0DD168DC">
        <w:rPr>
          <w:rFonts w:ascii="Times New Roman" w:hAnsi="Times New Roman" w:eastAsia="Times New Roman" w:cs="Times New Roman"/>
          <w:color w:val="FF0000"/>
          <w:lang w:val="lt-LT" w:eastAsia="lt-LT"/>
        </w:rPr>
        <w:t xml:space="preserve"> </w:t>
      </w:r>
      <w:r w:rsidRPr="76FCD132" w:rsidR="7F251A2F">
        <w:rPr>
          <w:rFonts w:ascii="Times New Roman" w:hAnsi="Times New Roman" w:eastAsia="Times New Roman" w:cs="Times New Roman"/>
          <w:color w:val="FF0000"/>
          <w:lang w:val="lt-LT" w:eastAsia="lt-LT"/>
        </w:rPr>
        <w:t>Gražulis</w:t>
      </w:r>
      <w:r w:rsidR="006962CE">
        <w:rPr>
          <w:rFonts w:ascii="Times New Roman" w:hAnsi="Times New Roman" w:eastAsia="Times New Roman" w:cs="Times New Roman"/>
          <w:color w:val="FF0000"/>
          <w:lang w:val="lt-LT" w:eastAsia="lt-LT"/>
        </w:rPr>
        <w:t>, Darius</w:t>
      </w:r>
      <w:r w:rsidRPr="76FCD132" w:rsidR="7F251A2F">
        <w:rPr>
          <w:rFonts w:ascii="Times New Roman" w:hAnsi="Times New Roman" w:eastAsia="Times New Roman" w:cs="Times New Roman"/>
          <w:color w:val="FF0000"/>
          <w:lang w:val="lt-LT" w:eastAsia="lt-LT"/>
        </w:rPr>
        <w:t>)</w:t>
      </w:r>
    </w:p>
    <w:p w:rsidRPr="002B32AC" w:rsidR="00F678D2" w:rsidP="00F678D2" w:rsidRDefault="00F678D2" w14:paraId="3124C593" w14:textId="613DABF5">
      <w:pPr>
        <w:spacing w:after="0" w:line="240" w:lineRule="auto"/>
      </w:pPr>
      <w:r w:rsidRPr="002B32AC">
        <w:rPr>
          <w:b/>
          <w:bCs/>
        </w:rPr>
        <w:t>2.2.</w:t>
      </w:r>
      <w:r w:rsidR="00D55A33">
        <w:rPr>
          <w:b/>
          <w:bCs/>
        </w:rPr>
        <w:t>2</w:t>
      </w:r>
      <w:r w:rsidRPr="002B32AC">
        <w:rPr>
          <w:b/>
          <w:bCs/>
        </w:rPr>
        <w:t xml:space="preserve">. Lietuvos </w:t>
      </w:r>
      <w:r w:rsidRPr="00DD139F" w:rsidR="006C7A1C">
        <w:rPr>
          <w:b/>
          <w:bCs/>
          <w:color w:val="FF0000"/>
          <w:lang w:val="lt-LT"/>
        </w:rPr>
        <w:t>ir tarptautinės, kuriomis naudojasi</w:t>
      </w:r>
      <w:r w:rsidRPr="002B32AC" w:rsidR="006C7A1C">
        <w:rPr>
          <w:b/>
          <w:bCs/>
        </w:rPr>
        <w:t xml:space="preserve"> </w:t>
      </w:r>
      <w:r w:rsidRPr="002B32AC">
        <w:rPr>
          <w:b/>
          <w:bCs/>
        </w:rPr>
        <w:t>atvirosios prieigos saugyklų</w:t>
      </w:r>
      <w:r w:rsidR="00A203BC">
        <w:rPr>
          <w:b/>
          <w:bCs/>
        </w:rPr>
        <w:t xml:space="preserve"> </w:t>
      </w:r>
      <w:r w:rsidRPr="00A203BC" w:rsidR="00A203BC">
        <w:rPr>
          <w:b/>
          <w:bCs/>
          <w:color w:val="FF0000"/>
        </w:rPr>
        <w:t>(ir katalogai)</w:t>
      </w:r>
      <w:r w:rsidR="00B9027D">
        <w:rPr>
          <w:b/>
          <w:bCs/>
        </w:rPr>
        <w:t xml:space="preserve"> </w:t>
      </w:r>
      <w:r w:rsidRPr="002B32AC">
        <w:rPr>
          <w:b/>
          <w:bCs/>
        </w:rPr>
        <w:t>ir jų turimų duomenų status quo</w:t>
      </w:r>
      <w:r w:rsidRPr="002B32AC">
        <w:t xml:space="preserve"> (pagal apklausas)</w:t>
      </w:r>
    </w:p>
    <w:p w:rsidRPr="00092BC6" w:rsidR="00F678D2" w:rsidP="76FCD132" w:rsidRDefault="72B354B5" w14:paraId="300EE01D" w14:textId="6541000C">
      <w:pPr>
        <w:spacing w:after="0" w:line="240" w:lineRule="auto"/>
        <w:rPr>
          <w:color w:val="FF0000"/>
          <w:lang w:val="lt-LT"/>
        </w:rPr>
      </w:pPr>
      <w:r w:rsidRPr="6F0BA9DA">
        <w:rPr>
          <w:b/>
          <w:bCs/>
          <w:lang w:val="lt-LT"/>
        </w:rPr>
        <w:t xml:space="preserve">   2.2.2.1 Mokslinių duomenų tipai ir standartai</w:t>
      </w:r>
      <w:r w:rsidRPr="6F0BA9DA">
        <w:rPr>
          <w:lang w:val="lt-LT"/>
        </w:rPr>
        <w:t xml:space="preserve"> </w:t>
      </w:r>
      <w:r w:rsidRPr="6F0BA9DA">
        <w:rPr>
          <w:rFonts w:ascii="Times New Roman" w:hAnsi="Times New Roman" w:eastAsia="Times New Roman" w:cs="Times New Roman"/>
          <w:color w:val="FF0000"/>
          <w:lang w:val="lt-LT" w:eastAsia="lt-LT"/>
        </w:rPr>
        <w:t>(M. Šarpis, S. Gražulis</w:t>
      </w:r>
      <w:r w:rsidRPr="6F0BA9DA" w:rsidR="6FA59F67">
        <w:rPr>
          <w:rFonts w:ascii="Times New Roman" w:hAnsi="Times New Roman" w:eastAsia="Times New Roman" w:cs="Times New Roman"/>
          <w:color w:val="FF0000"/>
          <w:lang w:val="lt-LT" w:eastAsia="lt-LT"/>
        </w:rPr>
        <w:t>, Darius</w:t>
      </w:r>
      <w:r w:rsidRPr="6F0BA9DA">
        <w:rPr>
          <w:rFonts w:ascii="Times New Roman" w:hAnsi="Times New Roman" w:eastAsia="Times New Roman" w:cs="Times New Roman"/>
          <w:color w:val="FF0000"/>
          <w:lang w:val="lt-LT" w:eastAsia="lt-LT"/>
        </w:rPr>
        <w:t>)</w:t>
      </w:r>
    </w:p>
    <w:p w:rsidRPr="002B32AC" w:rsidR="002B32AC" w:rsidP="002B32AC" w:rsidRDefault="00D55A33" w14:paraId="72050D09" w14:textId="51D05B66">
      <w:pPr>
        <w:spacing w:after="0" w:line="240" w:lineRule="auto"/>
        <w:rPr>
          <w:rFonts w:ascii="Times New Roman" w:hAnsi="Times New Roman" w:eastAsia="Times New Roman" w:cs="Times New Roman"/>
          <w:lang w:val="lt-LT" w:eastAsia="lt-LT"/>
        </w:rPr>
      </w:pPr>
      <w:r>
        <w:rPr>
          <w:rFonts w:ascii="Times New Roman" w:hAnsi="Times New Roman" w:eastAsia="Times New Roman" w:cs="Times New Roman"/>
          <w:b/>
          <w:bCs/>
          <w:lang w:val="lt-LT" w:eastAsia="lt-LT"/>
        </w:rPr>
        <w:t xml:space="preserve">   </w:t>
      </w:r>
      <w:r w:rsidRPr="002B32AC" w:rsidR="002B32AC">
        <w:rPr>
          <w:rFonts w:ascii="Times New Roman" w:hAnsi="Times New Roman" w:eastAsia="Times New Roman" w:cs="Times New Roman"/>
          <w:b/>
          <w:bCs/>
          <w:lang w:val="lt-LT" w:eastAsia="lt-LT"/>
        </w:rPr>
        <w:t>2.2.</w:t>
      </w:r>
      <w:r>
        <w:rPr>
          <w:rFonts w:ascii="Times New Roman" w:hAnsi="Times New Roman" w:eastAsia="Times New Roman" w:cs="Times New Roman"/>
          <w:b/>
          <w:bCs/>
          <w:lang w:val="lt-LT" w:eastAsia="lt-LT"/>
        </w:rPr>
        <w:t>2</w:t>
      </w:r>
      <w:r w:rsidRPr="002B32AC" w:rsidR="002B32AC">
        <w:rPr>
          <w:rFonts w:ascii="Times New Roman" w:hAnsi="Times New Roman" w:eastAsia="Times New Roman" w:cs="Times New Roman"/>
          <w:b/>
          <w:bCs/>
          <w:lang w:val="lt-LT" w:eastAsia="lt-LT"/>
        </w:rPr>
        <w:t>.</w:t>
      </w:r>
      <w:r>
        <w:rPr>
          <w:rFonts w:ascii="Times New Roman" w:hAnsi="Times New Roman" w:eastAsia="Times New Roman" w:cs="Times New Roman"/>
          <w:b/>
          <w:bCs/>
          <w:lang w:val="lt-LT" w:eastAsia="lt-LT"/>
        </w:rPr>
        <w:t>2</w:t>
      </w:r>
      <w:r w:rsidRPr="002B32AC" w:rsidR="002B32AC">
        <w:rPr>
          <w:rFonts w:ascii="Times New Roman" w:hAnsi="Times New Roman" w:eastAsia="Times New Roman" w:cs="Times New Roman"/>
          <w:b/>
          <w:bCs/>
          <w:lang w:val="lt-LT" w:eastAsia="lt-LT"/>
        </w:rPr>
        <w:t xml:space="preserve"> </w:t>
      </w:r>
      <w:r>
        <w:rPr>
          <w:rFonts w:ascii="Times New Roman" w:hAnsi="Times New Roman" w:eastAsia="Times New Roman" w:cs="Times New Roman"/>
          <w:b/>
          <w:bCs/>
          <w:lang w:val="lt-LT" w:eastAsia="lt-LT"/>
        </w:rPr>
        <w:t xml:space="preserve">Lietuvos </w:t>
      </w:r>
      <w:r w:rsidRPr="002B32AC" w:rsidR="002B32AC">
        <w:rPr>
          <w:rFonts w:ascii="Times New Roman" w:hAnsi="Times New Roman" w:eastAsia="Times New Roman" w:cs="Times New Roman"/>
          <w:b/>
          <w:bCs/>
          <w:lang w:val="lt-LT" w:eastAsia="lt-LT"/>
        </w:rPr>
        <w:t>Mokslinių duomenų apimtys, pasiskirstymas saugyklose</w:t>
      </w:r>
      <w:r w:rsidR="007C46EE">
        <w:rPr>
          <w:rFonts w:ascii="Times New Roman" w:hAnsi="Times New Roman" w:eastAsia="Times New Roman" w:cs="Times New Roman"/>
          <w:b/>
          <w:bCs/>
          <w:lang w:val="lt-LT" w:eastAsia="lt-LT"/>
        </w:rPr>
        <w:t xml:space="preserve"> </w:t>
      </w:r>
      <w:r w:rsidRPr="002B32AC" w:rsidR="002B32AC">
        <w:rPr>
          <w:rFonts w:ascii="Times New Roman" w:hAnsi="Times New Roman" w:eastAsia="Times New Roman" w:cs="Times New Roman"/>
          <w:lang w:val="lt-LT" w:eastAsia="lt-LT"/>
        </w:rPr>
        <w:t>(iš apklausų?)</w:t>
      </w:r>
    </w:p>
    <w:p w:rsidRPr="002B32AC" w:rsidR="00F678D2" w:rsidP="00F678D2" w:rsidRDefault="00F678D2" w14:paraId="7C3F8DA5" w14:textId="398EAC7F">
      <w:pPr>
        <w:spacing w:after="0" w:line="240" w:lineRule="auto"/>
        <w:rPr>
          <w:b/>
          <w:bCs/>
          <w:lang w:val="lt-LT"/>
        </w:rPr>
      </w:pPr>
      <w:r w:rsidRPr="00F678D2">
        <w:rPr>
          <w:b/>
          <w:bCs/>
          <w:lang w:val="lt-LT"/>
        </w:rPr>
        <w:t>2.</w:t>
      </w:r>
      <w:r w:rsidRPr="002B32AC">
        <w:rPr>
          <w:b/>
          <w:bCs/>
          <w:lang w:val="lt-LT"/>
        </w:rPr>
        <w:t>2.</w:t>
      </w:r>
      <w:r w:rsidR="00D55A33">
        <w:rPr>
          <w:b/>
          <w:bCs/>
          <w:lang w:val="lt-LT"/>
        </w:rPr>
        <w:t>3</w:t>
      </w:r>
      <w:r w:rsidRPr="00F678D2">
        <w:rPr>
          <w:b/>
          <w:bCs/>
          <w:lang w:val="lt-LT"/>
        </w:rPr>
        <w:t xml:space="preserve"> Lietuvos AP saugyklų atitikimas patikimos </w:t>
      </w:r>
      <w:r w:rsidRPr="002B32AC">
        <w:rPr>
          <w:b/>
          <w:bCs/>
          <w:lang w:val="lt-LT"/>
        </w:rPr>
        <w:t xml:space="preserve">ir sąveikios </w:t>
      </w:r>
      <w:r w:rsidRPr="00F678D2">
        <w:rPr>
          <w:b/>
          <w:bCs/>
          <w:lang w:val="lt-LT"/>
        </w:rPr>
        <w:t>saugyklos statusui (pagal apklausas)</w:t>
      </w:r>
      <w:r w:rsidR="003B32D3">
        <w:rPr>
          <w:b/>
          <w:bCs/>
          <w:lang w:val="lt-LT"/>
        </w:rPr>
        <w:t xml:space="preserve"> </w:t>
      </w:r>
      <w:r w:rsidRPr="003B32D3" w:rsidR="003B32D3">
        <w:rPr>
          <w:b/>
          <w:bCs/>
          <w:color w:val="FF0000"/>
          <w:lang w:val="lt-LT"/>
        </w:rPr>
        <w:t>(Darius</w:t>
      </w:r>
      <w:r w:rsidR="007D4892">
        <w:rPr>
          <w:b/>
          <w:bCs/>
          <w:color w:val="FF0000"/>
          <w:lang w:val="lt-LT"/>
        </w:rPr>
        <w:t>, Vaidas</w:t>
      </w:r>
      <w:r w:rsidR="00D270DF">
        <w:rPr>
          <w:b/>
          <w:bCs/>
          <w:color w:val="FF0000"/>
          <w:lang w:val="lt-LT"/>
        </w:rPr>
        <w:t>, Saulė</w:t>
      </w:r>
      <w:r w:rsidRPr="003B32D3" w:rsidR="003B32D3">
        <w:rPr>
          <w:b/>
          <w:bCs/>
          <w:color w:val="FF0000"/>
          <w:lang w:val="lt-LT"/>
        </w:rPr>
        <w:t>)</w:t>
      </w:r>
    </w:p>
    <w:p w:rsidRPr="00F678D2" w:rsidR="002B32AC" w:rsidP="00F678D2" w:rsidRDefault="002B32AC" w14:paraId="3F843E8F" w14:textId="4205907E">
      <w:pPr>
        <w:spacing w:after="0" w:line="240" w:lineRule="auto"/>
        <w:rPr>
          <w:b/>
          <w:bCs/>
          <w:lang w:val="lt-LT"/>
        </w:rPr>
      </w:pPr>
      <w:r w:rsidRPr="002B32AC">
        <w:rPr>
          <w:b/>
          <w:bCs/>
          <w:lang w:val="lt-LT"/>
        </w:rPr>
        <w:t>2.2.</w:t>
      </w:r>
      <w:r w:rsidR="00D55A33">
        <w:rPr>
          <w:b/>
          <w:bCs/>
          <w:lang w:val="lt-LT"/>
        </w:rPr>
        <w:t>4</w:t>
      </w:r>
      <w:r w:rsidRPr="002B32AC">
        <w:rPr>
          <w:b/>
          <w:bCs/>
          <w:lang w:val="lt-LT"/>
        </w:rPr>
        <w:t xml:space="preserve"> Išvados</w:t>
      </w:r>
    </w:p>
    <w:p w:rsidRPr="002B32AC" w:rsidR="00F678D2" w:rsidP="00F678D2" w:rsidRDefault="00F678D2" w14:paraId="0E69B3A1" w14:textId="77777777">
      <w:pPr>
        <w:spacing w:after="0" w:line="240" w:lineRule="auto"/>
        <w:rPr>
          <w:lang w:val="lt-LT"/>
        </w:rPr>
      </w:pPr>
    </w:p>
    <w:p w:rsidRPr="002B32AC" w:rsidR="00A85E25" w:rsidP="00385E8E" w:rsidRDefault="003C06BD" w14:paraId="4CC9F7DB" w14:textId="394BB54D">
      <w:pPr>
        <w:spacing w:after="0" w:line="240" w:lineRule="auto"/>
        <w:rPr>
          <w:b/>
          <w:bCs/>
          <w:color w:val="000000" w:themeColor="text1"/>
          <w:lang w:val="lt-LT"/>
        </w:rPr>
      </w:pPr>
      <w:r w:rsidRPr="002B32AC">
        <w:rPr>
          <w:b/>
          <w:bCs/>
          <w:color w:val="000000" w:themeColor="text1"/>
          <w:lang w:val="lt-LT"/>
        </w:rPr>
        <w:t>2.3 Kompetencijos ir žmogiškieji ištekliai</w:t>
      </w:r>
    </w:p>
    <w:p w:rsidRPr="002B32AC" w:rsidR="00A85E25" w:rsidP="00385E8E" w:rsidRDefault="009222AB" w14:paraId="7B3671DC" w14:textId="3EE42182">
      <w:pPr>
        <w:spacing w:after="0" w:line="240" w:lineRule="auto"/>
        <w:rPr>
          <w:b/>
          <w:bCs/>
          <w:color w:val="000000" w:themeColor="text1"/>
          <w:lang w:val="lt-LT"/>
        </w:rPr>
      </w:pPr>
      <w:r>
        <w:rPr>
          <w:b/>
          <w:bCs/>
          <w:color w:val="000000" w:themeColor="text1"/>
          <w:lang w:val="lt-LT"/>
        </w:rPr>
        <w:t xml:space="preserve">2.3.1 </w:t>
      </w:r>
      <w:r w:rsidRPr="002B32AC" w:rsidR="003C06BD">
        <w:rPr>
          <w:b/>
          <w:bCs/>
          <w:color w:val="000000" w:themeColor="text1"/>
          <w:lang w:val="lt-LT"/>
        </w:rPr>
        <w:t>MSI</w:t>
      </w:r>
      <w:r>
        <w:rPr>
          <w:b/>
          <w:bCs/>
          <w:color w:val="000000" w:themeColor="text1"/>
          <w:lang w:val="lt-LT"/>
        </w:rPr>
        <w:t xml:space="preserve">, MTI ir saugyklų institucinių valdytojų/tvarkytojų </w:t>
      </w:r>
      <w:r w:rsidRPr="002B32AC" w:rsidR="003C06BD">
        <w:rPr>
          <w:b/>
          <w:bCs/>
          <w:color w:val="000000" w:themeColor="text1"/>
          <w:lang w:val="lt-LT"/>
        </w:rPr>
        <w:t>kompetencijos, Data Steward poreikis</w:t>
      </w:r>
      <w:r w:rsidR="00323FAD">
        <w:rPr>
          <w:b/>
          <w:bCs/>
          <w:color w:val="000000" w:themeColor="text1"/>
          <w:lang w:val="lt-LT"/>
        </w:rPr>
        <w:t xml:space="preserve"> </w:t>
      </w:r>
      <w:r w:rsidRPr="00323FAD" w:rsidR="00323FAD">
        <w:rPr>
          <w:b/>
          <w:bCs/>
          <w:color w:val="FF0000"/>
          <w:lang w:val="lt-LT"/>
        </w:rPr>
        <w:t xml:space="preserve"> </w:t>
      </w:r>
    </w:p>
    <w:p w:rsidRPr="00092BC6" w:rsidR="00B95DB2" w:rsidP="73604782" w:rsidRDefault="73604782" w14:paraId="2C6F401C" w14:textId="65156225">
      <w:pPr>
        <w:spacing w:after="0" w:line="240" w:lineRule="auto"/>
        <w:ind w:left="709"/>
        <w:rPr>
          <w:rFonts w:ascii="Times New Roman" w:hAnsi="Times New Roman" w:cs="Times New Roman"/>
          <w:lang w:val="lt-LT"/>
        </w:rPr>
      </w:pPr>
      <w:r w:rsidRPr="73604782">
        <w:rPr>
          <w:rFonts w:ascii="Times New Roman" w:hAnsi="Times New Roman" w:cs="Times New Roman"/>
          <w:lang w:val="lt-LT"/>
        </w:rPr>
        <w:t xml:space="preserve">Įvertinti MSI turimas kompetencijas. Peržiūrėti, surinkti ir susisteminti </w:t>
      </w:r>
      <w:r w:rsidR="009222AB">
        <w:rPr>
          <w:rFonts w:ascii="Times New Roman" w:hAnsi="Times New Roman" w:cs="Times New Roman"/>
          <w:lang w:val="lt-LT"/>
        </w:rPr>
        <w:t xml:space="preserve">institucinius </w:t>
      </w:r>
      <w:r w:rsidRPr="73604782">
        <w:rPr>
          <w:rFonts w:ascii="Times New Roman" w:hAnsi="Times New Roman" w:cs="Times New Roman"/>
          <w:lang w:val="lt-LT"/>
        </w:rPr>
        <w:t>nacionalinius bei tarptautinius strateginius dokumentus, susijusius mokslinių tyrimų duomenų valdy</w:t>
      </w:r>
      <w:r w:rsidR="009222AB">
        <w:rPr>
          <w:rFonts w:ascii="Times New Roman" w:hAnsi="Times New Roman" w:cs="Times New Roman"/>
          <w:lang w:val="lt-LT"/>
        </w:rPr>
        <w:t>sena bei tvarkysena</w:t>
      </w:r>
      <w:r w:rsidRPr="73604782">
        <w:rPr>
          <w:rFonts w:ascii="Times New Roman" w:hAnsi="Times New Roman" w:cs="Times New Roman"/>
          <w:lang w:val="lt-LT"/>
        </w:rPr>
        <w:t xml:space="preserve">, data steward </w:t>
      </w:r>
      <w:r w:rsidR="009222AB">
        <w:rPr>
          <w:rFonts w:ascii="Times New Roman" w:hAnsi="Times New Roman" w:cs="Times New Roman"/>
          <w:lang w:val="lt-LT"/>
        </w:rPr>
        <w:t>įveiklinimu</w:t>
      </w:r>
      <w:r w:rsidRPr="73604782">
        <w:rPr>
          <w:rFonts w:ascii="Times New Roman" w:hAnsi="Times New Roman" w:cs="Times New Roman"/>
          <w:lang w:val="lt-LT"/>
        </w:rPr>
        <w:t>. (</w:t>
      </w:r>
      <w:r w:rsidRPr="73604782">
        <w:rPr>
          <w:rFonts w:ascii="Times New Roman" w:hAnsi="Times New Roman" w:cs="Times New Roman"/>
          <w:color w:val="FF0000"/>
          <w:lang w:val="lt-LT"/>
        </w:rPr>
        <w:t>G. Tautkevičienė</w:t>
      </w:r>
      <w:r w:rsidR="00C57771">
        <w:rPr>
          <w:rFonts w:ascii="Times New Roman" w:hAnsi="Times New Roman" w:cs="Times New Roman"/>
          <w:color w:val="FF0000"/>
          <w:lang w:val="lt-LT"/>
        </w:rPr>
        <w:t>, Saulė, Darius</w:t>
      </w:r>
      <w:r w:rsidRPr="73604782">
        <w:rPr>
          <w:rFonts w:ascii="Times New Roman" w:hAnsi="Times New Roman" w:cs="Times New Roman"/>
          <w:lang w:val="lt-LT"/>
        </w:rPr>
        <w:t>)</w:t>
      </w:r>
    </w:p>
    <w:p w:rsidRPr="002B32AC" w:rsidR="00A85E25" w:rsidP="00385E8E" w:rsidRDefault="009222AB" w14:paraId="72BAF4F0" w14:textId="34F731E0">
      <w:pPr>
        <w:spacing w:after="0" w:line="240" w:lineRule="auto"/>
        <w:rPr>
          <w:b/>
          <w:bCs/>
          <w:color w:val="000000" w:themeColor="text1"/>
          <w:lang w:val="lt-LT"/>
        </w:rPr>
      </w:pPr>
      <w:r>
        <w:rPr>
          <w:b/>
          <w:bCs/>
          <w:color w:val="000000" w:themeColor="text1"/>
          <w:lang w:val="lt-LT"/>
        </w:rPr>
        <w:t xml:space="preserve">2.3.2 </w:t>
      </w:r>
      <w:r w:rsidRPr="002B32AC" w:rsidR="003C06BD">
        <w:rPr>
          <w:b/>
          <w:bCs/>
          <w:color w:val="000000" w:themeColor="text1"/>
          <w:lang w:val="lt-LT"/>
        </w:rPr>
        <w:t xml:space="preserve">Esamos </w:t>
      </w:r>
      <w:r>
        <w:rPr>
          <w:b/>
          <w:bCs/>
          <w:color w:val="000000" w:themeColor="text1"/>
          <w:lang w:val="lt-LT"/>
        </w:rPr>
        <w:t xml:space="preserve">data steward bei kitų su mokslo duomenų valdysena ir tvarkysena susijusių specialistų </w:t>
      </w:r>
      <w:r w:rsidRPr="002B32AC" w:rsidR="003C06BD">
        <w:rPr>
          <w:b/>
          <w:bCs/>
          <w:color w:val="000000" w:themeColor="text1"/>
          <w:lang w:val="lt-LT"/>
        </w:rPr>
        <w:t>mokymų programos, spragos</w:t>
      </w:r>
    </w:p>
    <w:p w:rsidRPr="00092BC6" w:rsidR="00AE5484" w:rsidP="00AE5484" w:rsidRDefault="45B594D0" w14:paraId="0A667C2D" w14:textId="42E1D025">
      <w:pPr>
        <w:spacing w:after="0" w:line="240" w:lineRule="auto"/>
        <w:ind w:left="709"/>
        <w:rPr>
          <w:rFonts w:ascii="Times New Roman" w:hAnsi="Times New Roman" w:cs="Times New Roman"/>
          <w:lang w:val="lt-LT"/>
        </w:rPr>
      </w:pPr>
      <w:commentRangeStart w:id="4"/>
      <w:commentRangeStart w:id="5"/>
      <w:r w:rsidRPr="45B594D0">
        <w:rPr>
          <w:rFonts w:ascii="Times New Roman" w:hAnsi="Times New Roman" w:cs="Times New Roman"/>
          <w:lang w:val="lt-LT"/>
        </w:rPr>
        <w:t xml:space="preserve">Peržiūrėti, surinkti ir susisteminti nacionalines ir tarptautines mokymų programas. </w:t>
      </w:r>
      <w:commentRangeEnd w:id="4"/>
      <w:r w:rsidRPr="45B594D0" w:rsidR="00B95DB2">
        <w:rPr>
          <w:rStyle w:val="CommentReference"/>
          <w:rFonts w:ascii="Times New Roman" w:hAnsi="Times New Roman" w:cs="Times New Roman"/>
          <w:sz w:val="22"/>
          <w:szCs w:val="22"/>
          <w:lang w:val="lt-LT"/>
        </w:rPr>
        <w:commentReference w:id="4"/>
      </w:r>
      <w:commentRangeEnd w:id="5"/>
      <w:r>
        <w:rPr>
          <w:rStyle w:val="CommentReference"/>
        </w:rPr>
        <w:commentReference w:id="5"/>
      </w:r>
      <w:r w:rsidRPr="45B594D0">
        <w:rPr>
          <w:rFonts w:ascii="Times New Roman" w:hAnsi="Times New Roman" w:cs="Times New Roman"/>
          <w:lang w:val="lt-LT"/>
        </w:rPr>
        <w:t xml:space="preserve">Parrengti rekomendacijas ir išvadas. </w:t>
      </w:r>
      <w:r w:rsidRPr="73604782" w:rsidR="00AE5484">
        <w:rPr>
          <w:rFonts w:ascii="Times New Roman" w:hAnsi="Times New Roman" w:cs="Times New Roman"/>
          <w:lang w:val="lt-LT"/>
        </w:rPr>
        <w:t>(</w:t>
      </w:r>
      <w:r w:rsidRPr="73604782" w:rsidR="00AE5484">
        <w:rPr>
          <w:rFonts w:ascii="Times New Roman" w:hAnsi="Times New Roman" w:cs="Times New Roman"/>
          <w:color w:val="FF0000"/>
          <w:lang w:val="lt-LT"/>
        </w:rPr>
        <w:t>G. Tautkevičienė</w:t>
      </w:r>
      <w:r w:rsidR="00AE5484">
        <w:rPr>
          <w:rFonts w:ascii="Times New Roman" w:hAnsi="Times New Roman" w:cs="Times New Roman"/>
          <w:color w:val="FF0000"/>
          <w:lang w:val="lt-LT"/>
        </w:rPr>
        <w:t>, Saulė, Darius, Gintė</w:t>
      </w:r>
      <w:r w:rsidRPr="73604782" w:rsidR="00AE5484">
        <w:rPr>
          <w:rFonts w:ascii="Times New Roman" w:hAnsi="Times New Roman" w:cs="Times New Roman"/>
          <w:lang w:val="lt-LT"/>
        </w:rPr>
        <w:t>)</w:t>
      </w:r>
    </w:p>
    <w:p w:rsidR="00B95DB2" w:rsidP="00AE5484" w:rsidRDefault="00B95DB2" w14:paraId="6A77D391" w14:textId="18B691E8">
      <w:pPr>
        <w:spacing w:after="0" w:line="240" w:lineRule="auto"/>
        <w:rPr>
          <w:rFonts w:ascii="Times New Roman" w:hAnsi="Times New Roman" w:cs="Times New Roman"/>
          <w:lang w:val="lt-LT"/>
        </w:rPr>
      </w:pPr>
    </w:p>
    <w:p w:rsidRPr="009222AB" w:rsidR="002B32AC" w:rsidP="002B32AC" w:rsidRDefault="009222AB" w14:paraId="459F3FBE" w14:textId="6B4AA476">
      <w:pPr>
        <w:spacing w:after="0" w:line="240" w:lineRule="auto"/>
        <w:rPr>
          <w:rFonts w:ascii="Times New Roman" w:hAnsi="Times New Roman" w:cs="Times New Roman"/>
          <w:b/>
          <w:bCs/>
          <w:lang w:val="lt-LT"/>
        </w:rPr>
      </w:pPr>
      <w:r w:rsidRPr="009222AB">
        <w:rPr>
          <w:rFonts w:ascii="Times New Roman" w:hAnsi="Times New Roman" w:cs="Times New Roman"/>
          <w:b/>
          <w:bCs/>
          <w:lang w:val="lt-LT"/>
        </w:rPr>
        <w:t>2.3.3 Išvados</w:t>
      </w:r>
    </w:p>
    <w:p w:rsidR="00FC20F7" w:rsidP="00385E8E" w:rsidRDefault="00FC20F7" w14:paraId="6EE6423A" w14:textId="77777777">
      <w:pPr>
        <w:spacing w:after="0" w:line="240" w:lineRule="auto"/>
        <w:rPr>
          <w:color w:val="0070C0"/>
          <w:lang w:val="lt-LT"/>
        </w:rPr>
      </w:pPr>
    </w:p>
    <w:p w:rsidR="3107462D" w:rsidP="3107462D" w:rsidRDefault="3107462D" w14:paraId="7B7EA989" w14:textId="1C29AEB9">
      <w:pPr>
        <w:spacing w:after="0" w:line="240" w:lineRule="auto"/>
        <w:rPr>
          <w:color w:val="0070C0"/>
          <w:lang w:val="lt-LT"/>
        </w:rPr>
      </w:pPr>
    </w:p>
    <w:p w:rsidR="3107462D" w:rsidP="3107462D" w:rsidRDefault="3107462D" w14:paraId="358783E6" w14:textId="0AFD9CE4">
      <w:pPr>
        <w:spacing w:after="0" w:line="240" w:lineRule="auto"/>
        <w:rPr>
          <w:color w:val="0070C0"/>
          <w:lang w:val="lt-LT"/>
        </w:rPr>
      </w:pPr>
    </w:p>
    <w:p w:rsidR="3107462D" w:rsidP="3107462D" w:rsidRDefault="3107462D" w14:paraId="48F49B6E" w14:textId="6A1B8360">
      <w:pPr>
        <w:spacing w:after="0" w:line="240" w:lineRule="auto"/>
        <w:rPr>
          <w:color w:val="0070C0"/>
          <w:lang w:val="lt-LT"/>
        </w:rPr>
      </w:pPr>
    </w:p>
    <w:p w:rsidR="3107462D" w:rsidP="3107462D" w:rsidRDefault="3107462D" w14:paraId="072EB730" w14:textId="4089E82B">
      <w:pPr>
        <w:spacing w:after="0" w:line="240" w:lineRule="auto"/>
        <w:rPr>
          <w:color w:val="0070C0"/>
          <w:lang w:val="lt-LT"/>
        </w:rPr>
      </w:pPr>
    </w:p>
    <w:p w:rsidR="3107462D" w:rsidP="3107462D" w:rsidRDefault="3107462D" w14:paraId="16EA87E6" w14:textId="2E933B76">
      <w:pPr>
        <w:spacing w:after="0" w:line="240" w:lineRule="auto"/>
        <w:rPr>
          <w:color w:val="0070C0"/>
          <w:lang w:val="lt-LT"/>
        </w:rPr>
      </w:pPr>
    </w:p>
    <w:p w:rsidR="3107462D" w:rsidP="3107462D" w:rsidRDefault="3107462D" w14:paraId="1FE954B4" w14:textId="4F38E16C">
      <w:pPr>
        <w:spacing w:after="0" w:line="240" w:lineRule="auto"/>
        <w:rPr>
          <w:color w:val="0070C0"/>
          <w:lang w:val="lt-LT"/>
        </w:rPr>
      </w:pPr>
    </w:p>
    <w:p w:rsidR="3107462D" w:rsidP="3107462D" w:rsidRDefault="3107462D" w14:paraId="7CB02907" w14:textId="595604AD">
      <w:pPr>
        <w:spacing w:after="0" w:line="240" w:lineRule="auto"/>
        <w:rPr>
          <w:color w:val="0070C0"/>
          <w:lang w:val="lt-LT"/>
        </w:rPr>
      </w:pPr>
    </w:p>
    <w:p w:rsidR="3107462D" w:rsidP="3107462D" w:rsidRDefault="3107462D" w14:paraId="664B9BBE" w14:textId="0A8C5280">
      <w:pPr>
        <w:spacing w:after="0" w:line="240" w:lineRule="auto"/>
        <w:rPr>
          <w:color w:val="0070C0"/>
          <w:lang w:val="lt-LT"/>
        </w:rPr>
      </w:pPr>
    </w:p>
    <w:p w:rsidRPr="002B32AC" w:rsidR="00A85E25" w:rsidP="00385E8E" w:rsidRDefault="45B594D0" w14:paraId="09538A4F" w14:textId="65C85DE4">
      <w:pPr>
        <w:spacing w:after="0" w:line="240" w:lineRule="auto"/>
        <w:rPr>
          <w:b/>
          <w:bCs/>
          <w:color w:val="000000" w:themeColor="text1"/>
          <w:lang w:val="lt-LT"/>
        </w:rPr>
      </w:pPr>
      <w:r w:rsidRPr="002B32AC">
        <w:rPr>
          <w:b/>
          <w:bCs/>
          <w:color w:val="000000" w:themeColor="text1"/>
          <w:lang w:val="lt-LT"/>
        </w:rPr>
        <w:t xml:space="preserve">2.4 Duomenų </w:t>
      </w:r>
      <w:r w:rsidR="00D55A33">
        <w:rPr>
          <w:b/>
          <w:bCs/>
          <w:color w:val="000000" w:themeColor="text1"/>
          <w:lang w:val="lt-LT"/>
        </w:rPr>
        <w:t xml:space="preserve">sąveikumo, </w:t>
      </w:r>
      <w:r w:rsidRPr="002B32AC">
        <w:rPr>
          <w:b/>
          <w:bCs/>
          <w:color w:val="000000" w:themeColor="text1"/>
          <w:lang w:val="lt-LT"/>
        </w:rPr>
        <w:t xml:space="preserve">valdysenos </w:t>
      </w:r>
      <w:r w:rsidRPr="002B32AC" w:rsidR="007343DC">
        <w:rPr>
          <w:b/>
          <w:bCs/>
          <w:color w:val="000000" w:themeColor="text1"/>
          <w:lang w:val="lt-LT"/>
        </w:rPr>
        <w:t xml:space="preserve"> ir </w:t>
      </w:r>
      <w:r w:rsidRPr="002B32AC" w:rsidR="00F678D2">
        <w:rPr>
          <w:b/>
          <w:bCs/>
          <w:color w:val="000000" w:themeColor="text1"/>
          <w:lang w:val="lt-LT"/>
        </w:rPr>
        <w:t xml:space="preserve">tvarkysenos </w:t>
      </w:r>
      <w:r w:rsidRPr="002B32AC">
        <w:rPr>
          <w:b/>
          <w:bCs/>
          <w:color w:val="000000" w:themeColor="text1"/>
          <w:lang w:val="lt-LT"/>
        </w:rPr>
        <w:t>modelis</w:t>
      </w:r>
      <w:r w:rsidR="0093653A">
        <w:rPr>
          <w:b/>
          <w:bCs/>
          <w:color w:val="000000" w:themeColor="text1"/>
          <w:lang w:val="lt-LT"/>
        </w:rPr>
        <w:t>-vienetas</w:t>
      </w:r>
      <w:r w:rsidR="003030C5">
        <w:rPr>
          <w:b/>
          <w:bCs/>
          <w:color w:val="000000" w:themeColor="text1"/>
          <w:lang w:val="lt-LT"/>
        </w:rPr>
        <w:t xml:space="preserve"> </w:t>
      </w:r>
      <w:r w:rsidRPr="003030C5" w:rsidR="003030C5">
        <w:rPr>
          <w:b/>
          <w:bCs/>
          <w:i/>
          <w:iCs/>
          <w:color w:val="FF0000"/>
          <w:lang w:val="lt-LT"/>
        </w:rPr>
        <w:t>(Node)</w:t>
      </w:r>
    </w:p>
    <w:p w:rsidR="00F678D2" w:rsidP="00385E8E" w:rsidRDefault="00F678D2" w14:paraId="6C3563D3" w14:textId="1B1CF9A4">
      <w:pPr>
        <w:spacing w:after="0" w:line="240" w:lineRule="auto"/>
        <w:rPr>
          <w:b/>
          <w:bCs/>
          <w:color w:val="000000" w:themeColor="text1"/>
        </w:rPr>
      </w:pPr>
      <w:r w:rsidRPr="002B32AC">
        <w:rPr>
          <w:b/>
          <w:bCs/>
          <w:color w:val="000000" w:themeColor="text1"/>
        </w:rPr>
        <w:t>2.4.1 Mokslinių tyrimų duomenų</w:t>
      </w:r>
      <w:r w:rsidR="00D55A33">
        <w:rPr>
          <w:b/>
          <w:bCs/>
          <w:color w:val="000000" w:themeColor="text1"/>
        </w:rPr>
        <w:t xml:space="preserve"> sąveikumo, </w:t>
      </w:r>
      <w:r w:rsidRPr="002B32AC">
        <w:rPr>
          <w:b/>
          <w:bCs/>
          <w:color w:val="000000" w:themeColor="text1"/>
        </w:rPr>
        <w:t xml:space="preserve"> valdysenos ir tvarkysenos tarptautinės praktikos</w:t>
      </w:r>
    </w:p>
    <w:p w:rsidRPr="00D55A33" w:rsidR="00D55A33" w:rsidP="00D55A33" w:rsidRDefault="00D55A33" w14:paraId="6AF375F2" w14:textId="10557FDC">
      <w:pPr>
        <w:pStyle w:val="ListParagraph"/>
        <w:numPr>
          <w:ilvl w:val="0"/>
          <w:numId w:val="14"/>
        </w:numPr>
        <w:spacing w:after="0" w:line="240" w:lineRule="auto"/>
        <w:rPr>
          <w:lang w:val="lt-LT"/>
        </w:rPr>
      </w:pPr>
      <w:r w:rsidRPr="00D55A33">
        <w:rPr>
          <w:lang w:val="lt-LT"/>
        </w:rPr>
        <w:t xml:space="preserve">mokslinių tyrimų duomenų </w:t>
      </w:r>
      <w:r>
        <w:rPr>
          <w:lang w:val="lt-LT"/>
        </w:rPr>
        <w:t xml:space="preserve">ir sistemų </w:t>
      </w:r>
      <w:r w:rsidRPr="00D55A33">
        <w:rPr>
          <w:lang w:val="lt-LT"/>
        </w:rPr>
        <w:t xml:space="preserve">sąveikumas (teisinis, technologinis, semantinis, organizacinis) (EOSC-IF) </w:t>
      </w:r>
      <w:r w:rsidRPr="00D55A33">
        <w:rPr>
          <w:color w:val="FF0000"/>
          <w:lang w:val="lt-LT"/>
        </w:rPr>
        <w:t>(Darius, Saulė)</w:t>
      </w:r>
    </w:p>
    <w:p w:rsidR="72B354B5" w:rsidP="494C0113" w:rsidRDefault="72B354B5" w14:paraId="7851D725" w14:textId="584C7CD3">
      <w:pPr>
        <w:pStyle w:val="ListParagraph"/>
        <w:numPr>
          <w:ilvl w:val="0"/>
          <w:numId w:val="13"/>
        </w:numPr>
        <w:spacing w:after="0" w:line="240" w:lineRule="auto"/>
        <w:rPr>
          <w:rFonts w:ascii="Times New Roman" w:hAnsi="Times New Roman" w:eastAsia="Times New Roman" w:cs="Times New Roman"/>
          <w:color w:val="FF0000"/>
          <w:lang w:val="lt-LT" w:eastAsia="lt-LT"/>
        </w:rPr>
      </w:pPr>
      <w:r w:rsidRPr="16979E5F">
        <w:rPr>
          <w:rFonts w:ascii="Times New Roman" w:hAnsi="Times New Roman" w:eastAsia="Times New Roman" w:cs="Times New Roman"/>
          <w:lang w:val="lt-LT" w:eastAsia="lt-LT"/>
        </w:rPr>
        <w:t>Mokslinių tyrimų duomenų FAIR</w:t>
      </w:r>
      <w:r w:rsidRPr="16979E5F" w:rsidR="056EA094">
        <w:rPr>
          <w:rFonts w:ascii="Times New Roman" w:hAnsi="Times New Roman" w:eastAsia="Times New Roman" w:cs="Times New Roman"/>
          <w:lang w:val="lt-LT" w:eastAsia="lt-LT"/>
        </w:rPr>
        <w:t xml:space="preserve"> principai ir praktiniai pavyzdžiai</w:t>
      </w:r>
      <w:r w:rsidRPr="16979E5F" w:rsidR="69035429">
        <w:rPr>
          <w:rFonts w:ascii="Times New Roman" w:hAnsi="Times New Roman" w:eastAsia="Times New Roman" w:cs="Times New Roman"/>
          <w:lang w:val="lt-LT" w:eastAsia="lt-LT"/>
        </w:rPr>
        <w:t xml:space="preserve"> </w:t>
      </w:r>
      <w:r w:rsidRPr="16979E5F" w:rsidR="69035429">
        <w:rPr>
          <w:rFonts w:ascii="Times New Roman" w:hAnsi="Times New Roman" w:eastAsia="Times New Roman" w:cs="Times New Roman"/>
          <w:color w:val="FF0000"/>
          <w:lang w:val="lt-LT" w:eastAsia="lt-LT"/>
        </w:rPr>
        <w:t>(M. Šarpis</w:t>
      </w:r>
      <w:r w:rsidRPr="16979E5F" w:rsidR="36F71D93">
        <w:rPr>
          <w:rFonts w:ascii="Times New Roman" w:hAnsi="Times New Roman" w:eastAsia="Times New Roman" w:cs="Times New Roman"/>
          <w:color w:val="FF0000"/>
          <w:lang w:val="lt-LT" w:eastAsia="lt-LT"/>
        </w:rPr>
        <w:t xml:space="preserve"> 50%</w:t>
      </w:r>
      <w:r w:rsidRPr="16979E5F" w:rsidR="69035429">
        <w:rPr>
          <w:rFonts w:ascii="Times New Roman" w:hAnsi="Times New Roman" w:eastAsia="Times New Roman" w:cs="Times New Roman"/>
          <w:color w:val="FF0000"/>
          <w:lang w:val="lt-LT" w:eastAsia="lt-LT"/>
        </w:rPr>
        <w:t>, G. Medzvieckaitė</w:t>
      </w:r>
      <w:r w:rsidRPr="16979E5F" w:rsidR="488CC1AE">
        <w:rPr>
          <w:rFonts w:ascii="Times New Roman" w:hAnsi="Times New Roman" w:eastAsia="Times New Roman" w:cs="Times New Roman"/>
          <w:color w:val="FF0000"/>
          <w:lang w:val="lt-LT" w:eastAsia="lt-LT"/>
        </w:rPr>
        <w:t xml:space="preserve"> 50%</w:t>
      </w:r>
      <w:r w:rsidRPr="16979E5F" w:rsidR="69035429">
        <w:rPr>
          <w:rFonts w:ascii="Times New Roman" w:hAnsi="Times New Roman" w:eastAsia="Times New Roman" w:cs="Times New Roman"/>
          <w:color w:val="FF0000"/>
          <w:lang w:val="lt-LT" w:eastAsia="lt-LT"/>
        </w:rPr>
        <w:t>)</w:t>
      </w:r>
      <w:r w:rsidRPr="16979E5F">
        <w:rPr>
          <w:rFonts w:ascii="Times New Roman" w:hAnsi="Times New Roman" w:eastAsia="Times New Roman" w:cs="Times New Roman"/>
          <w:lang w:val="lt-LT" w:eastAsia="lt-LT"/>
        </w:rPr>
        <w:t xml:space="preserve">, </w:t>
      </w:r>
      <w:r w:rsidRPr="16979E5F">
        <w:rPr>
          <w:rFonts w:ascii="Times New Roman" w:hAnsi="Times New Roman" w:eastAsia="Times New Roman" w:cs="Times New Roman"/>
          <w:lang w:eastAsia="lt-LT"/>
        </w:rPr>
        <w:t>CARE, TRUST</w:t>
      </w:r>
      <w:r w:rsidRPr="16979E5F" w:rsidR="274A814A">
        <w:rPr>
          <w:rFonts w:ascii="Times New Roman" w:hAnsi="Times New Roman" w:eastAsia="Times New Roman" w:cs="Times New Roman"/>
          <w:lang w:eastAsia="lt-LT"/>
        </w:rPr>
        <w:t xml:space="preserve"> </w:t>
      </w:r>
      <w:r w:rsidRPr="16979E5F">
        <w:rPr>
          <w:rFonts w:ascii="Times New Roman" w:hAnsi="Times New Roman" w:eastAsia="Times New Roman" w:cs="Times New Roman"/>
          <w:lang w:val="lt-LT" w:eastAsia="lt-LT"/>
        </w:rPr>
        <w:t xml:space="preserve">ir kt. principai </w:t>
      </w:r>
      <w:r w:rsidRPr="16979E5F">
        <w:rPr>
          <w:rFonts w:ascii="Times New Roman" w:hAnsi="Times New Roman" w:eastAsia="Times New Roman" w:cs="Times New Roman"/>
          <w:color w:val="FF0000"/>
          <w:lang w:val="lt-LT" w:eastAsia="lt-LT"/>
        </w:rPr>
        <w:t xml:space="preserve"> </w:t>
      </w:r>
      <w:r w:rsidRPr="16979E5F" w:rsidR="58EEAD8B">
        <w:rPr>
          <w:rFonts w:ascii="Times New Roman" w:hAnsi="Times New Roman" w:eastAsia="Times New Roman" w:cs="Times New Roman"/>
          <w:color w:val="FF0000"/>
          <w:lang w:val="lt-LT" w:eastAsia="lt-LT"/>
        </w:rPr>
        <w:t>(</w:t>
      </w:r>
      <w:r w:rsidRPr="16979E5F">
        <w:rPr>
          <w:color w:val="FF0000"/>
          <w:lang w:val="lt-LT"/>
        </w:rPr>
        <w:t>Vaidas Morkevičius</w:t>
      </w:r>
      <w:r w:rsidRPr="16979E5F" w:rsidR="761F1237">
        <w:rPr>
          <w:color w:val="FF0000"/>
          <w:lang w:val="lt-LT"/>
        </w:rPr>
        <w:t>, Saulius Gražulis</w:t>
      </w:r>
      <w:r w:rsidRPr="16979E5F">
        <w:rPr>
          <w:rFonts w:ascii="Times New Roman" w:hAnsi="Times New Roman" w:eastAsia="Times New Roman" w:cs="Times New Roman"/>
          <w:color w:val="FF0000"/>
          <w:lang w:val="lt-LT" w:eastAsia="lt-LT"/>
        </w:rPr>
        <w:t>)</w:t>
      </w:r>
      <w:r w:rsidRPr="16979E5F">
        <w:rPr>
          <w:rFonts w:ascii="Times New Roman" w:hAnsi="Times New Roman" w:eastAsia="Times New Roman" w:cs="Times New Roman"/>
          <w:lang w:val="lt-LT" w:eastAsia="lt-LT"/>
        </w:rPr>
        <w:t>:</w:t>
      </w:r>
    </w:p>
    <w:p w:rsidRPr="002B32AC" w:rsidR="00F678D2" w:rsidP="002B32AC" w:rsidRDefault="00F678D2" w14:paraId="291052F8" w14:textId="58BA9F18">
      <w:pPr>
        <w:pStyle w:val="ListParagraph"/>
        <w:numPr>
          <w:ilvl w:val="0"/>
          <w:numId w:val="13"/>
        </w:numPr>
        <w:spacing w:after="0" w:line="240" w:lineRule="auto"/>
        <w:rPr>
          <w:color w:val="FF0000"/>
        </w:rPr>
      </w:pPr>
      <w:r w:rsidRPr="35E86192" w:rsidR="00F678D2">
        <w:rPr>
          <w:rFonts w:ascii="Times New Roman" w:hAnsi="Times New Roman" w:eastAsia="Times New Roman" w:cs="Times New Roman"/>
          <w:lang w:val="lt-LT" w:eastAsia="lt-LT"/>
        </w:rPr>
        <w:t xml:space="preserve">Semantinių artefaktų kokybės kontrolės mechanizmai (apimantys terminologijas, ontologijas, </w:t>
      </w:r>
      <w:r w:rsidRPr="35E86192" w:rsidR="00F678D2">
        <w:rPr>
          <w:rFonts w:ascii="Times New Roman" w:hAnsi="Times New Roman" w:eastAsia="Times New Roman" w:cs="Times New Roman"/>
          <w:lang w:val="lt-LT" w:eastAsia="lt-LT"/>
        </w:rPr>
        <w:t>taksonomijas</w:t>
      </w:r>
      <w:r w:rsidRPr="35E86192" w:rsidR="00F678D2">
        <w:rPr>
          <w:rFonts w:ascii="Times New Roman" w:hAnsi="Times New Roman" w:eastAsia="Times New Roman" w:cs="Times New Roman"/>
          <w:lang w:val="lt-LT" w:eastAsia="lt-LT"/>
        </w:rPr>
        <w:t xml:space="preserve">, žodynus, metaduomenų schemas ir kt.), jei yra galimybė, galimybių studijoje pateikti gerosios praktikos pavyzdžius ir (ar) nuorodas į juos </w:t>
      </w:r>
      <w:r w:rsidRPr="35E86192" w:rsidR="00F678D2">
        <w:rPr>
          <w:rFonts w:ascii="Times New Roman" w:hAnsi="Times New Roman" w:eastAsia="Times New Roman" w:cs="Times New Roman"/>
          <w:color w:val="FF0000"/>
          <w:lang w:val="lt-LT" w:eastAsia="lt-LT"/>
        </w:rPr>
        <w:t>(S. Gražulis</w:t>
      </w:r>
      <w:r w:rsidRPr="35E86192" w:rsidR="50424A25">
        <w:rPr>
          <w:rFonts w:ascii="Times New Roman" w:hAnsi="Times New Roman" w:eastAsia="Times New Roman" w:cs="Times New Roman"/>
          <w:color w:val="FF0000"/>
          <w:lang w:val="lt-LT" w:eastAsia="lt-LT"/>
        </w:rPr>
        <w:t>, Darius</w:t>
      </w:r>
      <w:r w:rsidRPr="35E86192" w:rsidR="00F678D2">
        <w:rPr>
          <w:rFonts w:ascii="Times New Roman" w:hAnsi="Times New Roman" w:eastAsia="Times New Roman" w:cs="Times New Roman"/>
          <w:color w:val="FF0000"/>
          <w:lang w:val="lt-LT" w:eastAsia="lt-LT"/>
        </w:rPr>
        <w:t>)</w:t>
      </w:r>
    </w:p>
    <w:p w:rsidRPr="002B32AC" w:rsidR="00FC20F7" w:rsidP="00385E8E" w:rsidRDefault="00FC20F7" w14:paraId="3DB18E29" w14:textId="3171E668">
      <w:pPr>
        <w:spacing w:after="0" w:line="240" w:lineRule="auto"/>
        <w:rPr>
          <w:b/>
          <w:bCs/>
          <w:color w:val="000000" w:themeColor="text1"/>
        </w:rPr>
      </w:pPr>
      <w:r w:rsidRPr="005C4416">
        <w:rPr>
          <w:b/>
          <w:bCs/>
        </w:rPr>
        <w:t>2.4.</w:t>
      </w:r>
      <w:r w:rsidRPr="005C4416" w:rsidR="00023EE2">
        <w:rPr>
          <w:b/>
          <w:bCs/>
        </w:rPr>
        <w:t>2</w:t>
      </w:r>
      <w:r w:rsidRPr="005C4416">
        <w:rPr>
          <w:b/>
          <w:bCs/>
        </w:rPr>
        <w:t xml:space="preserve">. Lietuvos </w:t>
      </w:r>
      <w:r w:rsidRPr="002B32AC">
        <w:rPr>
          <w:b/>
          <w:bCs/>
          <w:color w:val="000000" w:themeColor="text1"/>
        </w:rPr>
        <w:t xml:space="preserve">mokslinių tyrimų duomenų </w:t>
      </w:r>
      <w:r w:rsidR="00D55A33">
        <w:rPr>
          <w:b/>
          <w:bCs/>
          <w:color w:val="000000" w:themeColor="text1"/>
        </w:rPr>
        <w:t xml:space="preserve">sąveikumas, </w:t>
      </w:r>
      <w:r w:rsidRPr="002B32AC" w:rsidR="009E7FE3">
        <w:rPr>
          <w:b/>
          <w:bCs/>
          <w:color w:val="000000" w:themeColor="text1"/>
        </w:rPr>
        <w:t>valdysena</w:t>
      </w:r>
      <w:r w:rsidRPr="002B32AC" w:rsidR="007343DC">
        <w:rPr>
          <w:b/>
          <w:bCs/>
          <w:color w:val="000000" w:themeColor="text1"/>
        </w:rPr>
        <w:t xml:space="preserve"> ir </w:t>
      </w:r>
      <w:r w:rsidRPr="002B32AC" w:rsidR="00F678D2">
        <w:rPr>
          <w:b/>
          <w:bCs/>
          <w:color w:val="000000" w:themeColor="text1"/>
        </w:rPr>
        <w:t>tvarkysena</w:t>
      </w:r>
    </w:p>
    <w:p w:rsidRPr="002B32AC" w:rsidR="00FC20F7" w:rsidP="00385E8E" w:rsidRDefault="00FC20F7" w14:paraId="7A5AA925" w14:textId="2321CD8E">
      <w:pPr>
        <w:spacing w:after="0" w:line="240" w:lineRule="auto"/>
        <w:rPr>
          <w:color w:val="FF0000"/>
        </w:rPr>
      </w:pPr>
      <w:commentRangeStart w:id="6"/>
      <w:r w:rsidRPr="45B594D0">
        <w:rPr>
          <w:rFonts w:ascii="Times New Roman" w:hAnsi="Times New Roman" w:cs="Times New Roman"/>
          <w:lang w:val="lt-LT"/>
        </w:rPr>
        <w:t xml:space="preserve">Peržiūrėti, surinkti ir susisteminti nacionalinius bei tarptautinius strateginius dokumentus, teisės aktus, rekomendacijas, susijusius su atviros prieigos, mokslinių tyrimų duomenų valdymu (valdysena) nacionaliniu </w:t>
      </w:r>
      <w:r>
        <w:rPr>
          <w:rFonts w:ascii="Times New Roman" w:hAnsi="Times New Roman" w:cs="Times New Roman"/>
          <w:lang w:val="lt-LT"/>
        </w:rPr>
        <w:t xml:space="preserve">ir instituciniu </w:t>
      </w:r>
      <w:r w:rsidRPr="45B594D0">
        <w:rPr>
          <w:rFonts w:ascii="Times New Roman" w:hAnsi="Times New Roman" w:cs="Times New Roman"/>
          <w:lang w:val="lt-LT"/>
        </w:rPr>
        <w:t>lygmeni</w:t>
      </w:r>
      <w:r>
        <w:rPr>
          <w:rFonts w:ascii="Times New Roman" w:hAnsi="Times New Roman" w:cs="Times New Roman"/>
          <w:lang w:val="lt-LT"/>
        </w:rPr>
        <w:t>mis</w:t>
      </w:r>
      <w:commentRangeEnd w:id="6"/>
      <w:r>
        <w:rPr>
          <w:rStyle w:val="CommentReference"/>
          <w:rFonts w:ascii="Times New Roman" w:hAnsi="Times New Roman" w:cs="Times New Roman"/>
          <w:sz w:val="22"/>
          <w:szCs w:val="22"/>
          <w:lang w:val="lt-LT"/>
        </w:rPr>
        <w:commentReference w:id="6"/>
      </w:r>
      <w:r>
        <w:rPr>
          <w:rFonts w:ascii="Times New Roman" w:hAnsi="Times New Roman" w:cs="Times New Roman"/>
          <w:lang w:val="lt-LT"/>
        </w:rPr>
        <w:t xml:space="preserve"> </w:t>
      </w:r>
      <w:r w:rsidRPr="002B32AC">
        <w:rPr>
          <w:rFonts w:ascii="Times New Roman" w:hAnsi="Times New Roman" w:cs="Times New Roman"/>
          <w:color w:val="FF0000"/>
          <w:lang w:val="lt-LT"/>
        </w:rPr>
        <w:t>. (S. Gražulis, bet gerai būtų pagalbos (gal Gintarė prisidėtų?))</w:t>
      </w:r>
    </w:p>
    <w:p w:rsidRPr="00CA7CFB" w:rsidR="00FC20F7" w:rsidP="00FC20F7" w:rsidRDefault="00FC20F7" w14:paraId="34F2EF6E" w14:textId="2FB01420">
      <w:pPr>
        <w:spacing w:after="0" w:line="240" w:lineRule="auto"/>
        <w:rPr>
          <w:b/>
          <w:bCs/>
          <w:color w:val="0070C0"/>
          <w:lang w:val="lt-LT"/>
        </w:rPr>
      </w:pPr>
      <w:r w:rsidRPr="00CA7CFB">
        <w:rPr>
          <w:b/>
          <w:bCs/>
          <w:color w:val="000000" w:themeColor="text1"/>
          <w:lang w:val="lt-LT"/>
        </w:rPr>
        <w:t>2.4.</w:t>
      </w:r>
      <w:r w:rsidRPr="00CA7CFB" w:rsidR="00023EE2">
        <w:rPr>
          <w:b/>
          <w:bCs/>
          <w:color w:val="000000" w:themeColor="text1"/>
          <w:lang w:val="lt-LT"/>
        </w:rPr>
        <w:t>3</w:t>
      </w:r>
      <w:r w:rsidRPr="00CA7CFB">
        <w:rPr>
          <w:b/>
          <w:bCs/>
          <w:color w:val="000000" w:themeColor="text1"/>
          <w:lang w:val="lt-LT"/>
        </w:rPr>
        <w:t xml:space="preserve">. Mokslinių tyrimų </w:t>
      </w:r>
      <w:r w:rsidRPr="00CA7CFB" w:rsidR="00D55A33">
        <w:rPr>
          <w:b/>
          <w:bCs/>
          <w:color w:val="000000" w:themeColor="text1"/>
          <w:lang w:val="lt-LT"/>
        </w:rPr>
        <w:t xml:space="preserve">duomenų sąveikumo, </w:t>
      </w:r>
      <w:r w:rsidRPr="00CA7CFB" w:rsidR="009E7FE3">
        <w:rPr>
          <w:b/>
          <w:bCs/>
          <w:color w:val="000000" w:themeColor="text1"/>
          <w:lang w:val="lt-LT"/>
        </w:rPr>
        <w:t>valdysenos</w:t>
      </w:r>
      <w:r w:rsidRPr="00CA7CFB">
        <w:rPr>
          <w:b/>
          <w:bCs/>
          <w:color w:val="000000" w:themeColor="text1"/>
          <w:lang w:val="lt-LT"/>
        </w:rPr>
        <w:t xml:space="preserve"> </w:t>
      </w:r>
      <w:r w:rsidRPr="00CA7CFB" w:rsidR="007343DC">
        <w:rPr>
          <w:b/>
          <w:bCs/>
          <w:color w:val="000000" w:themeColor="text1"/>
          <w:lang w:val="lt-LT"/>
        </w:rPr>
        <w:t xml:space="preserve">ir </w:t>
      </w:r>
      <w:r w:rsidRPr="00CA7CFB" w:rsidR="00F678D2">
        <w:rPr>
          <w:b/>
          <w:bCs/>
          <w:color w:val="000000" w:themeColor="text1"/>
          <w:lang w:val="lt-LT"/>
        </w:rPr>
        <w:t>tvarkysenos</w:t>
      </w:r>
      <w:r w:rsidRPr="00CA7CFB" w:rsidR="007343DC">
        <w:rPr>
          <w:b/>
          <w:bCs/>
          <w:color w:val="000000" w:themeColor="text1"/>
          <w:lang w:val="lt-LT"/>
        </w:rPr>
        <w:t xml:space="preserve"> </w:t>
      </w:r>
      <w:r w:rsidRPr="00CA7CFB">
        <w:rPr>
          <w:b/>
          <w:bCs/>
          <w:color w:val="000000" w:themeColor="text1"/>
          <w:lang w:val="lt-LT"/>
        </w:rPr>
        <w:t xml:space="preserve">kitose šalyse pavyzdžiai </w:t>
      </w:r>
    </w:p>
    <w:p w:rsidRPr="00CA7CFB" w:rsidR="00FC20F7" w:rsidP="00385E8E" w:rsidRDefault="00FC20F7" w14:paraId="66722D6F" w14:textId="3629E938">
      <w:pPr>
        <w:spacing w:after="0" w:line="240" w:lineRule="auto"/>
        <w:rPr>
          <w:rFonts w:ascii="Times New Roman" w:hAnsi="Times New Roman" w:cs="Times New Roman"/>
          <w:color w:val="FF0000"/>
          <w:lang w:val="lt-LT"/>
        </w:rPr>
      </w:pPr>
      <w:r w:rsidRPr="00CA7CFB">
        <w:rPr>
          <w:rFonts w:ascii="Times New Roman" w:hAnsi="Times New Roman" w:cs="Times New Roman"/>
          <w:lang w:val="lt-LT"/>
        </w:rPr>
        <w:t xml:space="preserve">Peržiūrėti, surinkti ir susisteminti tarptautinius rekomendacijas ir gerosios praktikos pavyzdžius, susijusius su atviros prieigos, mokslinių tyrimų duomenų valdymu (valdysena) kitose šalyse </w:t>
      </w:r>
      <w:r w:rsidRPr="00CA7CFB">
        <w:rPr>
          <w:rFonts w:ascii="Times New Roman" w:hAnsi="Times New Roman" w:cs="Times New Roman"/>
          <w:color w:val="FF0000"/>
          <w:lang w:val="lt-LT"/>
        </w:rPr>
        <w:t>(G. Medzvieckaitė, Aušra, Gerinta)</w:t>
      </w:r>
    </w:p>
    <w:p w:rsidRPr="002B32AC" w:rsidR="002B32AC" w:rsidP="00385E8E" w:rsidRDefault="002B32AC" w14:paraId="62735D38" w14:textId="696B5E86">
      <w:pPr>
        <w:spacing w:after="0" w:line="240" w:lineRule="auto"/>
        <w:rPr>
          <w:b/>
          <w:bCs/>
          <w:color w:val="000000" w:themeColor="text1"/>
          <w:lang w:val="lt-LT"/>
        </w:rPr>
      </w:pPr>
      <w:r w:rsidRPr="002B32AC">
        <w:rPr>
          <w:rFonts w:ascii="Times New Roman" w:hAnsi="Times New Roman" w:cs="Times New Roman"/>
          <w:b/>
          <w:bCs/>
          <w:color w:val="000000" w:themeColor="text1"/>
          <w:lang w:val="lt-LT"/>
        </w:rPr>
        <w:t>2.4.</w:t>
      </w:r>
      <w:r w:rsidR="00023EE2">
        <w:rPr>
          <w:rFonts w:ascii="Times New Roman" w:hAnsi="Times New Roman" w:cs="Times New Roman"/>
          <w:b/>
          <w:bCs/>
          <w:color w:val="000000" w:themeColor="text1"/>
          <w:lang w:val="lt-LT"/>
        </w:rPr>
        <w:t>4</w:t>
      </w:r>
      <w:r w:rsidRPr="002B32AC">
        <w:rPr>
          <w:rFonts w:ascii="Times New Roman" w:hAnsi="Times New Roman" w:cs="Times New Roman"/>
          <w:b/>
          <w:bCs/>
          <w:color w:val="000000" w:themeColor="text1"/>
          <w:lang w:val="lt-LT"/>
        </w:rPr>
        <w:t xml:space="preserve"> Išvados</w:t>
      </w:r>
    </w:p>
    <w:p w:rsidR="00FC20F7" w:rsidP="00385E8E" w:rsidRDefault="00FC20F7" w14:paraId="277FEE26" w14:textId="77777777">
      <w:pPr>
        <w:spacing w:after="0" w:line="240" w:lineRule="auto"/>
        <w:rPr>
          <w:color w:val="0070C0"/>
          <w:lang w:val="lt-LT"/>
        </w:rPr>
      </w:pPr>
    </w:p>
    <w:p w:rsidRPr="002B32AC" w:rsidR="00A85E25" w:rsidP="00385E8E" w:rsidRDefault="003C06BD" w14:paraId="17F06037" w14:textId="77777777">
      <w:pPr>
        <w:spacing w:after="0" w:line="240" w:lineRule="auto"/>
        <w:rPr>
          <w:b/>
          <w:bCs/>
          <w:color w:val="000000" w:themeColor="text1"/>
          <w:lang w:val="lt-LT"/>
        </w:rPr>
      </w:pPr>
      <w:r w:rsidRPr="002B32AC">
        <w:rPr>
          <w:b/>
          <w:bCs/>
          <w:color w:val="000000" w:themeColor="text1"/>
          <w:lang w:val="lt-LT"/>
        </w:rPr>
        <w:t>2.5 Finansinė situacija</w:t>
      </w:r>
    </w:p>
    <w:p w:rsidRPr="002B32AC" w:rsidR="00A85E25" w:rsidP="00385E8E" w:rsidRDefault="715E3BC4" w14:paraId="7BA7E768" w14:textId="31AD2B7D">
      <w:pPr>
        <w:spacing w:after="0" w:line="240" w:lineRule="auto"/>
        <w:rPr>
          <w:b/>
          <w:bCs/>
          <w:color w:val="000000" w:themeColor="text1"/>
          <w:lang w:val="lt-LT"/>
        </w:rPr>
      </w:pPr>
      <w:r w:rsidRPr="715E3BC4">
        <w:rPr>
          <w:b/>
          <w:bCs/>
          <w:color w:val="000000" w:themeColor="text1"/>
          <w:lang w:val="lt-LT"/>
        </w:rPr>
        <w:t xml:space="preserve">2.5.1 </w:t>
      </w:r>
      <w:commentRangeStart w:id="7"/>
      <w:r w:rsidRPr="715E3BC4">
        <w:rPr>
          <w:b/>
          <w:bCs/>
          <w:color w:val="000000" w:themeColor="text1"/>
          <w:lang w:val="lt-LT"/>
        </w:rPr>
        <w:t>Dabartinis finansavimas</w:t>
      </w:r>
      <w:commentRangeEnd w:id="7"/>
      <w:r w:rsidRPr="002B32AC" w:rsidR="002B32AC">
        <w:rPr>
          <w:rStyle w:val="CommentReference"/>
          <w:b/>
          <w:bCs/>
          <w:color w:val="000000" w:themeColor="text1"/>
          <w:sz w:val="22"/>
          <w:szCs w:val="22"/>
          <w:lang w:val="lt-LT"/>
        </w:rPr>
        <w:commentReference w:id="7"/>
      </w:r>
    </w:p>
    <w:p w:rsidR="00E20B91" w:rsidP="005C57D0" w:rsidRDefault="00E20B91" w14:paraId="435B843C" w14:textId="7F0420EF">
      <w:pPr>
        <w:spacing w:after="0" w:line="240" w:lineRule="auto"/>
        <w:ind w:left="709"/>
        <w:rPr>
          <w:color w:val="FF0000"/>
          <w:lang w:val="lt-LT"/>
        </w:rPr>
      </w:pPr>
      <w:r w:rsidRPr="002B32AC">
        <w:rPr>
          <w:color w:val="000000" w:themeColor="text1"/>
          <w:lang w:val="lt-LT"/>
        </w:rPr>
        <w:t>Kaip dabar finansuojama</w:t>
      </w:r>
      <w:r w:rsidRPr="002B32AC" w:rsidR="005C57D0">
        <w:rPr>
          <w:color w:val="000000" w:themeColor="text1"/>
          <w:lang w:val="lt-LT"/>
        </w:rPr>
        <w:t>,</w:t>
      </w:r>
      <w:r w:rsidRPr="002B32AC">
        <w:rPr>
          <w:color w:val="000000" w:themeColor="text1"/>
          <w:lang w:val="lt-LT"/>
        </w:rPr>
        <w:t xml:space="preserve"> kiek</w:t>
      </w:r>
      <w:r w:rsidRPr="002B32AC" w:rsidR="005C57D0">
        <w:rPr>
          <w:color w:val="000000" w:themeColor="text1"/>
          <w:lang w:val="lt-LT"/>
        </w:rPr>
        <w:t xml:space="preserve"> iš kokių šaltinių, koks finansavimas (trumpalaikis, tęstinis ir pan.)</w:t>
      </w:r>
      <w:r w:rsidR="003D4F10">
        <w:rPr>
          <w:color w:val="000000" w:themeColor="text1"/>
          <w:lang w:val="lt-LT"/>
        </w:rPr>
        <w:t>,</w:t>
      </w:r>
      <w:r w:rsidRPr="002B32AC">
        <w:rPr>
          <w:color w:val="000000" w:themeColor="text1"/>
          <w:lang w:val="lt-LT"/>
        </w:rPr>
        <w:t xml:space="preserve"> </w:t>
      </w:r>
      <w:r w:rsidR="003D4F10">
        <w:rPr>
          <w:color w:val="000000" w:themeColor="text1"/>
          <w:lang w:val="lt-LT"/>
        </w:rPr>
        <w:t xml:space="preserve">paskirstymas programos dalims </w:t>
      </w:r>
      <w:r w:rsidRPr="00092BC6">
        <w:rPr>
          <w:color w:val="FF0000"/>
          <w:lang w:val="lt-LT"/>
        </w:rPr>
        <w:t xml:space="preserve">(Aušra, </w:t>
      </w:r>
      <w:r w:rsidR="00202268">
        <w:rPr>
          <w:color w:val="FF0000"/>
          <w:lang w:val="lt-LT"/>
        </w:rPr>
        <w:t>Gerinta</w:t>
      </w:r>
      <w:r w:rsidRPr="00092BC6">
        <w:rPr>
          <w:color w:val="FF0000"/>
          <w:lang w:val="lt-LT"/>
        </w:rPr>
        <w:t>)</w:t>
      </w:r>
    </w:p>
    <w:p w:rsidRPr="002B32AC" w:rsidR="002B32AC" w:rsidP="002B32AC" w:rsidRDefault="002B32AC" w14:paraId="028BFE92" w14:textId="16F92AEA">
      <w:pPr>
        <w:spacing w:after="0" w:line="240" w:lineRule="auto"/>
        <w:rPr>
          <w:b/>
          <w:bCs/>
          <w:color w:val="FF0000"/>
          <w:lang w:val="lt-LT"/>
        </w:rPr>
      </w:pPr>
      <w:r w:rsidRPr="002B32AC">
        <w:rPr>
          <w:b/>
          <w:bCs/>
          <w:color w:val="000000" w:themeColor="text1"/>
          <w:lang w:val="lt-LT"/>
        </w:rPr>
        <w:t>2.5.2 Išvados</w:t>
      </w:r>
    </w:p>
    <w:p w:rsidRPr="002B32AC" w:rsidR="00A85E25" w:rsidP="00385E8E" w:rsidRDefault="00A85E25" w14:paraId="73658148" w14:textId="1FCB8F34">
      <w:pPr>
        <w:spacing w:after="0" w:line="240" w:lineRule="auto"/>
        <w:rPr>
          <w:color w:val="000000" w:themeColor="text1"/>
          <w:lang w:val="lt-LT"/>
        </w:rPr>
      </w:pPr>
    </w:p>
    <w:p w:rsidRPr="002B32AC" w:rsidR="00A85E25" w:rsidP="00385E8E" w:rsidRDefault="003C06BD" w14:paraId="181D94C7" w14:textId="77777777">
      <w:pPr>
        <w:spacing w:after="0" w:line="240" w:lineRule="auto"/>
        <w:rPr>
          <w:b/>
          <w:bCs/>
          <w:color w:val="000000" w:themeColor="text1"/>
          <w:lang w:val="lt-LT"/>
        </w:rPr>
      </w:pPr>
      <w:r w:rsidRPr="002B32AC">
        <w:rPr>
          <w:b/>
          <w:bCs/>
          <w:color w:val="000000" w:themeColor="text1"/>
          <w:lang w:val="lt-LT"/>
        </w:rPr>
        <w:t>2.6 SWOT analizė ir pagrindinės įžvalgos</w:t>
      </w:r>
    </w:p>
    <w:p w:rsidRPr="002B32AC" w:rsidR="00A85E25" w:rsidP="00385E8E" w:rsidRDefault="002B32AC" w14:paraId="41E1663E" w14:textId="318652B9">
      <w:pPr>
        <w:spacing w:after="0" w:line="240" w:lineRule="auto"/>
        <w:rPr>
          <w:color w:val="000000" w:themeColor="text1"/>
          <w:lang w:val="lt-LT"/>
        </w:rPr>
      </w:pPr>
      <w:r>
        <w:rPr>
          <w:color w:val="000000" w:themeColor="text1"/>
          <w:lang w:val="lt-LT"/>
        </w:rPr>
        <w:t xml:space="preserve">2.6.1 </w:t>
      </w:r>
      <w:r w:rsidRPr="002B32AC" w:rsidR="003C06BD">
        <w:rPr>
          <w:color w:val="000000" w:themeColor="text1"/>
          <w:lang w:val="lt-LT"/>
        </w:rPr>
        <w:t>Stiprybės, silpnybės, galimybės, grėsmės</w:t>
      </w:r>
    </w:p>
    <w:p w:rsidRPr="002B32AC" w:rsidR="00A85E25" w:rsidP="00385E8E" w:rsidRDefault="002B32AC" w14:paraId="7F1C2B17" w14:textId="51BAFF87">
      <w:pPr>
        <w:spacing w:after="0" w:line="240" w:lineRule="auto"/>
        <w:rPr>
          <w:color w:val="000000" w:themeColor="text1"/>
          <w:lang w:val="lt-LT"/>
        </w:rPr>
      </w:pPr>
      <w:r>
        <w:rPr>
          <w:color w:val="000000" w:themeColor="text1"/>
          <w:lang w:val="lt-LT"/>
        </w:rPr>
        <w:t xml:space="preserve">2.6.2 </w:t>
      </w:r>
      <w:r w:rsidRPr="002B32AC" w:rsidR="003C06BD">
        <w:rPr>
          <w:color w:val="000000" w:themeColor="text1"/>
          <w:lang w:val="lt-LT"/>
        </w:rPr>
        <w:t>Barjerai ir potencialas integracijai į EOSC</w:t>
      </w:r>
    </w:p>
    <w:p w:rsidRPr="00D55A33" w:rsidR="000740CE" w:rsidP="00385E8E" w:rsidRDefault="002B32AC" w14:paraId="0D9B3A27" w14:textId="68051449">
      <w:pPr>
        <w:spacing w:after="0" w:line="240" w:lineRule="auto"/>
        <w:rPr>
          <w:b/>
          <w:bCs/>
          <w:lang w:val="lt-LT"/>
        </w:rPr>
      </w:pPr>
      <w:r w:rsidRPr="00D55A33">
        <w:rPr>
          <w:b/>
          <w:bCs/>
          <w:lang w:val="lt-LT"/>
        </w:rPr>
        <w:t>2.6.3 Išvados</w:t>
      </w:r>
    </w:p>
    <w:p w:rsidR="002B32AC" w:rsidP="00385E8E" w:rsidRDefault="002B32AC" w14:paraId="2F763D5F" w14:textId="77777777">
      <w:pPr>
        <w:spacing w:after="0" w:line="240" w:lineRule="auto"/>
        <w:rPr>
          <w:color w:val="7030A0"/>
          <w:lang w:val="lt-LT"/>
        </w:rPr>
      </w:pPr>
    </w:p>
    <w:p w:rsidR="3107462D" w:rsidP="3107462D" w:rsidRDefault="3107462D" w14:paraId="54624ADE" w14:textId="632C9D76">
      <w:pPr>
        <w:spacing w:after="0" w:line="240" w:lineRule="auto"/>
        <w:rPr>
          <w:color w:val="7030A0"/>
          <w:lang w:val="lt-LT"/>
        </w:rPr>
      </w:pPr>
    </w:p>
    <w:p w:rsidR="3107462D" w:rsidP="3107462D" w:rsidRDefault="3107462D" w14:paraId="43A4FF11" w14:textId="677B1F1D">
      <w:pPr>
        <w:spacing w:after="0" w:line="240" w:lineRule="auto"/>
        <w:rPr>
          <w:color w:val="7030A0"/>
          <w:lang w:val="lt-LT"/>
        </w:rPr>
      </w:pPr>
    </w:p>
    <w:p w:rsidR="3107462D" w:rsidP="3107462D" w:rsidRDefault="3107462D" w14:paraId="200FEB06" w14:textId="062120A1">
      <w:pPr>
        <w:spacing w:after="0" w:line="240" w:lineRule="auto"/>
        <w:rPr>
          <w:color w:val="7030A0"/>
          <w:lang w:val="lt-LT"/>
        </w:rPr>
      </w:pPr>
    </w:p>
    <w:p w:rsidR="3107462D" w:rsidP="3107462D" w:rsidRDefault="3107462D" w14:paraId="2159D5E0" w14:textId="4B8AB431">
      <w:pPr>
        <w:spacing w:after="0" w:line="240" w:lineRule="auto"/>
        <w:rPr>
          <w:color w:val="7030A0"/>
          <w:lang w:val="lt-LT"/>
        </w:rPr>
      </w:pPr>
    </w:p>
    <w:p w:rsidR="3107462D" w:rsidP="3107462D" w:rsidRDefault="3107462D" w14:paraId="6F99211E" w14:textId="771574E0">
      <w:pPr>
        <w:spacing w:after="0" w:line="240" w:lineRule="auto"/>
        <w:rPr>
          <w:color w:val="7030A0"/>
          <w:lang w:val="lt-LT"/>
        </w:rPr>
      </w:pPr>
    </w:p>
    <w:p w:rsidR="3107462D" w:rsidP="3107462D" w:rsidRDefault="3107462D" w14:paraId="1A5FD0EC" w14:textId="3792A8FC">
      <w:pPr>
        <w:spacing w:after="0" w:line="240" w:lineRule="auto"/>
        <w:rPr>
          <w:color w:val="7030A0"/>
          <w:lang w:val="lt-LT"/>
        </w:rPr>
      </w:pPr>
    </w:p>
    <w:p w:rsidR="3107462D" w:rsidP="3107462D" w:rsidRDefault="3107462D" w14:paraId="3FFD1771" w14:textId="1D751572">
      <w:pPr>
        <w:spacing w:after="0" w:line="240" w:lineRule="auto"/>
        <w:rPr>
          <w:color w:val="7030A0"/>
          <w:lang w:val="lt-LT"/>
        </w:rPr>
      </w:pPr>
    </w:p>
    <w:p w:rsidR="3107462D" w:rsidP="3107462D" w:rsidRDefault="3107462D" w14:paraId="00F3B5C0" w14:textId="2490E1D1">
      <w:pPr>
        <w:spacing w:after="0" w:line="240" w:lineRule="auto"/>
        <w:rPr>
          <w:color w:val="7030A0"/>
          <w:lang w:val="lt-LT"/>
        </w:rPr>
      </w:pPr>
    </w:p>
    <w:p w:rsidR="3107462D" w:rsidP="3107462D" w:rsidRDefault="3107462D" w14:paraId="6B879CE3" w14:textId="2D3DC577">
      <w:pPr>
        <w:spacing w:after="0" w:line="240" w:lineRule="auto"/>
        <w:rPr>
          <w:color w:val="7030A0"/>
          <w:lang w:val="lt-LT"/>
        </w:rPr>
      </w:pPr>
    </w:p>
    <w:p w:rsidR="3107462D" w:rsidP="3107462D" w:rsidRDefault="3107462D" w14:paraId="28928AA6" w14:textId="3C9522ED">
      <w:pPr>
        <w:spacing w:after="0" w:line="240" w:lineRule="auto"/>
        <w:rPr>
          <w:color w:val="7030A0"/>
          <w:lang w:val="lt-LT"/>
        </w:rPr>
      </w:pPr>
    </w:p>
    <w:p w:rsidR="3107462D" w:rsidP="3107462D" w:rsidRDefault="3107462D" w14:paraId="50D6274B" w14:textId="41E6B464">
      <w:pPr>
        <w:spacing w:after="0" w:line="240" w:lineRule="auto"/>
        <w:rPr>
          <w:color w:val="7030A0"/>
          <w:lang w:val="lt-LT"/>
        </w:rPr>
      </w:pPr>
    </w:p>
    <w:p w:rsidR="3107462D" w:rsidP="3107462D" w:rsidRDefault="3107462D" w14:paraId="1155F5A5" w14:textId="5B6E005F">
      <w:pPr>
        <w:spacing w:after="0" w:line="240" w:lineRule="auto"/>
        <w:rPr>
          <w:color w:val="7030A0"/>
          <w:lang w:val="lt-LT"/>
        </w:rPr>
      </w:pPr>
    </w:p>
    <w:p w:rsidR="3107462D" w:rsidP="3107462D" w:rsidRDefault="3107462D" w14:paraId="119CE37E" w14:textId="66FA7093">
      <w:pPr>
        <w:spacing w:after="0" w:line="240" w:lineRule="auto"/>
        <w:rPr>
          <w:color w:val="7030A0"/>
          <w:lang w:val="lt-LT"/>
        </w:rPr>
      </w:pPr>
    </w:p>
    <w:p w:rsidR="3107462D" w:rsidP="3107462D" w:rsidRDefault="3107462D" w14:paraId="6372F98B" w14:textId="6A1FD7F1">
      <w:pPr>
        <w:spacing w:after="0" w:line="240" w:lineRule="auto"/>
        <w:rPr>
          <w:color w:val="7030A0"/>
          <w:lang w:val="lt-LT"/>
        </w:rPr>
      </w:pPr>
    </w:p>
    <w:p w:rsidR="3107462D" w:rsidP="3107462D" w:rsidRDefault="3107462D" w14:paraId="1FC6B432" w14:textId="70A4DF53">
      <w:pPr>
        <w:spacing w:after="0" w:line="240" w:lineRule="auto"/>
        <w:rPr>
          <w:color w:val="7030A0"/>
          <w:lang w:val="lt-LT"/>
        </w:rPr>
      </w:pPr>
    </w:p>
    <w:p w:rsidRPr="002B32AC" w:rsidR="002B32AC" w:rsidP="00385E8E" w:rsidRDefault="002B32AC" w14:paraId="2E149209" w14:textId="6934012E">
      <w:pPr>
        <w:spacing w:after="0" w:line="240" w:lineRule="auto"/>
        <w:rPr>
          <w:b/>
          <w:bCs/>
          <w:color w:val="000000" w:themeColor="text1"/>
          <w:lang w:val="lt-LT"/>
        </w:rPr>
      </w:pPr>
      <w:r w:rsidRPr="002B32AC">
        <w:rPr>
          <w:b/>
          <w:bCs/>
          <w:color w:val="000000" w:themeColor="text1"/>
          <w:lang w:val="lt-LT"/>
        </w:rPr>
        <w:t>2.7 Esamo situacijos analizės išvados</w:t>
      </w:r>
    </w:p>
    <w:p w:rsidRPr="00092BC6" w:rsidR="002B32AC" w:rsidP="00385E8E" w:rsidRDefault="002B32AC" w14:paraId="58D9E2F0" w14:textId="77777777">
      <w:pPr>
        <w:spacing w:after="0" w:line="240" w:lineRule="auto"/>
        <w:rPr>
          <w:color w:val="7030A0"/>
          <w:lang w:val="lt-LT"/>
        </w:rPr>
      </w:pPr>
    </w:p>
    <w:p w:rsidRPr="00092BC6" w:rsidR="00A85E25" w:rsidP="00385E8E" w:rsidRDefault="003C06BD" w14:paraId="76AE1800" w14:textId="74E19843">
      <w:pPr>
        <w:spacing w:after="0" w:line="240" w:lineRule="auto"/>
        <w:rPr>
          <w:lang w:val="lt-LT"/>
        </w:rPr>
      </w:pPr>
      <w:r w:rsidRPr="00092BC6">
        <w:rPr>
          <w:color w:val="7030A0"/>
          <w:lang w:val="lt-LT"/>
        </w:rPr>
        <w:t>III. INTEGRACIJOS Į EOSC GALIMYBIŲ ANALIZĖ</w:t>
      </w:r>
    </w:p>
    <w:p w:rsidRPr="00092BC6" w:rsidR="00A85E25" w:rsidP="00385E8E" w:rsidRDefault="003C06BD" w14:paraId="0FDBA194" w14:textId="77777777">
      <w:pPr>
        <w:spacing w:after="0" w:line="240" w:lineRule="auto"/>
        <w:rPr>
          <w:color w:val="7030A0"/>
          <w:lang w:val="lt-LT"/>
        </w:rPr>
      </w:pPr>
      <w:r w:rsidRPr="00092BC6">
        <w:rPr>
          <w:color w:val="7030A0"/>
          <w:lang w:val="lt-LT"/>
        </w:rPr>
        <w:t>- Tikslinė rinka (poreikiai, poveikis, MTEPI, inovacijos)</w:t>
      </w:r>
    </w:p>
    <w:p w:rsidRPr="00092BC6" w:rsidR="0006735F" w:rsidP="0006735F" w:rsidRDefault="45B594D0" w14:paraId="4A7C62AA" w14:textId="07398E1E">
      <w:pPr>
        <w:spacing w:after="0" w:line="240" w:lineRule="auto"/>
        <w:ind w:left="709"/>
        <w:rPr>
          <w:lang w:val="lt-LT"/>
        </w:rPr>
      </w:pPr>
      <w:r w:rsidRPr="76FCD132">
        <w:rPr>
          <w:lang w:val="lt-LT"/>
        </w:rPr>
        <w:t>Mokslinių tyrinių duomenų rinka (pasiūla ir poreikis nacionaliniu ir tarptautiniu lygiu)</w:t>
      </w:r>
      <w:commentRangeStart w:id="8"/>
      <w:commentRangeEnd w:id="8"/>
      <w:r w:rsidRPr="00092BC6">
        <w:rPr>
          <w:rStyle w:val="CommentReference"/>
          <w:sz w:val="22"/>
          <w:szCs w:val="22"/>
          <w:lang w:val="lt-LT"/>
        </w:rPr>
        <w:commentReference w:id="8"/>
      </w:r>
    </w:p>
    <w:p w:rsidRPr="00092BC6" w:rsidR="0006735F" w:rsidP="0006735F" w:rsidRDefault="45B594D0" w14:paraId="2255B47B" w14:textId="7EEB7896">
      <w:pPr>
        <w:spacing w:after="0" w:line="240" w:lineRule="auto"/>
        <w:ind w:left="709"/>
        <w:rPr>
          <w:lang w:val="lt-LT"/>
        </w:rPr>
      </w:pPr>
      <w:r w:rsidRPr="45B594D0">
        <w:rPr>
          <w:lang w:val="lt-LT"/>
        </w:rPr>
        <w:t>Tikslinės grupės (vie</w:t>
      </w:r>
      <w:del w:author="Guest User" w:date="2025-03-27T11:16:00Z" w:id="9">
        <w:r w:rsidRPr="45B594D0" w:rsidDel="45B594D0" w:rsidR="0006735F">
          <w:rPr>
            <w:lang w:val="lt-LT"/>
          </w:rPr>
          <w:delText>į</w:delText>
        </w:r>
      </w:del>
      <w:ins w:author="Guest User" w:date="2025-03-27T11:16:00Z" w:id="10">
        <w:r w:rsidRPr="45B594D0">
          <w:rPr>
            <w:lang w:val="lt-LT"/>
          </w:rPr>
          <w:t>š</w:t>
        </w:r>
      </w:ins>
      <w:r w:rsidRPr="45B594D0">
        <w:rPr>
          <w:lang w:val="lt-LT"/>
        </w:rPr>
        <w:t>asis sektorius, privatus sektorius, mokslo sektorius, piliečiai)</w:t>
      </w:r>
    </w:p>
    <w:p w:rsidRPr="00092BC6" w:rsidR="0006735F" w:rsidP="0006735F" w:rsidRDefault="0006735F" w14:paraId="628F226D" w14:textId="578EFB90">
      <w:pPr>
        <w:spacing w:after="0" w:line="240" w:lineRule="auto"/>
        <w:ind w:left="709"/>
        <w:rPr>
          <w:lang w:val="lt-LT"/>
        </w:rPr>
      </w:pPr>
      <w:r w:rsidRPr="00092BC6">
        <w:rPr>
          <w:lang w:val="lt-LT"/>
        </w:rPr>
        <w:t>Paklausos ir panaudojimo potencialas (inovacijos, MTEP, fundamentiniai/taikomieji tyrimai, atvirasis mokslas)</w:t>
      </w:r>
    </w:p>
    <w:p w:rsidRPr="00092BC6" w:rsidR="00A85E25" w:rsidP="00385E8E" w:rsidRDefault="003C06BD" w14:paraId="77D25BB1" w14:textId="77777777">
      <w:pPr>
        <w:spacing w:after="0" w:line="240" w:lineRule="auto"/>
        <w:rPr>
          <w:color w:val="7030A0"/>
          <w:lang w:val="lt-LT"/>
        </w:rPr>
      </w:pPr>
      <w:r w:rsidRPr="00092BC6">
        <w:rPr>
          <w:color w:val="7030A0"/>
          <w:lang w:val="lt-LT"/>
        </w:rPr>
        <w:t>- Integracijos vizija ir tikslai</w:t>
      </w:r>
    </w:p>
    <w:p w:rsidRPr="00092BC6" w:rsidR="0006735F" w:rsidP="0006735F" w:rsidRDefault="0006735F" w14:paraId="262A3676" w14:textId="5299CBC3">
      <w:pPr>
        <w:spacing w:after="0" w:line="240" w:lineRule="auto"/>
        <w:ind w:left="709"/>
        <w:rPr>
          <w:lang w:val="lt-LT"/>
        </w:rPr>
      </w:pPr>
      <w:r w:rsidRPr="00092BC6">
        <w:rPr>
          <w:lang w:val="lt-LT"/>
        </w:rPr>
        <w:t>Nacionalinė mokslo duomenų erdvė, bendra Europos mokslo duomenų erdvė, pasaulinė mokslo duomenų erdvė</w:t>
      </w:r>
    </w:p>
    <w:p w:rsidRPr="00092BC6" w:rsidR="0006735F" w:rsidP="0006735F" w:rsidRDefault="0006735F" w14:paraId="147B3DB6" w14:textId="32EB7A36">
      <w:pPr>
        <w:spacing w:after="0" w:line="240" w:lineRule="auto"/>
        <w:ind w:left="709"/>
        <w:rPr>
          <w:lang w:val="lt-LT"/>
        </w:rPr>
      </w:pPr>
      <w:r w:rsidRPr="00092BC6">
        <w:rPr>
          <w:lang w:val="lt-LT"/>
        </w:rPr>
        <w:t>Iš to kylančios naudos</w:t>
      </w:r>
    </w:p>
    <w:p w:rsidRPr="00092BC6" w:rsidR="0006735F" w:rsidP="0006735F" w:rsidRDefault="0006735F" w14:paraId="66B9D994" w14:textId="729EA2DB">
      <w:pPr>
        <w:spacing w:after="0" w:line="240" w:lineRule="auto"/>
        <w:ind w:left="709"/>
        <w:rPr>
          <w:lang w:val="lt-LT"/>
        </w:rPr>
      </w:pPr>
      <w:r w:rsidRPr="00092BC6">
        <w:rPr>
          <w:lang w:val="lt-LT"/>
        </w:rPr>
        <w:t>Tikslai: …</w:t>
      </w:r>
    </w:p>
    <w:p w:rsidRPr="00092BC6" w:rsidR="00A85E25" w:rsidP="00385E8E" w:rsidRDefault="003C06BD" w14:paraId="5C148697" w14:textId="77777777">
      <w:pPr>
        <w:spacing w:after="0" w:line="240" w:lineRule="auto"/>
        <w:rPr>
          <w:lang w:val="lt-LT"/>
        </w:rPr>
      </w:pPr>
      <w:r w:rsidRPr="00092BC6">
        <w:rPr>
          <w:color w:val="7030A0"/>
          <w:lang w:val="lt-LT"/>
        </w:rPr>
        <w:t>- Galimos alternatyvos ir jų palyginimas:</w:t>
      </w:r>
    </w:p>
    <w:p w:rsidRPr="00092BC6" w:rsidR="00A85E25" w:rsidP="00385E8E" w:rsidRDefault="003C06BD" w14:paraId="1A7C4146" w14:textId="77777777">
      <w:pPr>
        <w:spacing w:after="0" w:line="240" w:lineRule="auto"/>
        <w:rPr>
          <w:lang w:val="lt-LT"/>
        </w:rPr>
      </w:pPr>
      <w:r w:rsidRPr="00092BC6">
        <w:rPr>
          <w:color w:val="7030A0"/>
          <w:lang w:val="lt-LT"/>
        </w:rPr>
        <w:t xml:space="preserve">  - Alternatyva I: nacionalinis node</w:t>
      </w:r>
    </w:p>
    <w:p w:rsidRPr="00092BC6" w:rsidR="00A85E25" w:rsidP="00385E8E" w:rsidRDefault="003C06BD" w14:paraId="2BE0DBEB" w14:textId="77777777">
      <w:pPr>
        <w:spacing w:after="0" w:line="240" w:lineRule="auto"/>
        <w:rPr>
          <w:lang w:val="lt-LT"/>
        </w:rPr>
      </w:pPr>
      <w:r w:rsidRPr="00092BC6">
        <w:rPr>
          <w:color w:val="7030A0"/>
          <w:lang w:val="lt-LT"/>
        </w:rPr>
        <w:t xml:space="preserve">  - Alternatyva II: regioninis node</w:t>
      </w:r>
    </w:p>
    <w:p w:rsidRPr="00092BC6" w:rsidR="00A85E25" w:rsidP="00385E8E" w:rsidRDefault="003C06BD" w14:paraId="6C6196C4" w14:textId="7FF5A167">
      <w:pPr>
        <w:spacing w:after="0" w:line="240" w:lineRule="auto"/>
        <w:rPr>
          <w:lang w:val="lt-LT"/>
        </w:rPr>
      </w:pPr>
      <w:r w:rsidRPr="76FCD132">
        <w:rPr>
          <w:color w:val="7030A0"/>
          <w:lang w:val="lt-LT"/>
        </w:rPr>
        <w:t xml:space="preserve">  - Alternatyva III: status quo</w:t>
      </w:r>
      <w:r w:rsidRPr="76FCD132" w:rsidR="0006735F">
        <w:rPr>
          <w:color w:val="7030A0"/>
          <w:lang w:val="lt-LT"/>
        </w:rPr>
        <w:t xml:space="preserve"> (nedarome nieko)</w:t>
      </w:r>
    </w:p>
    <w:p w:rsidR="79FA2319" w:rsidP="76FCD132" w:rsidRDefault="79FA2319" w14:paraId="603AA56F" w14:textId="070B5EB9">
      <w:pPr>
        <w:spacing w:after="0" w:line="240" w:lineRule="auto"/>
        <w:rPr>
          <w:color w:val="7030A0"/>
          <w:lang w:val="lt-LT"/>
        </w:rPr>
      </w:pPr>
      <w:r w:rsidRPr="494C0113">
        <w:rPr>
          <w:color w:val="7030A0"/>
          <w:lang w:val="lt-LT"/>
        </w:rPr>
        <w:t xml:space="preserve">  - </w:t>
      </w:r>
      <w:commentRangeStart w:id="11"/>
      <w:r w:rsidRPr="494C0113">
        <w:rPr>
          <w:color w:val="7030A0"/>
          <w:lang w:val="lt-LT"/>
        </w:rPr>
        <w:t>Alternatyva IV: kuriame naci</w:t>
      </w:r>
      <w:r w:rsidRPr="494C0113" w:rsidR="13D1A7B5">
        <w:rPr>
          <w:color w:val="7030A0"/>
          <w:lang w:val="lt-LT"/>
        </w:rPr>
        <w:t>o</w:t>
      </w:r>
      <w:r w:rsidRPr="494C0113">
        <w:rPr>
          <w:color w:val="7030A0"/>
          <w:lang w:val="lt-LT"/>
        </w:rPr>
        <w:t>nalinį duomenų portalą, siūlome</w:t>
      </w:r>
      <w:r w:rsidRPr="494C0113" w:rsidR="1BB2BC43">
        <w:rPr>
          <w:color w:val="7030A0"/>
          <w:lang w:val="lt-LT"/>
        </w:rPr>
        <w:t xml:space="preserve"> šį portalą/API</w:t>
      </w:r>
      <w:r w:rsidRPr="494C0113">
        <w:rPr>
          <w:color w:val="7030A0"/>
          <w:lang w:val="lt-LT"/>
        </w:rPr>
        <w:t xml:space="preserve"> EOSC</w:t>
      </w:r>
      <w:r w:rsidRPr="494C0113" w:rsidR="0008396B">
        <w:rPr>
          <w:color w:val="7030A0"/>
          <w:lang w:val="lt-LT"/>
        </w:rPr>
        <w:t>’ui</w:t>
      </w:r>
      <w:r w:rsidRPr="494C0113">
        <w:rPr>
          <w:color w:val="7030A0"/>
          <w:lang w:val="lt-LT"/>
        </w:rPr>
        <w:t xml:space="preserve"> kaip produktą :)</w:t>
      </w:r>
      <w:commentRangeStart w:id="12"/>
      <w:commentRangeEnd w:id="12"/>
      <w:r>
        <w:rPr>
          <w:rStyle w:val="CommentReference"/>
          <w:color w:val="7030A0"/>
          <w:sz w:val="22"/>
          <w:szCs w:val="22"/>
          <w:lang w:val="lt-LT"/>
        </w:rPr>
        <w:commentReference w:id="12"/>
      </w:r>
      <w:commentRangeEnd w:id="11"/>
      <w:r>
        <w:rPr>
          <w:rStyle w:val="CommentReference"/>
          <w:color w:val="7030A0"/>
          <w:sz w:val="22"/>
          <w:szCs w:val="22"/>
          <w:lang w:val="lt-LT"/>
        </w:rPr>
        <w:commentReference w:id="11"/>
      </w:r>
    </w:p>
    <w:p w:rsidRPr="00092BC6" w:rsidR="00A85E25" w:rsidP="00385E8E" w:rsidRDefault="003C06BD" w14:paraId="76E1D995" w14:textId="77777777">
      <w:pPr>
        <w:spacing w:after="0" w:line="240" w:lineRule="auto"/>
        <w:rPr>
          <w:lang w:val="lt-LT"/>
        </w:rPr>
      </w:pPr>
      <w:r w:rsidRPr="00092BC6">
        <w:rPr>
          <w:color w:val="7030A0"/>
          <w:lang w:val="lt-LT"/>
        </w:rPr>
        <w:t>- Optimalus sprendimas ir pasirinkimo pagrindimas</w:t>
      </w:r>
    </w:p>
    <w:p w:rsidRPr="00092BC6" w:rsidR="000740CE" w:rsidP="00385E8E" w:rsidRDefault="000740CE" w14:paraId="42C5F721" w14:textId="77777777">
      <w:pPr>
        <w:spacing w:after="0" w:line="240" w:lineRule="auto"/>
        <w:rPr>
          <w:color w:val="0070C0"/>
          <w:lang w:val="lt-LT"/>
        </w:rPr>
      </w:pPr>
    </w:p>
    <w:p w:rsidRPr="00092BC6" w:rsidR="00A85E25" w:rsidP="00385E8E" w:rsidRDefault="003C06BD" w14:paraId="5165170C" w14:textId="1712AEBB">
      <w:pPr>
        <w:spacing w:after="0" w:line="240" w:lineRule="auto"/>
        <w:rPr>
          <w:lang w:val="lt-LT"/>
        </w:rPr>
      </w:pPr>
      <w:r w:rsidRPr="494C0113">
        <w:rPr>
          <w:color w:val="0070C0"/>
          <w:lang w:val="lt-LT"/>
        </w:rPr>
        <w:t>IV. ĮGYVENDINIMO</w:t>
      </w:r>
      <w:commentRangeStart w:id="13"/>
      <w:r w:rsidRPr="494C0113">
        <w:rPr>
          <w:color w:val="0070C0"/>
          <w:lang w:val="lt-LT"/>
        </w:rPr>
        <w:t xml:space="preserve"> PLANAS</w:t>
      </w:r>
      <w:commentRangeEnd w:id="13"/>
      <w:r w:rsidRPr="00092BC6">
        <w:rPr>
          <w:rStyle w:val="CommentReference"/>
          <w:sz w:val="22"/>
          <w:szCs w:val="22"/>
          <w:lang w:val="lt-LT"/>
        </w:rPr>
        <w:commentReference w:id="13"/>
      </w:r>
    </w:p>
    <w:p w:rsidRPr="00092BC6" w:rsidR="00A85E25" w:rsidP="00385E8E" w:rsidRDefault="003C06BD" w14:paraId="2E32132F" w14:textId="77777777">
      <w:pPr>
        <w:spacing w:after="0" w:line="240" w:lineRule="auto"/>
        <w:rPr>
          <w:lang w:val="lt-LT"/>
        </w:rPr>
      </w:pPr>
      <w:r w:rsidRPr="00092BC6">
        <w:rPr>
          <w:color w:val="0070C0"/>
          <w:lang w:val="lt-LT"/>
        </w:rPr>
        <w:t>- Etapai ir veiklos</w:t>
      </w:r>
    </w:p>
    <w:p w:rsidRPr="00092BC6" w:rsidR="00A85E25" w:rsidP="00385E8E" w:rsidRDefault="003C06BD" w14:paraId="5216B429" w14:textId="77777777">
      <w:pPr>
        <w:spacing w:after="0" w:line="240" w:lineRule="auto"/>
        <w:rPr>
          <w:lang w:val="lt-LT"/>
        </w:rPr>
      </w:pPr>
      <w:r w:rsidRPr="00092BC6">
        <w:rPr>
          <w:color w:val="0070C0"/>
          <w:lang w:val="lt-LT"/>
        </w:rPr>
        <w:t>- Organizacinė struktūra ir resursai</w:t>
      </w:r>
    </w:p>
    <w:p w:rsidRPr="00092BC6" w:rsidR="00A85E25" w:rsidP="00385E8E" w:rsidRDefault="003C06BD" w14:paraId="4C0A6AAD" w14:textId="77777777">
      <w:pPr>
        <w:spacing w:after="0" w:line="240" w:lineRule="auto"/>
        <w:rPr>
          <w:lang w:val="lt-LT"/>
        </w:rPr>
      </w:pPr>
      <w:r w:rsidRPr="00092BC6">
        <w:rPr>
          <w:color w:val="0070C0"/>
          <w:lang w:val="lt-LT"/>
        </w:rPr>
        <w:t>- Stebėsenos ir kokybės užtikrinimas</w:t>
      </w:r>
    </w:p>
    <w:p w:rsidRPr="00092BC6" w:rsidR="000740CE" w:rsidP="00385E8E" w:rsidRDefault="000740CE" w14:paraId="6FA9A60D" w14:textId="77777777">
      <w:pPr>
        <w:spacing w:after="0" w:line="240" w:lineRule="auto"/>
        <w:rPr>
          <w:color w:val="0070C0"/>
          <w:lang w:val="lt-LT"/>
        </w:rPr>
      </w:pPr>
    </w:p>
    <w:p w:rsidRPr="00092BC6" w:rsidR="00A85E25" w:rsidP="00385E8E" w:rsidRDefault="003C06BD" w14:paraId="46AB4A43" w14:textId="3FA6737F">
      <w:pPr>
        <w:spacing w:after="0" w:line="240" w:lineRule="auto"/>
        <w:rPr>
          <w:lang w:val="lt-LT"/>
        </w:rPr>
      </w:pPr>
      <w:r w:rsidRPr="00092BC6">
        <w:rPr>
          <w:color w:val="0070C0"/>
          <w:lang w:val="lt-LT"/>
        </w:rPr>
        <w:t>V. FINANSINĖ ANALIZĖ</w:t>
      </w:r>
    </w:p>
    <w:p w:rsidRPr="00092BC6" w:rsidR="00A85E25" w:rsidP="00385E8E" w:rsidRDefault="003C06BD" w14:paraId="344CB6E5" w14:textId="77777777">
      <w:pPr>
        <w:spacing w:after="0" w:line="240" w:lineRule="auto"/>
        <w:rPr>
          <w:lang w:val="lt-LT"/>
        </w:rPr>
      </w:pPr>
      <w:r w:rsidRPr="00092BC6">
        <w:rPr>
          <w:color w:val="0070C0"/>
          <w:lang w:val="lt-LT"/>
        </w:rPr>
        <w:t>- Investicijų poreikis (trumpalaikis, tęstinis)</w:t>
      </w:r>
    </w:p>
    <w:p w:rsidRPr="00092BC6" w:rsidR="00A85E25" w:rsidP="00385E8E" w:rsidRDefault="003C06BD" w14:paraId="7E113EC3" w14:textId="77777777">
      <w:pPr>
        <w:spacing w:after="0" w:line="240" w:lineRule="auto"/>
        <w:rPr>
          <w:lang w:val="lt-LT"/>
        </w:rPr>
      </w:pPr>
      <w:r w:rsidRPr="00092BC6">
        <w:rPr>
          <w:color w:val="0070C0"/>
          <w:lang w:val="lt-LT"/>
        </w:rPr>
        <w:t>- Finansavimo šaltiniai</w:t>
      </w:r>
    </w:p>
    <w:p w:rsidRPr="00092BC6" w:rsidR="00A85E25" w:rsidP="00385E8E" w:rsidRDefault="003C06BD" w14:paraId="76A1BB4B" w14:textId="77777777">
      <w:pPr>
        <w:spacing w:after="0" w:line="240" w:lineRule="auto"/>
        <w:rPr>
          <w:lang w:val="lt-LT"/>
        </w:rPr>
      </w:pPr>
      <w:r w:rsidRPr="00092BC6">
        <w:rPr>
          <w:color w:val="0070C0"/>
          <w:lang w:val="lt-LT"/>
        </w:rPr>
        <w:t>- Naudos analizė (ekonominė, socialinė, mokslinė)</w:t>
      </w:r>
    </w:p>
    <w:p w:rsidRPr="00092BC6" w:rsidR="00A85E25" w:rsidP="00385E8E" w:rsidRDefault="003C06BD" w14:paraId="359B2136" w14:textId="77777777">
      <w:pPr>
        <w:spacing w:after="0" w:line="240" w:lineRule="auto"/>
        <w:rPr>
          <w:lang w:val="lt-LT"/>
        </w:rPr>
      </w:pPr>
      <w:r w:rsidRPr="00092BC6">
        <w:rPr>
          <w:color w:val="0070C0"/>
          <w:lang w:val="lt-LT"/>
        </w:rPr>
        <w:t>- Investicijų prioritetai ir paskirstymas</w:t>
      </w:r>
    </w:p>
    <w:p w:rsidRPr="00092BC6" w:rsidR="000740CE" w:rsidP="00385E8E" w:rsidRDefault="000740CE" w14:paraId="6B96A980" w14:textId="77777777">
      <w:pPr>
        <w:spacing w:after="0" w:line="240" w:lineRule="auto"/>
        <w:rPr>
          <w:color w:val="00B050"/>
          <w:lang w:val="lt-LT"/>
        </w:rPr>
      </w:pPr>
    </w:p>
    <w:p w:rsidRPr="00092BC6" w:rsidR="00A85E25" w:rsidP="00385E8E" w:rsidRDefault="003C06BD" w14:paraId="1B55DCED" w14:textId="5A543589">
      <w:pPr>
        <w:spacing w:after="0" w:line="240" w:lineRule="auto"/>
        <w:rPr>
          <w:lang w:val="lt-LT"/>
        </w:rPr>
      </w:pPr>
      <w:r w:rsidRPr="00092BC6">
        <w:rPr>
          <w:color w:val="00B050"/>
          <w:lang w:val="lt-LT"/>
        </w:rPr>
        <w:t>VI. RIZIKŲ ANALIZĖ</w:t>
      </w:r>
    </w:p>
    <w:p w:rsidRPr="00092BC6" w:rsidR="00A85E25" w:rsidP="00385E8E" w:rsidRDefault="003C06BD" w14:paraId="48092E70" w14:textId="77777777">
      <w:pPr>
        <w:spacing w:after="0" w:line="240" w:lineRule="auto"/>
        <w:rPr>
          <w:lang w:val="lt-LT"/>
        </w:rPr>
      </w:pPr>
      <w:r w:rsidRPr="00092BC6">
        <w:rPr>
          <w:color w:val="00B050"/>
          <w:lang w:val="lt-LT"/>
        </w:rPr>
        <w:t>- Finansinės, administracinės, teisinės rizikos</w:t>
      </w:r>
    </w:p>
    <w:p w:rsidRPr="00092BC6" w:rsidR="00A85E25" w:rsidP="00385E8E" w:rsidRDefault="003C06BD" w14:paraId="23475D53" w14:textId="77777777">
      <w:pPr>
        <w:spacing w:after="0" w:line="240" w:lineRule="auto"/>
        <w:rPr>
          <w:lang w:val="lt-LT"/>
        </w:rPr>
      </w:pPr>
      <w:r w:rsidRPr="00092BC6">
        <w:rPr>
          <w:color w:val="00B050"/>
          <w:lang w:val="lt-LT"/>
        </w:rPr>
        <w:t>- GDPR laikymosi aspektai</w:t>
      </w:r>
    </w:p>
    <w:p w:rsidRPr="00092BC6" w:rsidR="00A85E25" w:rsidP="00385E8E" w:rsidRDefault="003C06BD" w14:paraId="03D3FC71" w14:textId="09D32D48">
      <w:pPr>
        <w:spacing w:after="0" w:line="240" w:lineRule="auto"/>
        <w:rPr>
          <w:lang w:val="lt-LT"/>
        </w:rPr>
      </w:pPr>
      <w:r w:rsidRPr="00092BC6">
        <w:rPr>
          <w:color w:val="00B050"/>
          <w:lang w:val="lt-LT"/>
        </w:rPr>
        <w:t>- Kitos rizikos (pvz., force majeure</w:t>
      </w:r>
      <w:r w:rsidRPr="00092BC6" w:rsidR="0006735F">
        <w:rPr>
          <w:color w:val="00B050"/>
          <w:lang w:val="lt-LT"/>
        </w:rPr>
        <w:t>, karas</w:t>
      </w:r>
      <w:r w:rsidRPr="00092BC6">
        <w:rPr>
          <w:color w:val="00B050"/>
          <w:lang w:val="lt-LT"/>
        </w:rPr>
        <w:t>)</w:t>
      </w:r>
    </w:p>
    <w:p w:rsidRPr="00092BC6" w:rsidR="00A85E25" w:rsidP="00385E8E" w:rsidRDefault="003C06BD" w14:paraId="768832DF" w14:textId="77777777">
      <w:pPr>
        <w:spacing w:after="0" w:line="240" w:lineRule="auto"/>
        <w:rPr>
          <w:lang w:val="lt-LT"/>
        </w:rPr>
      </w:pPr>
      <w:r w:rsidRPr="00092BC6">
        <w:rPr>
          <w:color w:val="00B050"/>
          <w:lang w:val="lt-LT"/>
        </w:rPr>
        <w:t>- Rizikų valdymo planas</w:t>
      </w:r>
    </w:p>
    <w:p w:rsidRPr="00092BC6" w:rsidR="000740CE" w:rsidP="00385E8E" w:rsidRDefault="000740CE" w14:paraId="04D97374" w14:textId="77777777">
      <w:pPr>
        <w:spacing w:after="0" w:line="240" w:lineRule="auto"/>
        <w:rPr>
          <w:color w:val="0070C0"/>
          <w:lang w:val="lt-LT"/>
        </w:rPr>
      </w:pPr>
    </w:p>
    <w:p w:rsidRPr="00092BC6" w:rsidR="00A85E25" w:rsidP="00385E8E" w:rsidRDefault="003C06BD" w14:paraId="62147B36" w14:textId="0DF18073">
      <w:pPr>
        <w:spacing w:after="0" w:line="240" w:lineRule="auto"/>
        <w:rPr>
          <w:lang w:val="lt-LT"/>
        </w:rPr>
      </w:pPr>
      <w:r w:rsidRPr="00092BC6">
        <w:rPr>
          <w:color w:val="0070C0"/>
          <w:lang w:val="lt-LT"/>
        </w:rPr>
        <w:t>VII. IŠVADOS IR REKOMENDACIJOS</w:t>
      </w:r>
    </w:p>
    <w:p w:rsidRPr="00092BC6" w:rsidR="00A85E25" w:rsidP="00385E8E" w:rsidRDefault="003C06BD" w14:paraId="46C7BD87" w14:textId="77777777">
      <w:pPr>
        <w:spacing w:after="0" w:line="240" w:lineRule="auto"/>
        <w:rPr>
          <w:lang w:val="lt-LT"/>
        </w:rPr>
      </w:pPr>
      <w:r w:rsidRPr="00092BC6">
        <w:rPr>
          <w:color w:val="0070C0"/>
          <w:lang w:val="lt-LT"/>
        </w:rPr>
        <w:t>- Apibendrintos įžvalgos</w:t>
      </w:r>
    </w:p>
    <w:p w:rsidRPr="00092BC6" w:rsidR="00A85E25" w:rsidP="00385E8E" w:rsidRDefault="003C06BD" w14:paraId="77BEC7FF" w14:textId="77777777">
      <w:pPr>
        <w:spacing w:after="0" w:line="240" w:lineRule="auto"/>
        <w:rPr>
          <w:lang w:val="lt-LT"/>
        </w:rPr>
      </w:pPr>
      <w:r w:rsidRPr="00092BC6">
        <w:rPr>
          <w:color w:val="0070C0"/>
          <w:lang w:val="lt-LT"/>
        </w:rPr>
        <w:t>- Siūlomi sprendimai ir prioritetai</w:t>
      </w:r>
    </w:p>
    <w:p w:rsidRPr="00092BC6" w:rsidR="00A85E25" w:rsidP="00385E8E" w:rsidRDefault="003C06BD" w14:paraId="6D0B6750" w14:textId="77777777">
      <w:pPr>
        <w:spacing w:after="0" w:line="240" w:lineRule="auto"/>
        <w:rPr>
          <w:lang w:val="lt-LT"/>
        </w:rPr>
      </w:pPr>
      <w:r w:rsidRPr="00092BC6">
        <w:rPr>
          <w:color w:val="0070C0"/>
          <w:lang w:val="lt-LT"/>
        </w:rPr>
        <w:t>- Tolesni žingsniai</w:t>
      </w:r>
    </w:p>
    <w:p w:rsidRPr="00092BC6" w:rsidR="000740CE" w:rsidP="00385E8E" w:rsidRDefault="000740CE" w14:paraId="11960DCA" w14:textId="77777777">
      <w:pPr>
        <w:spacing w:after="0" w:line="240" w:lineRule="auto"/>
        <w:rPr>
          <w:color w:val="0070C0"/>
          <w:lang w:val="lt-LT"/>
        </w:rPr>
      </w:pPr>
    </w:p>
    <w:p w:rsidRPr="00092BC6" w:rsidR="00A85E25" w:rsidP="00385E8E" w:rsidRDefault="003C06BD" w14:paraId="698754A2" w14:textId="252EDB0B">
      <w:pPr>
        <w:spacing w:after="0" w:line="240" w:lineRule="auto"/>
        <w:rPr>
          <w:lang w:val="lt-LT"/>
        </w:rPr>
      </w:pPr>
      <w:r w:rsidRPr="00092BC6">
        <w:rPr>
          <w:color w:val="0070C0"/>
          <w:lang w:val="lt-LT"/>
        </w:rPr>
        <w:t>PRIEDAI</w:t>
      </w:r>
    </w:p>
    <w:p w:rsidRPr="00092BC6" w:rsidR="00A85E25" w:rsidP="00385E8E" w:rsidRDefault="003C06BD" w14:paraId="07C6AC56" w14:textId="77777777">
      <w:pPr>
        <w:spacing w:after="0" w:line="240" w:lineRule="auto"/>
        <w:rPr>
          <w:lang w:val="lt-LT"/>
        </w:rPr>
      </w:pPr>
      <w:r w:rsidRPr="00092BC6">
        <w:rPr>
          <w:color w:val="0070C0"/>
          <w:lang w:val="lt-LT"/>
        </w:rPr>
        <w:t>- Metodika ir naudoti šaltiniai</w:t>
      </w:r>
    </w:p>
    <w:p w:rsidRPr="00092BC6" w:rsidR="00A85E25" w:rsidP="00385E8E" w:rsidRDefault="003C06BD" w14:paraId="6BCE1EC7" w14:textId="77777777">
      <w:pPr>
        <w:spacing w:after="0" w:line="240" w:lineRule="auto"/>
        <w:rPr>
          <w:lang w:val="lt-LT"/>
        </w:rPr>
      </w:pPr>
      <w:r w:rsidRPr="00092BC6">
        <w:rPr>
          <w:color w:val="0070C0"/>
          <w:lang w:val="lt-LT"/>
        </w:rPr>
        <w:t>- Klausimynai ir interviu</w:t>
      </w:r>
    </w:p>
    <w:p w:rsidRPr="00092BC6" w:rsidR="00A85E25" w:rsidP="00385E8E" w:rsidRDefault="003C06BD" w14:paraId="5D7FB9B1" w14:textId="77777777">
      <w:pPr>
        <w:spacing w:after="0" w:line="240" w:lineRule="auto"/>
        <w:rPr>
          <w:lang w:val="lt-LT"/>
        </w:rPr>
      </w:pPr>
      <w:r w:rsidRPr="00092BC6">
        <w:rPr>
          <w:color w:val="0070C0"/>
          <w:lang w:val="lt-LT"/>
        </w:rPr>
        <w:t>- Vizualizacijos (ekosistemos žemėlapis, SWOT ir kt.)</w:t>
      </w:r>
    </w:p>
    <w:sectPr w:rsidRPr="00092BC6" w:rsidR="00A85E25" w:rsidSect="00034616">
      <w:pgSz w:w="12240" w:h="15840" w:orient="portrait"/>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GU" w:author="Guest User" w:date="2025-04-03T08:03:00Z" w:id="0">
    <w:p w:rsidR="00E24646" w:rsidRDefault="00E24646" w14:paraId="793603A9" w14:textId="45ECEC3C">
      <w:pPr>
        <w:pStyle w:val="CommentText"/>
      </w:pPr>
      <w:r>
        <w:rPr>
          <w:rStyle w:val="CommentReference"/>
        </w:rPr>
        <w:annotationRef/>
      </w:r>
      <w:r w:rsidRPr="68B75ADD">
        <w:t>Reikia iš anksto sutarti, kas laikoma 100%, t.y. suderinti naudojamą MSI sąrašą. S.G.</w:t>
      </w:r>
    </w:p>
  </w:comment>
  <w:comment w:initials="Vs" w:author="Vartotojas svečias" w:date="2025-03-27T11:17:00Z" w:id="2">
    <w:p w:rsidR="005D4AD0" w:rsidP="005D4AD0" w:rsidRDefault="005D4AD0" w14:paraId="311A9E7D" w14:textId="77777777">
      <w:r>
        <w:annotationRef/>
      </w:r>
      <w:r w:rsidRPr="15B3C6EA">
        <w:t>LMT atvirojo mokslo studijoje daug kas jau yra sudėta, gal nedubliuoti visko ... o tiesiog išrankioti tik tam tikrus aspektus</w:t>
      </w:r>
    </w:p>
  </w:comment>
  <w:comment w:initials="DA" w:author="Darius Amilevičius" w:date="2025-03-31T22:42:00Z" w:id="3">
    <w:p w:rsidR="007804A8" w:rsidP="007804A8" w:rsidRDefault="007804A8" w14:paraId="3C21F292" w14:textId="77777777">
      <w:pPr>
        <w:pStyle w:val="CommentText"/>
      </w:pPr>
      <w:r>
        <w:rPr>
          <w:rStyle w:val="CommentReference"/>
        </w:rPr>
        <w:annotationRef/>
      </w:r>
      <w:r>
        <w:rPr>
          <w:lang w:val="lt-LT"/>
        </w:rPr>
        <w:t>Čia nukopijuota iš užduoties. Jei yra kituose dokumentuose, dedame nuorodas ir vskas. Bet užduotyje šie punktai yra todėl privalome tai paliesti.</w:t>
      </w:r>
    </w:p>
  </w:comment>
  <w:comment w:initials="GU" w:author="Guest User" w:date="2025-03-27T13:31:00Z" w:id="4">
    <w:p w:rsidR="003C06BD" w:rsidRDefault="003C06BD" w14:paraId="1B74A0A4" w14:textId="6EA7BC9C">
      <w:r>
        <w:annotationRef/>
      </w:r>
      <w:r w:rsidRPr="191FF1C6">
        <w:t>Kažkas panašaus irgi yra  LMT atvirojo mokslo studijoje.</w:t>
      </w:r>
    </w:p>
  </w:comment>
  <w:comment w:initials="DA" w:author="Darius Amilevičius" w:date="2025-03-31T22:42:00Z" w:id="5">
    <w:p w:rsidR="007804A8" w:rsidP="007804A8" w:rsidRDefault="007804A8" w14:paraId="452F5197" w14:textId="77777777">
      <w:pPr>
        <w:pStyle w:val="CommentText"/>
      </w:pPr>
      <w:r>
        <w:rPr>
          <w:rStyle w:val="CommentReference"/>
        </w:rPr>
        <w:annotationRef/>
      </w:r>
      <w:r>
        <w:rPr>
          <w:lang w:val="lt-LT"/>
        </w:rPr>
        <w:t>Jei yra, tai puiku. Nereikės papildomai nagrinėti. Dėsime nuorodas.</w:t>
      </w:r>
    </w:p>
  </w:comment>
  <w:comment w:initials="Vs" w:author="Vartotojas svečias" w:date="2025-03-27T12:10:00Z" w:id="6">
    <w:p w:rsidR="00FC20F7" w:rsidP="00FC20F7" w:rsidRDefault="00FC20F7" w14:paraId="031BAB52" w14:textId="3620D50D">
      <w:r>
        <w:annotationRef/>
      </w:r>
      <w:r w:rsidRPr="4CC4586B">
        <w:t>gal čia dėti užsienio praktikas ir konstatuoti LT situaciją, EOSC federacijos kūrimo modelį</w:t>
      </w:r>
    </w:p>
  </w:comment>
  <w:comment w:initials="Vs" w:author="Vartotojas svečias" w:date="2025-05-05T15:00:00Z" w:id="7">
    <w:p w:rsidR="00E24646" w:rsidRDefault="00E24646" w14:paraId="79AD4254" w14:textId="4A14B574">
      <w:pPr>
        <w:pStyle w:val="CommentText"/>
      </w:pPr>
      <w:r>
        <w:rPr>
          <w:rStyle w:val="CommentReference"/>
        </w:rPr>
        <w:annotationRef/>
      </w:r>
      <w:r w:rsidRPr="0DAD12E7">
        <w:t>Reiktų pridėti ir "būtinasis finansavimas ir jo paskirstymas integruojantis į EOSCą")</w:t>
      </w:r>
    </w:p>
  </w:comment>
  <w:comment w:initials="GU" w:author="Guest User" w:date="2025-04-03T08:00:00Z" w:id="8">
    <w:p w:rsidR="00E24646" w:rsidRDefault="00E24646" w14:paraId="1007717F" w14:textId="4DDF26F0">
      <w:pPr>
        <w:pStyle w:val="CommentText"/>
      </w:pPr>
      <w:r>
        <w:rPr>
          <w:rStyle w:val="CommentReference"/>
        </w:rPr>
        <w:annotationRef/>
      </w:r>
      <w:r w:rsidRPr="59B2D283">
        <w:t>Kas šiuo atveju yra "rinka"? Ko gero, duomenų rinka neegzistuoja, bent jau ta prasme, kaip egzistuoja nekilnojamo turto, naftos ar kominikacijos paslaugų rinka... (S.G.)</w:t>
      </w:r>
    </w:p>
  </w:comment>
  <w:comment w:initials="GU" w:author="Guest User" w:date="2025-04-03T08:02:00Z" w:id="12">
    <w:p w:rsidR="00E24646" w:rsidRDefault="00E24646" w14:paraId="48D59593" w14:textId="4E2A6934">
      <w:pPr>
        <w:pStyle w:val="CommentText"/>
      </w:pPr>
      <w:r>
        <w:rPr>
          <w:rStyle w:val="CommentReference"/>
        </w:rPr>
        <w:annotationRef/>
      </w:r>
      <w:r w:rsidRPr="7DF157A3">
        <w:t>Alt. IV pridėjo: S.G.</w:t>
      </w:r>
    </w:p>
  </w:comment>
  <w:comment w:initials="ru" w:author="ruta.petrauskaite@vdu.lt" w:date="2026-01-15T09:51:00Z" w:id="11">
    <w:p w:rsidR="006118C4" w:rsidRDefault="006118C4" w14:paraId="3C0A5B53" w14:textId="1A77666C">
      <w:r>
        <w:annotationRef/>
      </w:r>
      <w:r w:rsidRPr="0A828B2F">
        <w:t>Kuo ši alternatyva skiriasi nuo I ?RP</w:t>
      </w:r>
    </w:p>
  </w:comment>
  <w:comment w:initials="ru" w:author="ruta.petrauskaite@vdu.lt" w:date="2026-01-15T09:53:00Z" w:id="13">
    <w:p w:rsidR="006118C4" w:rsidRDefault="006118C4" w14:paraId="49362A16" w14:textId="16CD12F3">
      <w:r>
        <w:annotationRef/>
      </w:r>
      <w:r w:rsidRPr="0BF990F8">
        <w:t>Jis galėtų apimti ir antrą iš eilės pagal gerumą alternatyvą</w:t>
      </w:r>
    </w:p>
  </w:comment>
  <w:comment xmlns:w="http://schemas.openxmlformats.org/wordprocessingml/2006/main" w:initials="mi" w:author="mindaugas.sarpis@cern.ch" w:date="2026-02-09T16:42:14" w:id="151143461">
    <w:p xmlns:w14="http://schemas.microsoft.com/office/word/2010/wordml" xmlns:w="http://schemas.openxmlformats.org/wordprocessingml/2006/main" w:rsidR="189E5B9B" w:rsidRDefault="34FAD98A" w14:paraId="6984AF79" w14:textId="6C78B40D">
      <w:pPr>
        <w:pStyle w:val="CommentText"/>
      </w:pPr>
      <w:r>
        <w:rPr>
          <w:rStyle w:val="CommentReference"/>
        </w:rPr>
        <w:annotationRef/>
      </w:r>
      <w:r w:rsidRPr="3D4AE3D2" w:rsidR="6B103343">
        <w:t xml:space="preserve">Ar čia pagal apklausų atsakymus sudaryti grafikus / histogramas? </w:t>
      </w:r>
    </w:p>
  </w:comment>
  <w:comment xmlns:w="http://schemas.openxmlformats.org/wordprocessingml/2006/main" w:initials="mi" w:author="mindaugas.sarpis@cern.ch" w:date="2026-02-09T16:43:24" w:id="1181936514">
    <w:p xmlns:w14="http://schemas.microsoft.com/office/word/2010/wordml" xmlns:w="http://schemas.openxmlformats.org/wordprocessingml/2006/main" w:rsidR="141EDD7A" w:rsidRDefault="03AFAB74" w14:paraId="4D6600BB" w14:textId="5750BF5C">
      <w:pPr>
        <w:pStyle w:val="CommentText"/>
      </w:pPr>
      <w:r>
        <w:rPr>
          <w:rStyle w:val="CommentReference"/>
        </w:rPr>
        <w:annotationRef/>
      </w:r>
      <w:r w:rsidRPr="70B9AFAB" w:rsidR="32841C27">
        <w:t xml:space="preserve">Čia kaip suprantu reikia tik nurodos į žemėlapį, kurio spausdinamas variantas atsiras 2.2.1? </w:t>
      </w:r>
    </w:p>
  </w:comment>
</w:comments>
</file>

<file path=word/commentsExtended.xml><?xml version="1.0" encoding="utf-8"?>
<w15:commentsEx xmlns:mc="http://schemas.openxmlformats.org/markup-compatibility/2006" xmlns:w15="http://schemas.microsoft.com/office/word/2012/wordml" mc:Ignorable="w15">
  <w15:commentEx w15:done="0" w15:paraId="793603A9"/>
  <w15:commentEx w15:done="0" w15:paraId="311A9E7D"/>
  <w15:commentEx w15:done="0" w15:paraId="3C21F292" w15:paraIdParent="311A9E7D"/>
  <w15:commentEx w15:done="0" w15:paraId="1B74A0A4"/>
  <w15:commentEx w15:done="0" w15:paraId="452F5197" w15:paraIdParent="1B74A0A4"/>
  <w15:commentEx w15:done="0" w15:paraId="031BAB52"/>
  <w15:commentEx w15:done="0" w15:paraId="79AD4254"/>
  <w15:commentEx w15:done="0" w15:paraId="1007717F"/>
  <w15:commentEx w15:done="0" w15:paraId="48D59593"/>
  <w15:commentEx w15:done="0" w15:paraId="3C0A5B53"/>
  <w15:commentEx w15:done="0" w15:paraId="49362A16"/>
  <w15:commentEx w15:done="0" w15:paraId="6984AF79"/>
  <w15:commentEx w15:done="0" w15:paraId="4D6600B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AC65EF6" w16cex:dateUtc="2025-04-03T05:03:00Z"/>
  <w16cex:commentExtensible w16cex:durableId="3692B968" w16cex:dateUtc="2025-03-27T09:17:00Z"/>
  <w16cex:commentExtensible w16cex:durableId="13084AC4" w16cex:dateUtc="2025-03-31T19:42:00Z"/>
  <w16cex:commentExtensible w16cex:durableId="616D5E4B" w16cex:dateUtc="2025-03-27T11:31:00Z"/>
  <w16cex:commentExtensible w16cex:durableId="73A7B088" w16cex:dateUtc="2025-03-31T19:42:00Z"/>
  <w16cex:commentExtensible w16cex:durableId="14217E39" w16cex:dateUtc="2025-03-27T10:10:00Z"/>
  <w16cex:commentExtensible w16cex:durableId="073B3A4B" w16cex:dateUtc="2025-05-05T12:00:00Z"/>
  <w16cex:commentExtensible w16cex:durableId="7B910272" w16cex:dateUtc="2025-04-03T05:00:00Z"/>
  <w16cex:commentExtensible w16cex:durableId="3C13B43E" w16cex:dateUtc="2025-04-03T05:02:00Z"/>
  <w16cex:commentExtensible w16cex:durableId="1A162ABA" w16cex:dateUtc="2026-01-15T07:51:00Z"/>
  <w16cex:commentExtensible w16cex:durableId="413B5957" w16cex:dateUtc="2026-01-15T07:53:00Z"/>
  <w16cex:commentExtensible w16cex:durableId="35AFBABC" w16cex:dateUtc="2026-02-09T14:42:14.494Z"/>
  <w16cex:commentExtensible w16cex:durableId="3625BDAF" w16cex:dateUtc="2026-02-09T14:43:24.274Z"/>
</w16cex:commentsExtensible>
</file>

<file path=word/commentsIds.xml><?xml version="1.0" encoding="utf-8"?>
<w16cid:commentsIds xmlns:mc="http://schemas.openxmlformats.org/markup-compatibility/2006" xmlns:w16cid="http://schemas.microsoft.com/office/word/2016/wordml/cid" mc:Ignorable="w16cid">
  <w16cid:commentId w16cid:paraId="793603A9" w16cid:durableId="0AC65EF6"/>
  <w16cid:commentId w16cid:paraId="311A9E7D" w16cid:durableId="3692B968"/>
  <w16cid:commentId w16cid:paraId="3C21F292" w16cid:durableId="13084AC4"/>
  <w16cid:commentId w16cid:paraId="1B74A0A4" w16cid:durableId="616D5E4B"/>
  <w16cid:commentId w16cid:paraId="452F5197" w16cid:durableId="73A7B088"/>
  <w16cid:commentId w16cid:paraId="031BAB52" w16cid:durableId="14217E39"/>
  <w16cid:commentId w16cid:paraId="79AD4254" w16cid:durableId="073B3A4B"/>
  <w16cid:commentId w16cid:paraId="1007717F" w16cid:durableId="7B910272"/>
  <w16cid:commentId w16cid:paraId="48D59593" w16cid:durableId="3C13B43E"/>
  <w16cid:commentId w16cid:paraId="3C0A5B53" w16cid:durableId="1A162ABA"/>
  <w16cid:commentId w16cid:paraId="49362A16" w16cid:durableId="413B5957"/>
  <w16cid:commentId w16cid:paraId="6984AF79" w16cid:durableId="35AFBABC"/>
  <w16cid:commentId w16cid:paraId="4D6600BB" w16cid:durableId="3625BD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27C56CB6"/>
    <w:multiLevelType w:val="hybridMultilevel"/>
    <w:tmpl w:val="23002156"/>
    <w:lvl w:ilvl="0" w:tplc="04270001">
      <w:start w:val="1"/>
      <w:numFmt w:val="bullet"/>
      <w:lvlText w:val=""/>
      <w:lvlJc w:val="left"/>
      <w:pPr>
        <w:ind w:left="720" w:hanging="360"/>
      </w:pPr>
      <w:rPr>
        <w:rFonts w:hint="default" w:ascii="Symbol" w:hAnsi="Symbol"/>
      </w:rPr>
    </w:lvl>
    <w:lvl w:ilvl="1" w:tplc="04270003">
      <w:start w:val="1"/>
      <w:numFmt w:val="bullet"/>
      <w:lvlText w:val="o"/>
      <w:lvlJc w:val="left"/>
      <w:pPr>
        <w:ind w:left="1440" w:hanging="360"/>
      </w:pPr>
      <w:rPr>
        <w:rFonts w:hint="default" w:ascii="Courier New" w:hAnsi="Courier New" w:cs="Courier New"/>
      </w:rPr>
    </w:lvl>
    <w:lvl w:ilvl="2" w:tplc="04270005" w:tentative="1">
      <w:start w:val="1"/>
      <w:numFmt w:val="bullet"/>
      <w:lvlText w:val=""/>
      <w:lvlJc w:val="left"/>
      <w:pPr>
        <w:ind w:left="2160" w:hanging="360"/>
      </w:pPr>
      <w:rPr>
        <w:rFonts w:hint="default" w:ascii="Wingdings" w:hAnsi="Wingdings"/>
      </w:rPr>
    </w:lvl>
    <w:lvl w:ilvl="3" w:tplc="04270001" w:tentative="1">
      <w:start w:val="1"/>
      <w:numFmt w:val="bullet"/>
      <w:lvlText w:val=""/>
      <w:lvlJc w:val="left"/>
      <w:pPr>
        <w:ind w:left="2880" w:hanging="360"/>
      </w:pPr>
      <w:rPr>
        <w:rFonts w:hint="default" w:ascii="Symbol" w:hAnsi="Symbol"/>
      </w:rPr>
    </w:lvl>
    <w:lvl w:ilvl="4" w:tplc="04270003" w:tentative="1">
      <w:start w:val="1"/>
      <w:numFmt w:val="bullet"/>
      <w:lvlText w:val="o"/>
      <w:lvlJc w:val="left"/>
      <w:pPr>
        <w:ind w:left="3600" w:hanging="360"/>
      </w:pPr>
      <w:rPr>
        <w:rFonts w:hint="default" w:ascii="Courier New" w:hAnsi="Courier New" w:cs="Courier New"/>
      </w:rPr>
    </w:lvl>
    <w:lvl w:ilvl="5" w:tplc="04270005" w:tentative="1">
      <w:start w:val="1"/>
      <w:numFmt w:val="bullet"/>
      <w:lvlText w:val=""/>
      <w:lvlJc w:val="left"/>
      <w:pPr>
        <w:ind w:left="4320" w:hanging="360"/>
      </w:pPr>
      <w:rPr>
        <w:rFonts w:hint="default" w:ascii="Wingdings" w:hAnsi="Wingdings"/>
      </w:rPr>
    </w:lvl>
    <w:lvl w:ilvl="6" w:tplc="04270001" w:tentative="1">
      <w:start w:val="1"/>
      <w:numFmt w:val="bullet"/>
      <w:lvlText w:val=""/>
      <w:lvlJc w:val="left"/>
      <w:pPr>
        <w:ind w:left="5040" w:hanging="360"/>
      </w:pPr>
      <w:rPr>
        <w:rFonts w:hint="default" w:ascii="Symbol" w:hAnsi="Symbol"/>
      </w:rPr>
    </w:lvl>
    <w:lvl w:ilvl="7" w:tplc="04270003" w:tentative="1">
      <w:start w:val="1"/>
      <w:numFmt w:val="bullet"/>
      <w:lvlText w:val="o"/>
      <w:lvlJc w:val="left"/>
      <w:pPr>
        <w:ind w:left="5760" w:hanging="360"/>
      </w:pPr>
      <w:rPr>
        <w:rFonts w:hint="default" w:ascii="Courier New" w:hAnsi="Courier New" w:cs="Courier New"/>
      </w:rPr>
    </w:lvl>
    <w:lvl w:ilvl="8" w:tplc="04270005" w:tentative="1">
      <w:start w:val="1"/>
      <w:numFmt w:val="bullet"/>
      <w:lvlText w:val=""/>
      <w:lvlJc w:val="left"/>
      <w:pPr>
        <w:ind w:left="6480" w:hanging="360"/>
      </w:pPr>
      <w:rPr>
        <w:rFonts w:hint="default" w:ascii="Wingdings" w:hAnsi="Wingdings"/>
      </w:rPr>
    </w:lvl>
  </w:abstractNum>
  <w:abstractNum w:abstractNumId="10" w15:restartNumberingAfterBreak="0">
    <w:nsid w:val="2EE3021D"/>
    <w:multiLevelType w:val="hybridMultilevel"/>
    <w:tmpl w:val="A6405D5A"/>
    <w:lvl w:ilvl="0" w:tplc="04270001">
      <w:start w:val="1"/>
      <w:numFmt w:val="bullet"/>
      <w:lvlText w:val=""/>
      <w:lvlJc w:val="left"/>
      <w:pPr>
        <w:ind w:left="1429" w:hanging="360"/>
      </w:pPr>
      <w:rPr>
        <w:rFonts w:hint="default" w:ascii="Symbol" w:hAnsi="Symbol"/>
      </w:rPr>
    </w:lvl>
    <w:lvl w:ilvl="1" w:tplc="04270003" w:tentative="1">
      <w:start w:val="1"/>
      <w:numFmt w:val="bullet"/>
      <w:lvlText w:val="o"/>
      <w:lvlJc w:val="left"/>
      <w:pPr>
        <w:ind w:left="2149" w:hanging="360"/>
      </w:pPr>
      <w:rPr>
        <w:rFonts w:hint="default" w:ascii="Courier New" w:hAnsi="Courier New" w:cs="Courier New"/>
      </w:rPr>
    </w:lvl>
    <w:lvl w:ilvl="2" w:tplc="04270005" w:tentative="1">
      <w:start w:val="1"/>
      <w:numFmt w:val="bullet"/>
      <w:lvlText w:val=""/>
      <w:lvlJc w:val="left"/>
      <w:pPr>
        <w:ind w:left="2869" w:hanging="360"/>
      </w:pPr>
      <w:rPr>
        <w:rFonts w:hint="default" w:ascii="Wingdings" w:hAnsi="Wingdings"/>
      </w:rPr>
    </w:lvl>
    <w:lvl w:ilvl="3" w:tplc="04270001" w:tentative="1">
      <w:start w:val="1"/>
      <w:numFmt w:val="bullet"/>
      <w:lvlText w:val=""/>
      <w:lvlJc w:val="left"/>
      <w:pPr>
        <w:ind w:left="3589" w:hanging="360"/>
      </w:pPr>
      <w:rPr>
        <w:rFonts w:hint="default" w:ascii="Symbol" w:hAnsi="Symbol"/>
      </w:rPr>
    </w:lvl>
    <w:lvl w:ilvl="4" w:tplc="04270003" w:tentative="1">
      <w:start w:val="1"/>
      <w:numFmt w:val="bullet"/>
      <w:lvlText w:val="o"/>
      <w:lvlJc w:val="left"/>
      <w:pPr>
        <w:ind w:left="4309" w:hanging="360"/>
      </w:pPr>
      <w:rPr>
        <w:rFonts w:hint="default" w:ascii="Courier New" w:hAnsi="Courier New" w:cs="Courier New"/>
      </w:rPr>
    </w:lvl>
    <w:lvl w:ilvl="5" w:tplc="04270005" w:tentative="1">
      <w:start w:val="1"/>
      <w:numFmt w:val="bullet"/>
      <w:lvlText w:val=""/>
      <w:lvlJc w:val="left"/>
      <w:pPr>
        <w:ind w:left="5029" w:hanging="360"/>
      </w:pPr>
      <w:rPr>
        <w:rFonts w:hint="default" w:ascii="Wingdings" w:hAnsi="Wingdings"/>
      </w:rPr>
    </w:lvl>
    <w:lvl w:ilvl="6" w:tplc="04270001" w:tentative="1">
      <w:start w:val="1"/>
      <w:numFmt w:val="bullet"/>
      <w:lvlText w:val=""/>
      <w:lvlJc w:val="left"/>
      <w:pPr>
        <w:ind w:left="5749" w:hanging="360"/>
      </w:pPr>
      <w:rPr>
        <w:rFonts w:hint="default" w:ascii="Symbol" w:hAnsi="Symbol"/>
      </w:rPr>
    </w:lvl>
    <w:lvl w:ilvl="7" w:tplc="04270003" w:tentative="1">
      <w:start w:val="1"/>
      <w:numFmt w:val="bullet"/>
      <w:lvlText w:val="o"/>
      <w:lvlJc w:val="left"/>
      <w:pPr>
        <w:ind w:left="6469" w:hanging="360"/>
      </w:pPr>
      <w:rPr>
        <w:rFonts w:hint="default" w:ascii="Courier New" w:hAnsi="Courier New" w:cs="Courier New"/>
      </w:rPr>
    </w:lvl>
    <w:lvl w:ilvl="8" w:tplc="04270005" w:tentative="1">
      <w:start w:val="1"/>
      <w:numFmt w:val="bullet"/>
      <w:lvlText w:val=""/>
      <w:lvlJc w:val="left"/>
      <w:pPr>
        <w:ind w:left="7189" w:hanging="360"/>
      </w:pPr>
      <w:rPr>
        <w:rFonts w:hint="default" w:ascii="Wingdings" w:hAnsi="Wingdings"/>
      </w:rPr>
    </w:lvl>
  </w:abstractNum>
  <w:abstractNum w:abstractNumId="11" w15:restartNumberingAfterBreak="0">
    <w:nsid w:val="45C2B8F0"/>
    <w:multiLevelType w:val="hybridMultilevel"/>
    <w:tmpl w:val="FFFFFFFF"/>
    <w:lvl w:ilvl="0" w:tplc="F670C4CE">
      <w:start w:val="1"/>
      <w:numFmt w:val="decimal"/>
      <w:lvlText w:val="%1."/>
      <w:lvlJc w:val="left"/>
      <w:pPr>
        <w:ind w:left="1080" w:hanging="360"/>
      </w:pPr>
    </w:lvl>
    <w:lvl w:ilvl="1" w:tplc="A48050F4">
      <w:start w:val="1"/>
      <w:numFmt w:val="lowerLetter"/>
      <w:lvlText w:val="%2."/>
      <w:lvlJc w:val="left"/>
      <w:pPr>
        <w:ind w:left="1800" w:hanging="360"/>
      </w:pPr>
    </w:lvl>
    <w:lvl w:ilvl="2" w:tplc="206882DE">
      <w:start w:val="1"/>
      <w:numFmt w:val="lowerRoman"/>
      <w:lvlText w:val="%3."/>
      <w:lvlJc w:val="right"/>
      <w:pPr>
        <w:ind w:left="2520" w:hanging="180"/>
      </w:pPr>
    </w:lvl>
    <w:lvl w:ilvl="3" w:tplc="22E884D4">
      <w:start w:val="1"/>
      <w:numFmt w:val="decimal"/>
      <w:lvlText w:val="%4."/>
      <w:lvlJc w:val="left"/>
      <w:pPr>
        <w:ind w:left="3240" w:hanging="360"/>
      </w:pPr>
    </w:lvl>
    <w:lvl w:ilvl="4" w:tplc="61580498">
      <w:start w:val="1"/>
      <w:numFmt w:val="lowerLetter"/>
      <w:lvlText w:val="%5."/>
      <w:lvlJc w:val="left"/>
      <w:pPr>
        <w:ind w:left="3960" w:hanging="360"/>
      </w:pPr>
    </w:lvl>
    <w:lvl w:ilvl="5" w:tplc="B5B4580E">
      <w:start w:val="1"/>
      <w:numFmt w:val="lowerRoman"/>
      <w:lvlText w:val="%6."/>
      <w:lvlJc w:val="right"/>
      <w:pPr>
        <w:ind w:left="4680" w:hanging="180"/>
      </w:pPr>
    </w:lvl>
    <w:lvl w:ilvl="6" w:tplc="78C000B2">
      <w:start w:val="1"/>
      <w:numFmt w:val="decimal"/>
      <w:lvlText w:val="%7."/>
      <w:lvlJc w:val="left"/>
      <w:pPr>
        <w:ind w:left="5400" w:hanging="360"/>
      </w:pPr>
    </w:lvl>
    <w:lvl w:ilvl="7" w:tplc="220EFF48">
      <w:start w:val="1"/>
      <w:numFmt w:val="lowerLetter"/>
      <w:lvlText w:val="%8."/>
      <w:lvlJc w:val="left"/>
      <w:pPr>
        <w:ind w:left="6120" w:hanging="360"/>
      </w:pPr>
    </w:lvl>
    <w:lvl w:ilvl="8" w:tplc="17546804">
      <w:start w:val="1"/>
      <w:numFmt w:val="lowerRoman"/>
      <w:lvlText w:val="%9."/>
      <w:lvlJc w:val="right"/>
      <w:pPr>
        <w:ind w:left="6840" w:hanging="180"/>
      </w:pPr>
    </w:lvl>
  </w:abstractNum>
  <w:abstractNum w:abstractNumId="12" w15:restartNumberingAfterBreak="0">
    <w:nsid w:val="4D592621"/>
    <w:multiLevelType w:val="hybridMultilevel"/>
    <w:tmpl w:val="2496F6AC"/>
    <w:lvl w:ilvl="0" w:tplc="04270001">
      <w:start w:val="1"/>
      <w:numFmt w:val="bullet"/>
      <w:lvlText w:val=""/>
      <w:lvlJc w:val="left"/>
      <w:pPr>
        <w:ind w:left="1429" w:hanging="360"/>
      </w:pPr>
      <w:rPr>
        <w:rFonts w:hint="default" w:ascii="Symbol" w:hAnsi="Symbol"/>
      </w:rPr>
    </w:lvl>
    <w:lvl w:ilvl="1" w:tplc="04270003" w:tentative="1">
      <w:start w:val="1"/>
      <w:numFmt w:val="bullet"/>
      <w:lvlText w:val="o"/>
      <w:lvlJc w:val="left"/>
      <w:pPr>
        <w:ind w:left="2149" w:hanging="360"/>
      </w:pPr>
      <w:rPr>
        <w:rFonts w:hint="default" w:ascii="Courier New" w:hAnsi="Courier New" w:cs="Courier New"/>
      </w:rPr>
    </w:lvl>
    <w:lvl w:ilvl="2" w:tplc="04270005" w:tentative="1">
      <w:start w:val="1"/>
      <w:numFmt w:val="bullet"/>
      <w:lvlText w:val=""/>
      <w:lvlJc w:val="left"/>
      <w:pPr>
        <w:ind w:left="2869" w:hanging="360"/>
      </w:pPr>
      <w:rPr>
        <w:rFonts w:hint="default" w:ascii="Wingdings" w:hAnsi="Wingdings"/>
      </w:rPr>
    </w:lvl>
    <w:lvl w:ilvl="3" w:tplc="04270001" w:tentative="1">
      <w:start w:val="1"/>
      <w:numFmt w:val="bullet"/>
      <w:lvlText w:val=""/>
      <w:lvlJc w:val="left"/>
      <w:pPr>
        <w:ind w:left="3589" w:hanging="360"/>
      </w:pPr>
      <w:rPr>
        <w:rFonts w:hint="default" w:ascii="Symbol" w:hAnsi="Symbol"/>
      </w:rPr>
    </w:lvl>
    <w:lvl w:ilvl="4" w:tplc="04270003" w:tentative="1">
      <w:start w:val="1"/>
      <w:numFmt w:val="bullet"/>
      <w:lvlText w:val="o"/>
      <w:lvlJc w:val="left"/>
      <w:pPr>
        <w:ind w:left="4309" w:hanging="360"/>
      </w:pPr>
      <w:rPr>
        <w:rFonts w:hint="default" w:ascii="Courier New" w:hAnsi="Courier New" w:cs="Courier New"/>
      </w:rPr>
    </w:lvl>
    <w:lvl w:ilvl="5" w:tplc="04270005" w:tentative="1">
      <w:start w:val="1"/>
      <w:numFmt w:val="bullet"/>
      <w:lvlText w:val=""/>
      <w:lvlJc w:val="left"/>
      <w:pPr>
        <w:ind w:left="5029" w:hanging="360"/>
      </w:pPr>
      <w:rPr>
        <w:rFonts w:hint="default" w:ascii="Wingdings" w:hAnsi="Wingdings"/>
      </w:rPr>
    </w:lvl>
    <w:lvl w:ilvl="6" w:tplc="04270001" w:tentative="1">
      <w:start w:val="1"/>
      <w:numFmt w:val="bullet"/>
      <w:lvlText w:val=""/>
      <w:lvlJc w:val="left"/>
      <w:pPr>
        <w:ind w:left="5749" w:hanging="360"/>
      </w:pPr>
      <w:rPr>
        <w:rFonts w:hint="default" w:ascii="Symbol" w:hAnsi="Symbol"/>
      </w:rPr>
    </w:lvl>
    <w:lvl w:ilvl="7" w:tplc="04270003" w:tentative="1">
      <w:start w:val="1"/>
      <w:numFmt w:val="bullet"/>
      <w:lvlText w:val="o"/>
      <w:lvlJc w:val="left"/>
      <w:pPr>
        <w:ind w:left="6469" w:hanging="360"/>
      </w:pPr>
      <w:rPr>
        <w:rFonts w:hint="default" w:ascii="Courier New" w:hAnsi="Courier New" w:cs="Courier New"/>
      </w:rPr>
    </w:lvl>
    <w:lvl w:ilvl="8" w:tplc="04270005" w:tentative="1">
      <w:start w:val="1"/>
      <w:numFmt w:val="bullet"/>
      <w:lvlText w:val=""/>
      <w:lvlJc w:val="left"/>
      <w:pPr>
        <w:ind w:left="7189" w:hanging="360"/>
      </w:pPr>
      <w:rPr>
        <w:rFonts w:hint="default" w:ascii="Wingdings" w:hAnsi="Wingdings"/>
      </w:rPr>
    </w:lvl>
  </w:abstractNum>
  <w:abstractNum w:abstractNumId="13" w15:restartNumberingAfterBreak="0">
    <w:nsid w:val="4E6C3986"/>
    <w:multiLevelType w:val="hybridMultilevel"/>
    <w:tmpl w:val="6F965CD2"/>
    <w:lvl w:ilvl="0" w:tplc="04270001">
      <w:start w:val="1"/>
      <w:numFmt w:val="bullet"/>
      <w:lvlText w:val=""/>
      <w:lvlJc w:val="left"/>
      <w:pPr>
        <w:ind w:left="720" w:hanging="360"/>
      </w:pPr>
      <w:rPr>
        <w:rFonts w:hint="default" w:ascii="Symbol" w:hAnsi="Symbol"/>
      </w:rPr>
    </w:lvl>
    <w:lvl w:ilvl="1" w:tplc="04270003" w:tentative="1">
      <w:start w:val="1"/>
      <w:numFmt w:val="bullet"/>
      <w:lvlText w:val="o"/>
      <w:lvlJc w:val="left"/>
      <w:pPr>
        <w:ind w:left="1440" w:hanging="360"/>
      </w:pPr>
      <w:rPr>
        <w:rFonts w:hint="default" w:ascii="Courier New" w:hAnsi="Courier New" w:cs="Courier New"/>
      </w:rPr>
    </w:lvl>
    <w:lvl w:ilvl="2" w:tplc="04270005" w:tentative="1">
      <w:start w:val="1"/>
      <w:numFmt w:val="bullet"/>
      <w:lvlText w:val=""/>
      <w:lvlJc w:val="left"/>
      <w:pPr>
        <w:ind w:left="2160" w:hanging="360"/>
      </w:pPr>
      <w:rPr>
        <w:rFonts w:hint="default" w:ascii="Wingdings" w:hAnsi="Wingdings"/>
      </w:rPr>
    </w:lvl>
    <w:lvl w:ilvl="3" w:tplc="04270001" w:tentative="1">
      <w:start w:val="1"/>
      <w:numFmt w:val="bullet"/>
      <w:lvlText w:val=""/>
      <w:lvlJc w:val="left"/>
      <w:pPr>
        <w:ind w:left="2880" w:hanging="360"/>
      </w:pPr>
      <w:rPr>
        <w:rFonts w:hint="default" w:ascii="Symbol" w:hAnsi="Symbol"/>
      </w:rPr>
    </w:lvl>
    <w:lvl w:ilvl="4" w:tplc="04270003" w:tentative="1">
      <w:start w:val="1"/>
      <w:numFmt w:val="bullet"/>
      <w:lvlText w:val="o"/>
      <w:lvlJc w:val="left"/>
      <w:pPr>
        <w:ind w:left="3600" w:hanging="360"/>
      </w:pPr>
      <w:rPr>
        <w:rFonts w:hint="default" w:ascii="Courier New" w:hAnsi="Courier New" w:cs="Courier New"/>
      </w:rPr>
    </w:lvl>
    <w:lvl w:ilvl="5" w:tplc="04270005" w:tentative="1">
      <w:start w:val="1"/>
      <w:numFmt w:val="bullet"/>
      <w:lvlText w:val=""/>
      <w:lvlJc w:val="left"/>
      <w:pPr>
        <w:ind w:left="4320" w:hanging="360"/>
      </w:pPr>
      <w:rPr>
        <w:rFonts w:hint="default" w:ascii="Wingdings" w:hAnsi="Wingdings"/>
      </w:rPr>
    </w:lvl>
    <w:lvl w:ilvl="6" w:tplc="04270001" w:tentative="1">
      <w:start w:val="1"/>
      <w:numFmt w:val="bullet"/>
      <w:lvlText w:val=""/>
      <w:lvlJc w:val="left"/>
      <w:pPr>
        <w:ind w:left="5040" w:hanging="360"/>
      </w:pPr>
      <w:rPr>
        <w:rFonts w:hint="default" w:ascii="Symbol" w:hAnsi="Symbol"/>
      </w:rPr>
    </w:lvl>
    <w:lvl w:ilvl="7" w:tplc="04270003" w:tentative="1">
      <w:start w:val="1"/>
      <w:numFmt w:val="bullet"/>
      <w:lvlText w:val="o"/>
      <w:lvlJc w:val="left"/>
      <w:pPr>
        <w:ind w:left="5760" w:hanging="360"/>
      </w:pPr>
      <w:rPr>
        <w:rFonts w:hint="default" w:ascii="Courier New" w:hAnsi="Courier New" w:cs="Courier New"/>
      </w:rPr>
    </w:lvl>
    <w:lvl w:ilvl="8" w:tplc="04270005" w:tentative="1">
      <w:start w:val="1"/>
      <w:numFmt w:val="bullet"/>
      <w:lvlText w:val=""/>
      <w:lvlJc w:val="left"/>
      <w:pPr>
        <w:ind w:left="6480" w:hanging="360"/>
      </w:pPr>
      <w:rPr>
        <w:rFonts w:hint="default" w:ascii="Wingdings" w:hAnsi="Wingdings"/>
      </w:rPr>
    </w:lvl>
  </w:abstractNum>
  <w:abstractNum w:abstractNumId="14" w15:restartNumberingAfterBreak="0">
    <w:nsid w:val="66D01253"/>
    <w:multiLevelType w:val="hybridMultilevel"/>
    <w:tmpl w:val="3822C586"/>
    <w:lvl w:ilvl="0" w:tplc="04270001">
      <w:start w:val="1"/>
      <w:numFmt w:val="bullet"/>
      <w:lvlText w:val=""/>
      <w:lvlJc w:val="left"/>
      <w:pPr>
        <w:ind w:left="720" w:hanging="360"/>
      </w:pPr>
      <w:rPr>
        <w:rFonts w:hint="default" w:ascii="Symbol" w:hAnsi="Symbol"/>
      </w:rPr>
    </w:lvl>
    <w:lvl w:ilvl="1" w:tplc="04270003" w:tentative="1">
      <w:start w:val="1"/>
      <w:numFmt w:val="bullet"/>
      <w:lvlText w:val="o"/>
      <w:lvlJc w:val="left"/>
      <w:pPr>
        <w:ind w:left="1440" w:hanging="360"/>
      </w:pPr>
      <w:rPr>
        <w:rFonts w:hint="default" w:ascii="Courier New" w:hAnsi="Courier New" w:cs="Courier New"/>
      </w:rPr>
    </w:lvl>
    <w:lvl w:ilvl="2" w:tplc="04270005" w:tentative="1">
      <w:start w:val="1"/>
      <w:numFmt w:val="bullet"/>
      <w:lvlText w:val=""/>
      <w:lvlJc w:val="left"/>
      <w:pPr>
        <w:ind w:left="2160" w:hanging="360"/>
      </w:pPr>
      <w:rPr>
        <w:rFonts w:hint="default" w:ascii="Wingdings" w:hAnsi="Wingdings"/>
      </w:rPr>
    </w:lvl>
    <w:lvl w:ilvl="3" w:tplc="04270001" w:tentative="1">
      <w:start w:val="1"/>
      <w:numFmt w:val="bullet"/>
      <w:lvlText w:val=""/>
      <w:lvlJc w:val="left"/>
      <w:pPr>
        <w:ind w:left="2880" w:hanging="360"/>
      </w:pPr>
      <w:rPr>
        <w:rFonts w:hint="default" w:ascii="Symbol" w:hAnsi="Symbol"/>
      </w:rPr>
    </w:lvl>
    <w:lvl w:ilvl="4" w:tplc="04270003" w:tentative="1">
      <w:start w:val="1"/>
      <w:numFmt w:val="bullet"/>
      <w:lvlText w:val="o"/>
      <w:lvlJc w:val="left"/>
      <w:pPr>
        <w:ind w:left="3600" w:hanging="360"/>
      </w:pPr>
      <w:rPr>
        <w:rFonts w:hint="default" w:ascii="Courier New" w:hAnsi="Courier New" w:cs="Courier New"/>
      </w:rPr>
    </w:lvl>
    <w:lvl w:ilvl="5" w:tplc="04270005" w:tentative="1">
      <w:start w:val="1"/>
      <w:numFmt w:val="bullet"/>
      <w:lvlText w:val=""/>
      <w:lvlJc w:val="left"/>
      <w:pPr>
        <w:ind w:left="4320" w:hanging="360"/>
      </w:pPr>
      <w:rPr>
        <w:rFonts w:hint="default" w:ascii="Wingdings" w:hAnsi="Wingdings"/>
      </w:rPr>
    </w:lvl>
    <w:lvl w:ilvl="6" w:tplc="04270001" w:tentative="1">
      <w:start w:val="1"/>
      <w:numFmt w:val="bullet"/>
      <w:lvlText w:val=""/>
      <w:lvlJc w:val="left"/>
      <w:pPr>
        <w:ind w:left="5040" w:hanging="360"/>
      </w:pPr>
      <w:rPr>
        <w:rFonts w:hint="default" w:ascii="Symbol" w:hAnsi="Symbol"/>
      </w:rPr>
    </w:lvl>
    <w:lvl w:ilvl="7" w:tplc="04270003" w:tentative="1">
      <w:start w:val="1"/>
      <w:numFmt w:val="bullet"/>
      <w:lvlText w:val="o"/>
      <w:lvlJc w:val="left"/>
      <w:pPr>
        <w:ind w:left="5760" w:hanging="360"/>
      </w:pPr>
      <w:rPr>
        <w:rFonts w:hint="default" w:ascii="Courier New" w:hAnsi="Courier New" w:cs="Courier New"/>
      </w:rPr>
    </w:lvl>
    <w:lvl w:ilvl="8" w:tplc="04270005" w:tentative="1">
      <w:start w:val="1"/>
      <w:numFmt w:val="bullet"/>
      <w:lvlText w:val=""/>
      <w:lvlJc w:val="left"/>
      <w:pPr>
        <w:ind w:left="6480" w:hanging="360"/>
      </w:pPr>
      <w:rPr>
        <w:rFonts w:hint="default" w:ascii="Wingdings" w:hAnsi="Wingdings"/>
      </w:rPr>
    </w:lvl>
  </w:abstractNum>
  <w:abstractNum w:abstractNumId="15" w15:restartNumberingAfterBreak="0">
    <w:nsid w:val="6E41086B"/>
    <w:multiLevelType w:val="hybridMultilevel"/>
    <w:tmpl w:val="67D823D6"/>
    <w:lvl w:ilvl="0" w:tplc="C62E7E76">
      <w:start w:val="1"/>
      <w:numFmt w:val="bullet"/>
      <w:lvlText w:val=""/>
      <w:lvlJc w:val="left"/>
      <w:pPr>
        <w:ind w:left="720" w:hanging="360"/>
      </w:pPr>
      <w:rPr>
        <w:rFonts w:hint="default" w:ascii="Symbol" w:hAnsi="Symbol"/>
      </w:rPr>
    </w:lvl>
    <w:lvl w:ilvl="1" w:tplc="04270003" w:tentative="1">
      <w:start w:val="1"/>
      <w:numFmt w:val="bullet"/>
      <w:lvlText w:val="o"/>
      <w:lvlJc w:val="left"/>
      <w:pPr>
        <w:ind w:left="1440" w:hanging="360"/>
      </w:pPr>
      <w:rPr>
        <w:rFonts w:hint="default" w:ascii="Courier New" w:hAnsi="Courier New" w:cs="Courier New"/>
      </w:rPr>
    </w:lvl>
    <w:lvl w:ilvl="2" w:tplc="04270005" w:tentative="1">
      <w:start w:val="1"/>
      <w:numFmt w:val="bullet"/>
      <w:lvlText w:val=""/>
      <w:lvlJc w:val="left"/>
      <w:pPr>
        <w:ind w:left="2160" w:hanging="360"/>
      </w:pPr>
      <w:rPr>
        <w:rFonts w:hint="default" w:ascii="Wingdings" w:hAnsi="Wingdings"/>
      </w:rPr>
    </w:lvl>
    <w:lvl w:ilvl="3" w:tplc="04270001" w:tentative="1">
      <w:start w:val="1"/>
      <w:numFmt w:val="bullet"/>
      <w:lvlText w:val=""/>
      <w:lvlJc w:val="left"/>
      <w:pPr>
        <w:ind w:left="2880" w:hanging="360"/>
      </w:pPr>
      <w:rPr>
        <w:rFonts w:hint="default" w:ascii="Symbol" w:hAnsi="Symbol"/>
      </w:rPr>
    </w:lvl>
    <w:lvl w:ilvl="4" w:tplc="04270003" w:tentative="1">
      <w:start w:val="1"/>
      <w:numFmt w:val="bullet"/>
      <w:lvlText w:val="o"/>
      <w:lvlJc w:val="left"/>
      <w:pPr>
        <w:ind w:left="3600" w:hanging="360"/>
      </w:pPr>
      <w:rPr>
        <w:rFonts w:hint="default" w:ascii="Courier New" w:hAnsi="Courier New" w:cs="Courier New"/>
      </w:rPr>
    </w:lvl>
    <w:lvl w:ilvl="5" w:tplc="04270005" w:tentative="1">
      <w:start w:val="1"/>
      <w:numFmt w:val="bullet"/>
      <w:lvlText w:val=""/>
      <w:lvlJc w:val="left"/>
      <w:pPr>
        <w:ind w:left="4320" w:hanging="360"/>
      </w:pPr>
      <w:rPr>
        <w:rFonts w:hint="default" w:ascii="Wingdings" w:hAnsi="Wingdings"/>
      </w:rPr>
    </w:lvl>
    <w:lvl w:ilvl="6" w:tplc="04270001" w:tentative="1">
      <w:start w:val="1"/>
      <w:numFmt w:val="bullet"/>
      <w:lvlText w:val=""/>
      <w:lvlJc w:val="left"/>
      <w:pPr>
        <w:ind w:left="5040" w:hanging="360"/>
      </w:pPr>
      <w:rPr>
        <w:rFonts w:hint="default" w:ascii="Symbol" w:hAnsi="Symbol"/>
      </w:rPr>
    </w:lvl>
    <w:lvl w:ilvl="7" w:tplc="04270003" w:tentative="1">
      <w:start w:val="1"/>
      <w:numFmt w:val="bullet"/>
      <w:lvlText w:val="o"/>
      <w:lvlJc w:val="left"/>
      <w:pPr>
        <w:ind w:left="5760" w:hanging="360"/>
      </w:pPr>
      <w:rPr>
        <w:rFonts w:hint="default" w:ascii="Courier New" w:hAnsi="Courier New" w:cs="Courier New"/>
      </w:rPr>
    </w:lvl>
    <w:lvl w:ilvl="8" w:tplc="04270005" w:tentative="1">
      <w:start w:val="1"/>
      <w:numFmt w:val="bullet"/>
      <w:lvlText w:val=""/>
      <w:lvlJc w:val="left"/>
      <w:pPr>
        <w:ind w:left="6480" w:hanging="360"/>
      </w:pPr>
      <w:rPr>
        <w:rFonts w:hint="default" w:ascii="Wingdings" w:hAnsi="Wingdings"/>
      </w:rPr>
    </w:lvl>
  </w:abstractNum>
  <w:num w:numId="1" w16cid:durableId="1053115679">
    <w:abstractNumId w:val="7"/>
  </w:num>
  <w:num w:numId="2" w16cid:durableId="1061171720">
    <w:abstractNumId w:val="1"/>
  </w:num>
  <w:num w:numId="3" w16cid:durableId="1114908463">
    <w:abstractNumId w:val="4"/>
  </w:num>
  <w:num w:numId="4" w16cid:durableId="1170363612">
    <w:abstractNumId w:val="8"/>
  </w:num>
  <w:num w:numId="5" w16cid:durableId="1223446734">
    <w:abstractNumId w:val="10"/>
  </w:num>
  <w:num w:numId="6" w16cid:durableId="1782652192">
    <w:abstractNumId w:val="6"/>
  </w:num>
  <w:num w:numId="7" w16cid:durableId="1896315200">
    <w:abstractNumId w:val="12"/>
  </w:num>
  <w:num w:numId="8" w16cid:durableId="1929000243">
    <w:abstractNumId w:val="5"/>
  </w:num>
  <w:num w:numId="9" w16cid:durableId="1935741758">
    <w:abstractNumId w:val="11"/>
  </w:num>
  <w:num w:numId="10" w16cid:durableId="1989628181">
    <w:abstractNumId w:val="14"/>
  </w:num>
  <w:num w:numId="11" w16cid:durableId="208542034">
    <w:abstractNumId w:val="2"/>
  </w:num>
  <w:num w:numId="12" w16cid:durableId="334038699">
    <w:abstractNumId w:val="0"/>
  </w:num>
  <w:num w:numId="13" w16cid:durableId="586503764">
    <w:abstractNumId w:val="9"/>
  </w:num>
  <w:num w:numId="14" w16cid:durableId="643315940">
    <w:abstractNumId w:val="13"/>
  </w:num>
  <w:num w:numId="15" w16cid:durableId="905529380">
    <w:abstractNumId w:val="3"/>
  </w:num>
  <w:num w:numId="16" w16cid:durableId="926620272">
    <w:abstractNumId w:val="15"/>
  </w:num>
</w:numbering>
</file>

<file path=word/people.xml><?xml version="1.0" encoding="utf-8"?>
<w15:people xmlns:mc="http://schemas.openxmlformats.org/markup-compatibility/2006" xmlns:w15="http://schemas.microsoft.com/office/word/2012/wordml" mc:Ignorable="w15">
  <w15:person w15:author="Guest User">
    <w15:presenceInfo w15:providerId="AD" w15:userId="S::urn:spo:anon#ff85fd1104029c378ab8c6fe3338e37341d4cda88b01d414f506467ae81a6d6d::"/>
  </w15:person>
  <w15:person w15:author="Vartotojas svečias">
    <w15:presenceInfo w15:providerId="AD" w15:userId="S::urn:spo:anon#ff85fd1104029c378ab8c6fe3338e37341d4cda88b01d414f506467ae81a6d6d::"/>
  </w15:person>
  <w15:person w15:author="Darius Amilevičius">
    <w15:presenceInfo w15:providerId="AD" w15:userId="S::darius.amilevicius@vdu.lt::713989c6-a1ff-48c7-bbcc-d2136592e4b6"/>
  </w15:person>
  <w15:person w15:author="ruta.petrauskaite@vdu.lt">
    <w15:presenceInfo w15:providerId="AD" w15:userId="S::urn:spo:guest#ruta.petrauskaite@vdu.lt::"/>
  </w15:person>
  <w15:person w15:author="mindaugas.sarpis@cern.ch">
    <w15:presenceInfo w15:providerId="AD" w15:userId="S::urn:spo:guest#mindaugas.sarpis@cern.c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hyphenationZone w:val="396"/>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32D"/>
    <w:rsid w:val="000226C0"/>
    <w:rsid w:val="00023EE2"/>
    <w:rsid w:val="00034616"/>
    <w:rsid w:val="00052ACE"/>
    <w:rsid w:val="00053965"/>
    <w:rsid w:val="0006063C"/>
    <w:rsid w:val="0006735F"/>
    <w:rsid w:val="000740CE"/>
    <w:rsid w:val="0008396B"/>
    <w:rsid w:val="00092BC6"/>
    <w:rsid w:val="001267F6"/>
    <w:rsid w:val="001432E2"/>
    <w:rsid w:val="0015074B"/>
    <w:rsid w:val="0018580A"/>
    <w:rsid w:val="00185B34"/>
    <w:rsid w:val="00202268"/>
    <w:rsid w:val="0029639D"/>
    <w:rsid w:val="002B17AC"/>
    <w:rsid w:val="002B32AC"/>
    <w:rsid w:val="002B618B"/>
    <w:rsid w:val="002C69E6"/>
    <w:rsid w:val="002E7685"/>
    <w:rsid w:val="003030C5"/>
    <w:rsid w:val="00323FAD"/>
    <w:rsid w:val="00326F90"/>
    <w:rsid w:val="0035572B"/>
    <w:rsid w:val="00385E8E"/>
    <w:rsid w:val="003B32D3"/>
    <w:rsid w:val="003B6C11"/>
    <w:rsid w:val="003C06BD"/>
    <w:rsid w:val="003C5A14"/>
    <w:rsid w:val="003D4F10"/>
    <w:rsid w:val="00432310"/>
    <w:rsid w:val="0045D6CF"/>
    <w:rsid w:val="00487F4C"/>
    <w:rsid w:val="00530106"/>
    <w:rsid w:val="005371D8"/>
    <w:rsid w:val="00582244"/>
    <w:rsid w:val="005C4416"/>
    <w:rsid w:val="005C57D0"/>
    <w:rsid w:val="005D4AD0"/>
    <w:rsid w:val="006118C4"/>
    <w:rsid w:val="006226AF"/>
    <w:rsid w:val="006317CB"/>
    <w:rsid w:val="00650C83"/>
    <w:rsid w:val="00673DF4"/>
    <w:rsid w:val="006962CE"/>
    <w:rsid w:val="006C766C"/>
    <w:rsid w:val="006C7A1C"/>
    <w:rsid w:val="006D65BC"/>
    <w:rsid w:val="007343DC"/>
    <w:rsid w:val="00755B34"/>
    <w:rsid w:val="007804A8"/>
    <w:rsid w:val="007C2DDF"/>
    <w:rsid w:val="007C46EE"/>
    <w:rsid w:val="007D4892"/>
    <w:rsid w:val="00821774"/>
    <w:rsid w:val="0083232D"/>
    <w:rsid w:val="008461C4"/>
    <w:rsid w:val="008641E7"/>
    <w:rsid w:val="00873C39"/>
    <w:rsid w:val="00875EF4"/>
    <w:rsid w:val="008760FA"/>
    <w:rsid w:val="00883BFD"/>
    <w:rsid w:val="008B78F1"/>
    <w:rsid w:val="009222AB"/>
    <w:rsid w:val="00932161"/>
    <w:rsid w:val="0093653A"/>
    <w:rsid w:val="009519E0"/>
    <w:rsid w:val="009E7FE3"/>
    <w:rsid w:val="00A203BC"/>
    <w:rsid w:val="00A549D4"/>
    <w:rsid w:val="00A741E5"/>
    <w:rsid w:val="00A85E25"/>
    <w:rsid w:val="00A909C4"/>
    <w:rsid w:val="00AA05CB"/>
    <w:rsid w:val="00AA1735"/>
    <w:rsid w:val="00AA1D8D"/>
    <w:rsid w:val="00AE5484"/>
    <w:rsid w:val="00B03FB2"/>
    <w:rsid w:val="00B04ACC"/>
    <w:rsid w:val="00B47730"/>
    <w:rsid w:val="00B5480C"/>
    <w:rsid w:val="00B9027D"/>
    <w:rsid w:val="00B95DB2"/>
    <w:rsid w:val="00C02E1D"/>
    <w:rsid w:val="00C40EA1"/>
    <w:rsid w:val="00C44604"/>
    <w:rsid w:val="00C57771"/>
    <w:rsid w:val="00C7354F"/>
    <w:rsid w:val="00CA7CFB"/>
    <w:rsid w:val="00CB0664"/>
    <w:rsid w:val="00CD110E"/>
    <w:rsid w:val="00CE5AF8"/>
    <w:rsid w:val="00D270DF"/>
    <w:rsid w:val="00D55A33"/>
    <w:rsid w:val="00DA1176"/>
    <w:rsid w:val="00DD139F"/>
    <w:rsid w:val="00E20B91"/>
    <w:rsid w:val="00E24646"/>
    <w:rsid w:val="00E26720"/>
    <w:rsid w:val="00E36DD3"/>
    <w:rsid w:val="00E83949"/>
    <w:rsid w:val="00EA2AFB"/>
    <w:rsid w:val="00EA686D"/>
    <w:rsid w:val="00EC12CA"/>
    <w:rsid w:val="00ED4F8F"/>
    <w:rsid w:val="00EF7818"/>
    <w:rsid w:val="00F3125B"/>
    <w:rsid w:val="00F35FDD"/>
    <w:rsid w:val="00F678D2"/>
    <w:rsid w:val="00FA4AD6"/>
    <w:rsid w:val="00FB59D2"/>
    <w:rsid w:val="00FC20F7"/>
    <w:rsid w:val="00FC693F"/>
    <w:rsid w:val="02448CA0"/>
    <w:rsid w:val="0278B833"/>
    <w:rsid w:val="02AE082C"/>
    <w:rsid w:val="03B83453"/>
    <w:rsid w:val="056EA094"/>
    <w:rsid w:val="0B1C9A87"/>
    <w:rsid w:val="0B4F6624"/>
    <w:rsid w:val="0DD168DC"/>
    <w:rsid w:val="13D1A7B5"/>
    <w:rsid w:val="16979E5F"/>
    <w:rsid w:val="1711CBED"/>
    <w:rsid w:val="17728D6A"/>
    <w:rsid w:val="17F9BD98"/>
    <w:rsid w:val="1BB2BC43"/>
    <w:rsid w:val="1EC6CE4D"/>
    <w:rsid w:val="274A814A"/>
    <w:rsid w:val="2E0713C4"/>
    <w:rsid w:val="3107462D"/>
    <w:rsid w:val="35E86192"/>
    <w:rsid w:val="36F71D93"/>
    <w:rsid w:val="3A597A48"/>
    <w:rsid w:val="3CF53989"/>
    <w:rsid w:val="42BB72DD"/>
    <w:rsid w:val="440D96F5"/>
    <w:rsid w:val="4567A185"/>
    <w:rsid w:val="45B594D0"/>
    <w:rsid w:val="4614466D"/>
    <w:rsid w:val="46EFD9EE"/>
    <w:rsid w:val="47BB760A"/>
    <w:rsid w:val="488CC1AE"/>
    <w:rsid w:val="48EE8715"/>
    <w:rsid w:val="494C0113"/>
    <w:rsid w:val="4AEA8CA1"/>
    <w:rsid w:val="4BDAB648"/>
    <w:rsid w:val="4E6CFF8B"/>
    <w:rsid w:val="50424A25"/>
    <w:rsid w:val="5137D48C"/>
    <w:rsid w:val="514FAAD3"/>
    <w:rsid w:val="586DFBFA"/>
    <w:rsid w:val="58EEAD8B"/>
    <w:rsid w:val="5A4531D6"/>
    <w:rsid w:val="60D4B60F"/>
    <w:rsid w:val="613E639B"/>
    <w:rsid w:val="66B4F6B1"/>
    <w:rsid w:val="69035429"/>
    <w:rsid w:val="6F0BA9DA"/>
    <w:rsid w:val="6FA59F67"/>
    <w:rsid w:val="715E3BC4"/>
    <w:rsid w:val="72B354B5"/>
    <w:rsid w:val="73294E21"/>
    <w:rsid w:val="73604782"/>
    <w:rsid w:val="73795571"/>
    <w:rsid w:val="74FBC928"/>
    <w:rsid w:val="761F1237"/>
    <w:rsid w:val="76B9DB73"/>
    <w:rsid w:val="76EA5F08"/>
    <w:rsid w:val="76FCD132"/>
    <w:rsid w:val="7973471C"/>
    <w:rsid w:val="79FA2319"/>
    <w:rsid w:val="7CB938BD"/>
    <w:rsid w:val="7D4361D2"/>
    <w:rsid w:val="7F251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9877B38"/>
  <w14:defaultImageDpi w14:val="330"/>
  <w15:docId w15:val="{ADA68E79-50B4-4AE9-8FE6-117E20C44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20B9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8"/>
      </w:numPr>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15"/>
      </w:numPr>
      <w:contextualSpacing/>
    </w:pPr>
  </w:style>
  <w:style w:type="paragraph" w:styleId="ListNumber3">
    <w:name w:val="List Number 3"/>
    <w:basedOn w:val="Normal"/>
    <w:uiPriority w:val="99"/>
    <w:unhideWhenUsed/>
    <w:rsid w:val="0029639D"/>
    <w:pPr>
      <w:numPr>
        <w:numId w:val="1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20B91"/>
    <w:pPr>
      <w:spacing w:before="100" w:beforeAutospacing="1" w:after="100" w:afterAutospacing="1" w:line="240" w:lineRule="auto"/>
    </w:pPr>
    <w:rPr>
      <w:rFonts w:ascii="Times New Roman" w:hAnsi="Times New Roman" w:eastAsia="Times New Roman" w:cs="Times New Roman"/>
      <w:sz w:val="24"/>
      <w:szCs w:val="24"/>
      <w:lang w:val="lt-LT" w:eastAsia="lt-LT"/>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35572B"/>
    <w:pPr>
      <w:spacing w:after="0" w:line="240" w:lineRule="auto"/>
    </w:pPr>
  </w:style>
  <w:style w:type="paragraph" w:styleId="CommentSubject">
    <w:name w:val="annotation subject"/>
    <w:basedOn w:val="CommentText"/>
    <w:next w:val="CommentText"/>
    <w:link w:val="CommentSubjectChar"/>
    <w:uiPriority w:val="99"/>
    <w:semiHidden/>
    <w:unhideWhenUsed/>
    <w:rsid w:val="007804A8"/>
    <w:rPr>
      <w:b/>
      <w:bCs/>
    </w:rPr>
  </w:style>
  <w:style w:type="character" w:styleId="CommentSubjectChar" w:customStyle="1">
    <w:name w:val="Comment Subject Char"/>
    <w:basedOn w:val="CommentTextChar"/>
    <w:link w:val="CommentSubject"/>
    <w:uiPriority w:val="99"/>
    <w:semiHidden/>
    <w:rsid w:val="007804A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mindaugas.sarpis@cern.ch</lastModifiedBy>
  <revision>64</revision>
  <dcterms:created xsi:type="dcterms:W3CDTF">2025-03-31T15:36:00.0000000Z</dcterms:created>
  <dcterms:modified xsi:type="dcterms:W3CDTF">2026-02-09T14:43:37.6745760Z</dcterms:modified>
  <category/>
</coreProperties>
</file>